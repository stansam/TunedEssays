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3683000</wp:posOffset>
            </wp:positionH>
            <wp:positionV relativeFrom="paragraph">
              <wp:posOffset>112395</wp:posOffset>
            </wp:positionV>
            <wp:extent cx="1087120" cy="711835"/>
            <wp:effectExtent b="0" l="0" r="0" t="0"/>
            <wp:wrapSquare wrapText="bothSides" distB="0" distT="0" distL="0" distR="0"/>
            <wp:docPr id="174746014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087120" cy="71183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588645</wp:posOffset>
            </wp:positionH>
            <wp:positionV relativeFrom="paragraph">
              <wp:posOffset>121285</wp:posOffset>
            </wp:positionV>
            <wp:extent cx="2160270" cy="730885"/>
            <wp:effectExtent b="0" l="0" r="0" t="0"/>
            <wp:wrapSquare wrapText="bothSides" distB="0" distT="0" distL="0" distR="0"/>
            <wp:docPr id="17474601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60270" cy="73088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ff53b9"/>
          <w:sz w:val="56"/>
          <w:szCs w:val="56"/>
          <w:u w:val="none"/>
          <w:shd w:fill="auto" w:val="clear"/>
          <w:vertAlign w:val="baseline"/>
        </w:rPr>
      </w:pPr>
      <w:r w:rsidDel="00000000" w:rsidR="00000000" w:rsidRPr="00000000">
        <w:rPr>
          <w:rFonts w:ascii="Arial" w:cs="Arial" w:eastAsia="Arial" w:hAnsi="Arial"/>
          <w:b w:val="1"/>
          <w:i w:val="0"/>
          <w:smallCaps w:val="0"/>
          <w:strike w:val="0"/>
          <w:color w:val="ff53b9"/>
          <w:sz w:val="56"/>
          <w:szCs w:val="56"/>
          <w:u w:val="none"/>
          <w:shd w:fill="auto" w:val="clear"/>
          <w:vertAlign w:val="baseline"/>
          <w:rtl w:val="0"/>
        </w:rPr>
        <w:t xml:space="preserve">LCCA UNIT BRIEF</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BA (Hons) Fashion Management and Marketing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sz w:val="32"/>
          <w:szCs w:val="32"/>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Academic Year 202</w:t>
      </w:r>
      <w:r w:rsidDel="00000000" w:rsidR="00000000" w:rsidRPr="00000000">
        <w:rPr>
          <w:rFonts w:ascii="Arial" w:cs="Arial" w:eastAsia="Arial" w:hAnsi="Arial"/>
          <w:b w:val="1"/>
          <w:sz w:val="32"/>
          <w:szCs w:val="32"/>
          <w:rtl w:val="0"/>
        </w:rPr>
        <w:t xml:space="preserve">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Pr>
        <w:drawing>
          <wp:inline distB="0" distT="0" distL="0" distR="0">
            <wp:extent cx="2971620" cy="3714691"/>
            <wp:effectExtent b="0" l="0" r="0" t="0"/>
            <wp:docPr descr="A person holding a black banner&#10;&#10;Description automatically generated" id="1747460142" name="image3.jpg"/>
            <a:graphic>
              <a:graphicData uri="http://schemas.openxmlformats.org/drawingml/2006/picture">
                <pic:pic>
                  <pic:nvPicPr>
                    <pic:cNvPr descr="A person holding a black banner&#10;&#10;Description automatically generated" id="0" name="image3.jpg"/>
                    <pic:cNvPicPr preferRelativeResize="0"/>
                  </pic:nvPicPr>
                  <pic:blipFill>
                    <a:blip r:embed="rId11"/>
                    <a:srcRect b="0" l="0" r="0" t="0"/>
                    <a:stretch>
                      <a:fillRect/>
                    </a:stretch>
                  </pic:blipFill>
                  <pic:spPr>
                    <a:xfrm>
                      <a:off x="0" y="0"/>
                      <a:ext cx="2971620" cy="37146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4000"/>
        </w:tabs>
        <w:spacing w:line="276" w:lineRule="auto"/>
        <w:jc w:val="center"/>
        <w:rPr/>
      </w:pPr>
      <w:r w:rsidDel="00000000" w:rsidR="00000000" w:rsidRPr="00000000">
        <w:rPr>
          <w:rFonts w:ascii="Arial" w:cs="Arial" w:eastAsia="Arial" w:hAnsi="Arial"/>
          <w:i w:val="1"/>
          <w:sz w:val="16"/>
          <w:szCs w:val="16"/>
          <w:rtl w:val="0"/>
        </w:rPr>
        <w:t xml:space="preserve">(Image: Christopher Kane, More Joy 2019, Another Magazine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ff0000"/>
          <w:sz w:val="36"/>
          <w:szCs w:val="36"/>
          <w:u w:val="none"/>
        </w:rPr>
      </w:pPr>
      <w:r w:rsidDel="00000000" w:rsidR="00000000" w:rsidRPr="00000000">
        <w:rPr>
          <w:rFonts w:ascii="Arial" w:cs="Arial" w:eastAsia="Arial" w:hAnsi="Arial"/>
          <w:b w:val="1"/>
          <w:sz w:val="30"/>
          <w:szCs w:val="30"/>
          <w:rtl w:val="0"/>
        </w:rPr>
        <w:t xml:space="preserve">Unit: </w:t>
      </w:r>
      <w:r w:rsidDel="00000000" w:rsidR="00000000" w:rsidRPr="00000000">
        <w:rPr>
          <w:rFonts w:ascii="Arial" w:cs="Arial" w:eastAsia="Arial" w:hAnsi="Arial"/>
          <w:b w:val="1"/>
          <w:color w:val="000000"/>
          <w:sz w:val="32"/>
          <w:szCs w:val="32"/>
          <w:u w:val="none"/>
          <w:rtl w:val="0"/>
        </w:rPr>
        <w:t xml:space="preserve">Fashion Branding and Promotion L4</w:t>
      </w:r>
      <w:r w:rsidDel="00000000" w:rsidR="00000000" w:rsidRPr="00000000">
        <w:rPr>
          <w:rtl w:val="0"/>
        </w:rPr>
      </w:r>
    </w:p>
    <w:p w:rsidR="00000000" w:rsidDel="00000000" w:rsidP="00000000" w:rsidRDefault="00000000" w:rsidRPr="00000000" w14:paraId="0000000E">
      <w:pPr>
        <w:tabs>
          <w:tab w:val="left" w:leader="none" w:pos="4768"/>
          <w:tab w:val="center" w:leader="none" w:pos="11112"/>
        </w:tabs>
        <w:spacing w:line="276" w:lineRule="auto"/>
        <w:jc w:val="center"/>
        <w:rPr>
          <w:sz w:val="30"/>
          <w:szCs w:val="30"/>
        </w:rPr>
      </w:pPr>
      <w:r w:rsidDel="00000000" w:rsidR="00000000" w:rsidRPr="00000000">
        <w:rPr>
          <w:rFonts w:ascii="Arial" w:cs="Arial" w:eastAsia="Arial" w:hAnsi="Arial"/>
          <w:b w:val="1"/>
          <w:sz w:val="30"/>
          <w:szCs w:val="30"/>
          <w:rtl w:val="0"/>
        </w:rPr>
        <w:t xml:space="preserve">Unit Code: </w:t>
      </w:r>
      <w:r w:rsidDel="00000000" w:rsidR="00000000" w:rsidRPr="00000000">
        <w:rPr>
          <w:rFonts w:ascii="Arial" w:cs="Arial" w:eastAsia="Arial" w:hAnsi="Arial"/>
          <w:b w:val="1"/>
          <w:color w:val="000000"/>
          <w:sz w:val="36"/>
          <w:szCs w:val="36"/>
          <w:u w:val="none"/>
          <w:rtl w:val="0"/>
        </w:rPr>
        <w:t xml:space="preserve">FMM4009</w:t>
      </w:r>
      <w:r w:rsidDel="00000000" w:rsidR="00000000" w:rsidRPr="00000000">
        <w:rPr>
          <w:rtl w:val="0"/>
        </w:rPr>
      </w:r>
    </w:p>
    <w:p w:rsidR="00000000" w:rsidDel="00000000" w:rsidP="00000000" w:rsidRDefault="00000000" w:rsidRPr="00000000" w14:paraId="0000000F">
      <w:pPr>
        <w:tabs>
          <w:tab w:val="left" w:leader="none" w:pos="4768"/>
          <w:tab w:val="center" w:leader="none" w:pos="11112"/>
        </w:tabs>
        <w:spacing w:line="276" w:lineRule="auto"/>
        <w:jc w:val="center"/>
        <w:rPr>
          <w:rFonts w:ascii="Arial" w:cs="Arial" w:eastAsia="Arial" w:hAnsi="Arial"/>
          <w:b w:val="1"/>
          <w:sz w:val="36"/>
          <w:szCs w:val="36"/>
        </w:rPr>
      </w:pPr>
      <w:r w:rsidDel="00000000" w:rsidR="00000000" w:rsidRPr="00000000">
        <w:rPr>
          <w:rFonts w:ascii="Arial" w:cs="Arial" w:eastAsia="Arial" w:hAnsi="Arial"/>
          <w:b w:val="1"/>
          <w:sz w:val="30"/>
          <w:szCs w:val="30"/>
          <w:rtl w:val="0"/>
        </w:rPr>
        <w:t xml:space="preserve">Unit Leader: </w:t>
      </w:r>
      <w:r w:rsidDel="00000000" w:rsidR="00000000" w:rsidRPr="00000000">
        <w:rPr>
          <w:rFonts w:ascii="Arial" w:cs="Arial" w:eastAsia="Arial" w:hAnsi="Arial"/>
          <w:b w:val="1"/>
          <w:sz w:val="36"/>
          <w:szCs w:val="36"/>
          <w:rtl w:val="0"/>
        </w:rPr>
        <w:t xml:space="preserve">Adam King</w:t>
      </w:r>
    </w:p>
    <w:p w:rsidR="00000000" w:rsidDel="00000000" w:rsidP="00000000" w:rsidRDefault="00000000" w:rsidRPr="00000000" w14:paraId="00000010">
      <w:pPr>
        <w:tabs>
          <w:tab w:val="left" w:leader="none" w:pos="4768"/>
          <w:tab w:val="center" w:leader="none" w:pos="11112"/>
        </w:tabs>
        <w:spacing w:line="276" w:lineRule="auto"/>
        <w:jc w:val="center"/>
        <w:rPr>
          <w:sz w:val="30"/>
          <w:szCs w:val="30"/>
        </w:rPr>
      </w:pPr>
      <w:r w:rsidDel="00000000" w:rsidR="00000000" w:rsidRPr="00000000">
        <w:rPr>
          <w:rFonts w:ascii="Arial" w:cs="Arial" w:eastAsia="Arial" w:hAnsi="Arial"/>
          <w:b w:val="1"/>
          <w:sz w:val="30"/>
          <w:szCs w:val="30"/>
          <w:rtl w:val="0"/>
        </w:rPr>
        <w:t xml:space="preserve">Component Weighting: </w:t>
      </w:r>
      <w:r w:rsidDel="00000000" w:rsidR="00000000" w:rsidRPr="00000000">
        <w:rPr>
          <w:rFonts w:ascii="Arial" w:cs="Arial" w:eastAsia="Arial" w:hAnsi="Arial"/>
          <w:sz w:val="30"/>
          <w:szCs w:val="30"/>
          <w:rtl w:val="0"/>
        </w:rPr>
        <w:t xml:space="preserve">100%</w:t>
      </w:r>
      <w:r w:rsidDel="00000000" w:rsidR="00000000" w:rsidRPr="00000000">
        <w:rPr>
          <w:rtl w:val="0"/>
        </w:rPr>
      </w:r>
    </w:p>
    <w:p w:rsidR="00000000" w:rsidDel="00000000" w:rsidP="00000000" w:rsidRDefault="00000000" w:rsidRPr="00000000" w14:paraId="00000011">
      <w:pPr>
        <w:tabs>
          <w:tab w:val="left" w:leader="none" w:pos="4768"/>
          <w:tab w:val="center" w:leader="none" w:pos="11112"/>
        </w:tabs>
        <w:spacing w:line="276" w:lineRule="auto"/>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Assessment Deadline: 27th July 2025</w:t>
      </w:r>
    </w:p>
    <w:p w:rsidR="00000000" w:rsidDel="00000000" w:rsidP="00000000" w:rsidRDefault="00000000" w:rsidRPr="00000000" w14:paraId="00000012">
      <w:pPr>
        <w:tabs>
          <w:tab w:val="left" w:leader="none" w:pos="4768"/>
          <w:tab w:val="center" w:leader="none" w:pos="11112"/>
        </w:tabs>
        <w:spacing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52"/>
          <w:szCs w:val="52"/>
          <w:u w:val="none"/>
          <w:shd w:fill="auto" w:val="clear"/>
          <w:vertAlign w:val="baseline"/>
        </w:rPr>
      </w:pPr>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hyperlink w:anchor="_heading=h.30j0zll">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Assessment Details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hyperlink w:anchor="_heading=h.1fob9te">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Assessment Summary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hyperlink w:anchor="_heading=h.3znysh7">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Detailed Description of the Assessment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hyperlink>
          <w:hyperlink w:anchor="_heading=h.2et92p0">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Additional Assessment Requirements &amp;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hyperlink>
          <w:hyperlink w:anchor="_heading=h.tyjcwt">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Assessment Marking Descriptors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hyperlink>
          <w:hyperlink w:anchor="_heading=h.3dy6vkm">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Mitigating Circumstances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hyperlink>
          <w:hyperlink w:anchor="_heading=h.1t3h5sf">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Academic Misconduct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hyperlink>
          <w:hyperlink w:anchor="_heading=h.4d34og8">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Marking and Feedback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s>
            <w:spacing w:after="100" w:before="0" w:line="259"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hyperlink>
          <w:hyperlink w:anchor="_heading=h.2s8eyo1">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Reading Lists and Additional Materials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00"/>
              <w:tab w:val="right" w:leader="none" w:pos="897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Assessment Details</w:t>
      </w:r>
      <w:r w:rsidDel="00000000" w:rsidR="00000000" w:rsidRPr="00000000">
        <w:rPr>
          <w:rtl w:val="0"/>
        </w:rPr>
      </w:r>
    </w:p>
    <w:tbl>
      <w:tblPr>
        <w:tblStyle w:val="Table1"/>
        <w:tblW w:w="9201.0" w:type="dxa"/>
        <w:jc w:val="left"/>
        <w:tblLayout w:type="fixed"/>
        <w:tblLook w:val="0400"/>
      </w:tblPr>
      <w:tblGrid>
        <w:gridCol w:w="1812"/>
        <w:gridCol w:w="1251"/>
        <w:gridCol w:w="2374"/>
        <w:gridCol w:w="2438"/>
        <w:gridCol w:w="1326"/>
        <w:tblGridChange w:id="0">
          <w:tblGrid>
            <w:gridCol w:w="1812"/>
            <w:gridCol w:w="1251"/>
            <w:gridCol w:w="2374"/>
            <w:gridCol w:w="2438"/>
            <w:gridCol w:w="1326"/>
          </w:tblGrid>
        </w:tblGridChange>
      </w:tblGrid>
      <w:tr>
        <w:trPr>
          <w:cantSplit w:val="0"/>
          <w:trHeight w:val="1813" w:hRule="atLeast"/>
          <w:tblHeader w:val="0"/>
        </w:trPr>
        <w:tc>
          <w:tcPr>
            <w:tcBorders>
              <w:top w:color="dddddd" w:space="0" w:sz="4" w:val="single"/>
              <w:left w:color="dddddd" w:space="0" w:sz="4" w:val="single"/>
              <w:bottom w:color="dddddd" w:space="0" w:sz="4" w:val="single"/>
            </w:tcBorders>
            <w:shd w:fill="ffffd7"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6" w:firstLine="0"/>
              <w:jc w:val="left"/>
              <w:rPr>
                <w:rFonts w:ascii="CircularPro-Book" w:cs="CircularPro-Book" w:eastAsia="CircularPro-Book" w:hAnsi="CircularPro-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Component</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5"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List all separate components</w:t>
            </w:r>
          </w:p>
        </w:tc>
        <w:tc>
          <w:tcPr>
            <w:tcBorders>
              <w:top w:color="dddddd" w:space="0" w:sz="4" w:val="single"/>
              <w:left w:color="dddddd" w:space="0" w:sz="4" w:val="single"/>
              <w:bottom w:color="dddddd" w:space="0" w:sz="4" w:val="single"/>
            </w:tcBorders>
            <w:shd w:fill="ffffd7"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2" w:right="0" w:firstLine="0"/>
              <w:jc w:val="left"/>
              <w:rPr>
                <w:rFonts w:ascii="CircularPro-Book" w:cs="CircularPro-Book" w:eastAsia="CircularPro-Book" w:hAnsi="CircularPro-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Weighting </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2"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tcBorders>
              <w:top w:color="dddddd" w:space="0" w:sz="4" w:val="single"/>
              <w:left w:color="dddddd" w:space="0" w:sz="4" w:val="single"/>
              <w:bottom w:color="dddddd" w:space="0" w:sz="4" w:val="single"/>
            </w:tcBorders>
            <w:shd w:fill="ffffd7"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CircularPro-Book" w:cs="CircularPro-Book" w:eastAsia="CircularPro-Book" w:hAnsi="CircularPro-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Typical Indicative Assessment Task</w:t>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Where the component comprises more than one assessment task</w:t>
            </w:r>
            <w:r w:rsidDel="00000000" w:rsidR="00000000" w:rsidRPr="00000000">
              <w:rPr>
                <w:rtl w:val="0"/>
              </w:rPr>
            </w:r>
          </w:p>
        </w:tc>
        <w:tc>
          <w:tcPr>
            <w:tcBorders>
              <w:top w:color="dddddd" w:space="0" w:sz="4" w:val="single"/>
              <w:left w:color="dddddd" w:space="0" w:sz="4" w:val="single"/>
              <w:bottom w:color="dddddd" w:space="0" w:sz="4" w:val="single"/>
            </w:tcBorders>
            <w:shd w:fill="ffffd7"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CircularPro-Book" w:cs="CircularPro-Book" w:eastAsia="CircularPro-Book" w:hAnsi="CircularPro-Book"/>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Tasks</w:t>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Typical Indicative Assessment Tasks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Where the component comprises more than one assessment task</w:t>
            </w:r>
          </w:p>
        </w:tc>
        <w:tc>
          <w:tcPr>
            <w:tcBorders>
              <w:top w:color="dddddd" w:space="0" w:sz="4" w:val="single"/>
              <w:left w:color="dddddd" w:space="0" w:sz="4" w:val="single"/>
              <w:bottom w:color="dddddd" w:space="0" w:sz="4" w:val="single"/>
              <w:right w:color="dddddd" w:space="0" w:sz="4" w:val="single"/>
            </w:tcBorders>
            <w:shd w:fill="ffffd7"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7" w:firstLine="0"/>
              <w:jc w:val="left"/>
              <w:rPr>
                <w:rFonts w:ascii="CircularPro-Book" w:cs="CircularPro-Book" w:eastAsia="CircularPro-Book" w:hAnsi="CircularPro-Book"/>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Word Count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Approx. word count where applicable</w:t>
            </w:r>
            <w:r w:rsidDel="00000000" w:rsidR="00000000" w:rsidRPr="00000000">
              <w:rPr>
                <w:rtl w:val="0"/>
              </w:rPr>
            </w:r>
          </w:p>
        </w:tc>
      </w:tr>
      <w:tr>
        <w:trPr>
          <w:cantSplit w:val="0"/>
          <w:trHeight w:val="1025" w:hRule="atLeast"/>
          <w:tblHeader w:val="0"/>
        </w:trPr>
        <w:tc>
          <w:tcPr>
            <w:tcBorders>
              <w:left w:color="dddddd" w:space="0" w:sz="4" w:val="single"/>
              <w:bottom w:color="dddddd" w:space="0" w:sz="4" w:val="single"/>
            </w:tcBorders>
            <w:vAlign w:val="center"/>
          </w:tcPr>
          <w:p w:rsidR="00000000" w:rsidDel="00000000" w:rsidP="00000000" w:rsidRDefault="00000000" w:rsidRPr="00000000" w14:paraId="00000030">
            <w:pPr>
              <w:widowControl w:val="0"/>
              <w:spacing w:line="360" w:lineRule="auto"/>
              <w:rPr>
                <w:sz w:val="20"/>
                <w:szCs w:val="20"/>
              </w:rPr>
            </w:pPr>
            <w:r w:rsidDel="00000000" w:rsidR="00000000" w:rsidRPr="00000000">
              <w:rPr>
                <w:rFonts w:ascii="Circular Pro Book" w:cs="Circular Pro Book" w:eastAsia="Circular Pro Book" w:hAnsi="Circular Pro Book"/>
                <w:sz w:val="20"/>
                <w:szCs w:val="20"/>
                <w:u w:val="none"/>
                <w:rtl w:val="0"/>
              </w:rPr>
              <w:t xml:space="preserve">Portfolio</w:t>
            </w:r>
            <w:r w:rsidDel="00000000" w:rsidR="00000000" w:rsidRPr="00000000">
              <w:rPr>
                <w:rtl w:val="0"/>
              </w:rPr>
            </w:r>
          </w:p>
        </w:tc>
        <w:tc>
          <w:tcPr>
            <w:tcBorders>
              <w:left w:color="dddddd" w:space="0" w:sz="4" w:val="single"/>
              <w:bottom w:color="dddddd" w:space="0" w:sz="4" w:val="single"/>
            </w:tcBorders>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w:t>
            </w:r>
            <w:r w:rsidDel="00000000" w:rsidR="00000000" w:rsidRPr="00000000">
              <w:rPr>
                <w:rtl w:val="0"/>
              </w:rPr>
            </w:r>
          </w:p>
        </w:tc>
        <w:tc>
          <w:tcPr>
            <w:tcBorders>
              <w:left w:color="dddddd" w:space="0" w:sz="4" w:val="single"/>
              <w:bottom w:color="dddddd" w:space="0" w:sz="4" w:val="single"/>
            </w:tcBorders>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ircular Pro Book" w:cs="Circular Pro Book" w:eastAsia="Circular Pro Book" w:hAnsi="Circular Pro Book"/>
                <w:b w:val="0"/>
                <w:i w:val="0"/>
                <w:smallCaps w:val="0"/>
                <w:strike w:val="0"/>
                <w:color w:val="000000"/>
                <w:sz w:val="20"/>
                <w:szCs w:val="20"/>
                <w:u w:val="none"/>
                <w:shd w:fill="auto" w:val="clear"/>
                <w:vertAlign w:val="baseline"/>
              </w:rPr>
            </w:pPr>
            <w:r w:rsidDel="00000000" w:rsidR="00000000" w:rsidRPr="00000000">
              <w:rPr>
                <w:rFonts w:ascii="Circular Pro Book" w:cs="Circular Pro Book" w:eastAsia="Circular Pro Book" w:hAnsi="Circular Pro Book"/>
                <w:b w:val="0"/>
                <w:i w:val="0"/>
                <w:smallCaps w:val="0"/>
                <w:strike w:val="0"/>
                <w:color w:val="000000"/>
                <w:sz w:val="20"/>
                <w:szCs w:val="20"/>
                <w:u w:val="none"/>
                <w:shd w:fill="auto" w:val="clear"/>
                <w:vertAlign w:val="baseline"/>
                <w:rtl w:val="0"/>
              </w:rPr>
              <w:t xml:space="preserve">Individual Report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ircular Pro Book" w:cs="Circular Pro Book" w:eastAsia="Circular Pro Book" w:hAnsi="Circular Pro Book"/>
                <w:b w:val="0"/>
                <w:i w:val="0"/>
                <w:smallCaps w:val="0"/>
                <w:strike w:val="0"/>
                <w:color w:val="000000"/>
                <w:sz w:val="20"/>
                <w:szCs w:val="20"/>
                <w:u w:val="none"/>
                <w:shd w:fill="auto" w:val="clear"/>
                <w:vertAlign w:val="baseline"/>
                <w:rtl w:val="0"/>
              </w:rPr>
              <w:t xml:space="preserve">Branding &amp; Promotional Campaign</w:t>
            </w:r>
            <w:r w:rsidDel="00000000" w:rsidR="00000000" w:rsidRPr="00000000">
              <w:rPr>
                <w:rtl w:val="0"/>
              </w:rPr>
            </w:r>
          </w:p>
        </w:tc>
        <w:tc>
          <w:tcPr>
            <w:tcBorders>
              <w:left w:color="dddddd" w:space="0" w:sz="4" w:val="single"/>
              <w:bottom w:color="dddddd" w:space="0" w:sz="4" w:val="single"/>
            </w:tcBorders>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ircular Pro Book" w:cs="Circular Pro Book" w:eastAsia="Circular Pro Book" w:hAnsi="Circular Pro Book"/>
                <w:b w:val="0"/>
                <w:i w:val="0"/>
                <w:smallCaps w:val="0"/>
                <w:strike w:val="0"/>
                <w:color w:val="000000"/>
                <w:sz w:val="20"/>
                <w:szCs w:val="20"/>
                <w:u w:val="none"/>
                <w:shd w:fill="auto" w:val="clear"/>
                <w:vertAlign w:val="baseline"/>
                <w:rtl w:val="0"/>
              </w:rPr>
              <w:t xml:space="preserve">Portfolio</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1500</w:t>
            </w:r>
          </w:p>
        </w:tc>
      </w:tr>
    </w:tbl>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Assessment Summary</w:t>
      </w:r>
      <w:r w:rsidDel="00000000" w:rsidR="00000000" w:rsidRPr="00000000">
        <w:rPr>
          <w:rtl w:val="0"/>
        </w:rPr>
      </w:r>
    </w:p>
    <w:p w:rsidR="00000000" w:rsidDel="00000000" w:rsidP="00000000" w:rsidRDefault="00000000" w:rsidRPr="00000000" w14:paraId="00000038">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Assessment Submission Deadline: 27th July 2025</w:t>
      </w:r>
    </w:p>
    <w:p w:rsidR="00000000" w:rsidDel="00000000" w:rsidP="00000000" w:rsidRDefault="00000000" w:rsidRPr="00000000" w14:paraId="00000039">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A">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Formative Assessment: TBC</w:t>
      </w:r>
    </w:p>
    <w:p w:rsidR="00000000" w:rsidDel="00000000" w:rsidP="00000000" w:rsidRDefault="00000000" w:rsidRPr="00000000" w14:paraId="0000003B">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Summative Assessment: TBC</w:t>
      </w:r>
    </w:p>
    <w:p w:rsidR="00000000" w:rsidDel="00000000" w:rsidP="00000000" w:rsidRDefault="00000000" w:rsidRPr="00000000" w14:paraId="0000003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D">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You must submit a portfolio of work with 1500 word count or equivalent and should include the following components:</w:t>
      </w:r>
    </w:p>
    <w:p w:rsidR="00000000" w:rsidDel="00000000" w:rsidP="00000000" w:rsidRDefault="00000000" w:rsidRPr="00000000" w14:paraId="0000003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presentation for the new logo with a clear story proposition.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creative direction for a look book and editorial photoshoot.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 placement planning, online and offline call to actions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1"/>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43">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Detailed Description of the Assessment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Unit and with this brief you will master the key elements of successful branding and promotion in an increasingly crowded fashion landscape. Emotional marketing tells a story that connects audiences with brands in a personal, and human way. As new media channels, devices, and platforms emerge, they ensure that people have plenty of access to brand stories.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used correctly, emotional marketing strategies help companies to differentiate themselves in a challenging environment, bringing passion and focus to a corporate entity. However, if you want to have the right impact on your audience, you will need to make sure that your campaign feels authentic and honest.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BRIEF</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must create a new fashion brand or reposition an existing one, delivering an emotional promotional campaign.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create a new fashion brand or reposition an existing one. Product category to be within Womenswear / Menswear / Kidswear/ Gender neutral / Accessories (shoes, bags and jewellery) also accepted.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make sure that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reposition a brand, please select a brand that you think needs rebranding. You will need to show evidence of this through data, industries news, market research.</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launching a new brand, you must have already a product developed even if at initial stage. Please give reasons and evidence of a gap in the market through data, industries news, market research.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BRIEF LAYOUT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follow the below structure when creating your proposal. Each point to be clearly marked as heading of the paragraphs on the submission.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Brand identity.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logo proposal. Whether it is a new logo or rebranding an existing brand, please include logo and type, colour palette analysis, mood strategy, materials associated to the brands, feelings associated with the brand, sounds associated with the brand)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Brand values &amp; Story telling.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USP, storytelling, emotional triggers, your customers’ expectations and engagement.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Market Positioning.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Decide in which segment of the market you want to position or reposition your brand. Please include a thorough research of your competitors and what they offer. Compare your price points vs theirs. Evaluate your price point profitability and business model vs your competitors.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Audience and Channels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Identify your audience. Collect data (for </w:t>
      </w:r>
      <w:sdt>
        <w:sdtPr>
          <w:tag w:val="goog_rdk_0"/>
        </w:sdtPr>
        <w:sdtContent>
          <w:commentRangeStart w:id="0"/>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primary</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research you are required to complete LCCA ethical approval form which must be signed off by your lecturer) and research into consumer habits. Define your emotional communication for your audience (printed, video, sound, kinaesthetic (catwalk/events), tactile - in store experience)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Budgeting and Investment.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a feasible campaign. Define your budget and investments if needed and where to find 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Creative Direction Part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mood boards for the look book considering your storytelling and sales outcomes. Define mood, identify location, model casting, styling. Please consider the look book images end use is online and offline. Images will be used in static and video format. Create a clear plan for your look book. Please consider this will be your master book to sell your collection.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Creative Direction Part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Create mood boards for the Campaign considering your storytelling and emotional engagement. Define mood, identify location, model casting, emotional cues, styling, photograph. Please consider the Campaign images end use is online and offline. Images will be used in static and video format. Create a storyboard to promote your new brand on social media and decide on a call to action.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Promotion &amp; Planning.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Plan your product placement for online and offline promotion depending on your selected audience and channels. This includes printed press as well collaborations, in-store events, celebrity endorsement or promoting through influencers and creators. Please give clear reasons for your choices. Please think outside of the box and all other possible ways or promoting your brand outside the traditional methods.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5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Pitch Presentation*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Present your final outcomes in a multimedia format. This will be your 60 second presentation to outline your new brand or rebranding proposal. This presentation is your pitch to a new or existing audience, investors or internal teams to show the new Direction, Promotion Strategy, and desired Outcome. It needs to me creative, concise, and most of all persuasive. </w:t>
      </w:r>
      <w:sdt>
        <w:sdtPr>
          <w:tag w:val="goog_rdk_1"/>
        </w:sdtPr>
        <w:sdtContent>
          <w:del w:author="Helen Ismael" w:id="0" w:date="2023-10-04T12:22:00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wish for your presentation to be a tactile/physical presentation please photograph the visuals and create a slide show.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ADDITIONAL INFORMATION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 that you have the following, within your report: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Analysis and Strategic thinking (Diagrams and data, written explanation and supported research on strategy proposed.)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Research and Creative Direction Proposal (Art direction mood boards, Sensory references including Visuals, Audio and all other possible sensory references to trigger emotional responses)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Multimedia Presentation of final outcome (Interactive presentation of your choice to represent your research, strategy and final campaign outcome. Maximum length 60 seconds)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SUBMISSION DETAILS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 submission to be submitted as an overall proposal in compressed Pdf or Powerpoint. The final submission needs to contain all the points above: Market Analysis and Strategic thinking; Visual Research and Creative direction proposal; Multimedia Presentation of outcome. Overall Words Count 2500/25 Pages Max with your 60 second video to be submitted embedded in the presentation or as a separate file.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PLEASE NOTE: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submission is individual portfolio work but each of the above points will be taught during the classes and supported by guided discussion, group work and tasks to be carried in class and between lecturers.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LEARNING OUTCOMES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satisfactory completion of the unit, you will be able to:</w:t>
      </w:r>
    </w:p>
    <w:tbl>
      <w:tblPr>
        <w:tblStyle w:val="Table2"/>
        <w:tblW w:w="9204.0" w:type="dxa"/>
        <w:jc w:val="left"/>
        <w:tblLayout w:type="fixed"/>
        <w:tblLook w:val="0400"/>
      </w:tblPr>
      <w:tblGrid>
        <w:gridCol w:w="844"/>
        <w:gridCol w:w="8360"/>
        <w:tblGridChange w:id="0">
          <w:tblGrid>
            <w:gridCol w:w="844"/>
            <w:gridCol w:w="8360"/>
          </w:tblGrid>
        </w:tblGridChange>
      </w:tblGrid>
      <w:tr>
        <w:trPr>
          <w:cantSplit w:val="0"/>
          <w:trHeight w:val="969" w:hRule="atLeast"/>
          <w:tblHeader w:val="0"/>
        </w:trPr>
        <w:tc>
          <w:tcPr>
            <w:tcBorders>
              <w:top w:color="dddddd" w:space="0" w:sz="4" w:val="single"/>
              <w:left w:color="dddddd" w:space="0" w:sz="4" w:val="single"/>
              <w:bottom w:color="dddddd" w:space="0" w:sz="4" w:val="single"/>
            </w:tcBorders>
            <w:shd w:fill="ffffd7" w:val="clear"/>
            <w:vAlign w:val="center"/>
          </w:tcPr>
          <w:p w:rsidR="00000000" w:rsidDel="00000000" w:rsidP="00000000" w:rsidRDefault="00000000" w:rsidRPr="00000000" w14:paraId="00000077">
            <w:pPr>
              <w:widowControl w:val="0"/>
              <w:jc w:val="center"/>
              <w:rPr/>
            </w:pPr>
            <w:r w:rsidDel="00000000" w:rsidR="00000000" w:rsidRPr="00000000">
              <w:rPr>
                <w:rFonts w:ascii="Arial" w:cs="Arial" w:eastAsia="Arial" w:hAnsi="Arial"/>
                <w:rtl w:val="0"/>
              </w:rPr>
              <w:t xml:space="preserve">LO1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vAlign w:val="center"/>
          </w:tcPr>
          <w:p w:rsidR="00000000" w:rsidDel="00000000" w:rsidP="00000000" w:rsidRDefault="00000000" w:rsidRPr="00000000" w14:paraId="00000078">
            <w:pPr>
              <w:widowControl w:val="0"/>
              <w:rPr>
                <w:rFonts w:ascii="Arial" w:cs="Arial" w:eastAsia="Arial" w:hAnsi="Arial"/>
              </w:rPr>
            </w:pPr>
            <w:r w:rsidDel="00000000" w:rsidR="00000000" w:rsidRPr="00000000">
              <w:rPr>
                <w:rFonts w:ascii="Arial" w:cs="Arial" w:eastAsia="Arial" w:hAnsi="Arial"/>
                <w:color w:val="000000"/>
                <w:rtl w:val="0"/>
              </w:rPr>
              <w:t xml:space="preserve">Outline the key principles of branding and appropriate brand promotion within the fashion industry.</w:t>
            </w:r>
            <w:r w:rsidDel="00000000" w:rsidR="00000000" w:rsidRPr="00000000">
              <w:rPr>
                <w:rtl w:val="0"/>
              </w:rPr>
            </w:r>
          </w:p>
        </w:tc>
      </w:tr>
      <w:tr>
        <w:trPr>
          <w:cantSplit w:val="0"/>
          <w:trHeight w:val="913" w:hRule="atLeast"/>
          <w:tblHeader w:val="0"/>
        </w:trPr>
        <w:tc>
          <w:tcPr>
            <w:tcBorders>
              <w:left w:color="dddddd" w:space="0" w:sz="4" w:val="single"/>
              <w:bottom w:color="dddddd" w:space="0" w:sz="4" w:val="single"/>
            </w:tcBorders>
            <w:shd w:fill="ffffd7" w:val="clear"/>
            <w:vAlign w:val="center"/>
          </w:tcPr>
          <w:p w:rsidR="00000000" w:rsidDel="00000000" w:rsidP="00000000" w:rsidRDefault="00000000" w:rsidRPr="00000000" w14:paraId="00000079">
            <w:pPr>
              <w:widowControl w:val="0"/>
              <w:jc w:val="center"/>
              <w:rPr/>
            </w:pPr>
            <w:r w:rsidDel="00000000" w:rsidR="00000000" w:rsidRPr="00000000">
              <w:rPr>
                <w:rFonts w:ascii="Arial" w:cs="Arial" w:eastAsia="Arial" w:hAnsi="Arial"/>
                <w:rtl w:val="0"/>
              </w:rPr>
              <w:t xml:space="preserve">LO2</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7A">
            <w:pPr>
              <w:widowControl w:val="0"/>
              <w:rPr>
                <w:rFonts w:ascii="Arial" w:cs="Arial" w:eastAsia="Arial" w:hAnsi="Arial"/>
              </w:rPr>
            </w:pPr>
            <w:r w:rsidDel="00000000" w:rsidR="00000000" w:rsidRPr="00000000">
              <w:rPr>
                <w:rFonts w:ascii="Arial" w:cs="Arial" w:eastAsia="Arial" w:hAnsi="Arial"/>
                <w:color w:val="000000"/>
                <w:rtl w:val="0"/>
              </w:rPr>
              <w:t xml:space="preserve">Identify and apply primary and secondary research.</w:t>
            </w:r>
            <w:r w:rsidDel="00000000" w:rsidR="00000000" w:rsidRPr="00000000">
              <w:rPr>
                <w:rtl w:val="0"/>
              </w:rPr>
            </w:r>
          </w:p>
        </w:tc>
      </w:tr>
      <w:tr>
        <w:trPr>
          <w:cantSplit w:val="0"/>
          <w:trHeight w:val="913" w:hRule="atLeast"/>
          <w:tblHeader w:val="0"/>
        </w:trPr>
        <w:tc>
          <w:tcPr>
            <w:tcBorders>
              <w:left w:color="dddddd" w:space="0" w:sz="4" w:val="single"/>
              <w:bottom w:color="dddddd" w:space="0" w:sz="4" w:val="single"/>
            </w:tcBorders>
            <w:shd w:fill="ffffd7" w:val="clear"/>
            <w:vAlign w:val="center"/>
          </w:tcPr>
          <w:p w:rsidR="00000000" w:rsidDel="00000000" w:rsidP="00000000" w:rsidRDefault="00000000" w:rsidRPr="00000000" w14:paraId="0000007B">
            <w:pPr>
              <w:widowControl w:val="0"/>
              <w:jc w:val="center"/>
              <w:rPr/>
            </w:pPr>
            <w:r w:rsidDel="00000000" w:rsidR="00000000" w:rsidRPr="00000000">
              <w:rPr>
                <w:rFonts w:ascii="Arial" w:cs="Arial" w:eastAsia="Arial" w:hAnsi="Arial"/>
                <w:rtl w:val="0"/>
              </w:rPr>
              <w:t xml:space="preserve">LO3</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7C">
            <w:pPr>
              <w:widowControl w:val="0"/>
              <w:rPr>
                <w:rFonts w:ascii="Arial" w:cs="Arial" w:eastAsia="Arial" w:hAnsi="Arial"/>
              </w:rPr>
            </w:pPr>
            <w:r w:rsidDel="00000000" w:rsidR="00000000" w:rsidRPr="00000000">
              <w:rPr>
                <w:rFonts w:ascii="Arial" w:cs="Arial" w:eastAsia="Arial" w:hAnsi="Arial"/>
                <w:color w:val="000000"/>
                <w:rtl w:val="0"/>
              </w:rPr>
              <w:t xml:space="preserve">Produce a resolved branding and promotional campaign.</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ASSESSMENT CRITERIA (TABLE A4)</w:t>
      </w:r>
    </w:p>
    <w:tbl>
      <w:tblPr>
        <w:tblStyle w:val="Table3"/>
        <w:tblW w:w="9201.0" w:type="dxa"/>
        <w:jc w:val="left"/>
        <w:tblLayout w:type="fixed"/>
        <w:tblLook w:val="0400"/>
      </w:tblPr>
      <w:tblGrid>
        <w:gridCol w:w="6976"/>
        <w:gridCol w:w="2225"/>
        <w:tblGridChange w:id="0">
          <w:tblGrid>
            <w:gridCol w:w="6976"/>
            <w:gridCol w:w="2225"/>
          </w:tblGrid>
        </w:tblGridChange>
      </w:tblGrid>
      <w:tr>
        <w:trPr>
          <w:cantSplit w:val="0"/>
          <w:trHeight w:val="1250" w:hRule="atLeast"/>
          <w:tblHeader w:val="0"/>
        </w:trPr>
        <w:tc>
          <w:tcPr>
            <w:tcBorders>
              <w:top w:color="dddddd" w:space="0" w:sz="4" w:val="single"/>
              <w:left w:color="dddddd" w:space="0" w:sz="4" w:val="single"/>
              <w:bottom w:color="dddddd" w:space="0" w:sz="4" w:val="single"/>
            </w:tcBorders>
            <w:shd w:fill="ffffd7" w:val="cle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CRITERION</w:t>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25"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There should be at least one criteria against each learning outcome for the unit.</w:t>
            </w:r>
          </w:p>
        </w:tc>
        <w:tc>
          <w:tcPr>
            <w:tcBorders>
              <w:top w:color="dddddd" w:space="0" w:sz="4" w:val="single"/>
              <w:left w:color="dddddd" w:space="0" w:sz="4" w:val="single"/>
              <w:bottom w:color="dddddd" w:space="0" w:sz="4" w:val="single"/>
              <w:right w:color="dddddd" w:space="0" w:sz="4" w:val="single"/>
            </w:tcBorders>
            <w:shd w:fill="ffffd7" w:val="cle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2" w:right="11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MAPS TO LEARNING OUTCOME</w:t>
            </w:r>
            <w:r w:rsidDel="00000000" w:rsidR="00000000" w:rsidRPr="00000000">
              <w:rPr>
                <w:rtl w:val="0"/>
              </w:rPr>
            </w:r>
          </w:p>
        </w:tc>
      </w:tr>
      <w:tr>
        <w:trPr>
          <w:cantSplit w:val="0"/>
          <w:trHeight w:val="964" w:hRule="atLeast"/>
          <w:tblHeader w:val="0"/>
        </w:trPr>
        <w:tc>
          <w:tcPr>
            <w:tcBorders>
              <w:left w:color="dddddd" w:space="0" w:sz="4" w:val="single"/>
              <w:bottom w:color="dddddd" w:space="0" w:sz="4" w:val="single"/>
            </w:tcBorders>
            <w:vAlign w:val="center"/>
          </w:tcPr>
          <w:p w:rsidR="00000000" w:rsidDel="00000000" w:rsidP="00000000" w:rsidRDefault="00000000" w:rsidRPr="00000000" w14:paraId="00000084">
            <w:pPr>
              <w:widowControl w:val="0"/>
              <w:spacing w:line="360" w:lineRule="auto"/>
              <w:rPr>
                <w:rFonts w:ascii="Arial" w:cs="Arial" w:eastAsia="Arial" w:hAnsi="Arial"/>
                <w:b w:val="1"/>
              </w:rPr>
            </w:pPr>
            <w:r w:rsidDel="00000000" w:rsidR="00000000" w:rsidRPr="00000000">
              <w:rPr>
                <w:rFonts w:ascii="Arial" w:cs="Arial" w:eastAsia="Arial" w:hAnsi="Arial"/>
                <w:b w:val="1"/>
                <w:rtl w:val="0"/>
              </w:rPr>
              <w:t xml:space="preserve">Knowledge of:</w:t>
            </w:r>
          </w:p>
          <w:p w:rsidR="00000000" w:rsidDel="00000000" w:rsidP="00000000" w:rsidRDefault="00000000" w:rsidRPr="00000000" w14:paraId="00000085">
            <w:pPr>
              <w:widowControl w:val="0"/>
              <w:spacing w:line="360" w:lineRule="auto"/>
              <w:rPr>
                <w:rFonts w:ascii="Arial" w:cs="Arial" w:eastAsia="Arial" w:hAnsi="Arial"/>
              </w:rPr>
            </w:pPr>
            <w:r w:rsidDel="00000000" w:rsidR="00000000" w:rsidRPr="00000000">
              <w:rPr>
                <w:rFonts w:ascii="Arial" w:cs="Arial" w:eastAsia="Arial" w:hAnsi="Arial"/>
                <w:u w:val="none"/>
                <w:rtl w:val="0"/>
              </w:rPr>
              <w:t xml:space="preserve">Fashion branding and promotional management</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w:t>
            </w:r>
            <w:sdt>
              <w:sdtPr>
                <w:tag w:val="goog_rdk_2"/>
              </w:sdtPr>
              <w:sdtContent>
                <w:commentRangeStart w:id="1"/>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commentRangeEnd w:id="1"/>
            <w:r w:rsidDel="00000000" w:rsidR="00000000" w:rsidRPr="00000000">
              <w:commentReference w:id="1"/>
            </w:r>
            <w:r w:rsidDel="00000000" w:rsidR="00000000" w:rsidRPr="00000000">
              <w:rPr>
                <w:rtl w:val="0"/>
              </w:rPr>
            </w:r>
          </w:p>
        </w:tc>
      </w:tr>
      <w:tr>
        <w:trPr>
          <w:cantSplit w:val="0"/>
          <w:trHeight w:val="964" w:hRule="atLeast"/>
          <w:tblHeader w:val="0"/>
        </w:trPr>
        <w:tc>
          <w:tcPr>
            <w:tcBorders>
              <w:left w:color="dddddd" w:space="0" w:sz="4" w:val="single"/>
              <w:bottom w:color="dddddd" w:space="0" w:sz="4" w:val="single"/>
            </w:tcBorders>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Understanding through application of:</w:t>
            </w:r>
          </w:p>
          <w:p w:rsidR="00000000" w:rsidDel="00000000" w:rsidP="00000000" w:rsidRDefault="00000000" w:rsidRPr="00000000" w14:paraId="00000088">
            <w:pPr>
              <w:widowControl w:val="0"/>
              <w:spacing w:line="360" w:lineRule="auto"/>
              <w:rPr>
                <w:rFonts w:ascii="Arial" w:cs="Arial" w:eastAsia="Arial" w:hAnsi="Arial"/>
              </w:rPr>
            </w:pPr>
            <w:r w:rsidDel="00000000" w:rsidR="00000000" w:rsidRPr="00000000">
              <w:rPr>
                <w:rFonts w:ascii="Arial" w:cs="Arial" w:eastAsia="Arial" w:hAnsi="Arial"/>
                <w:u w:val="none"/>
                <w:rtl w:val="0"/>
              </w:rPr>
              <w:t xml:space="preserve">Analysis and evaluation of primary and secondary sources.</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LO2</w:t>
            </w:r>
          </w:p>
        </w:tc>
      </w:tr>
      <w:tr>
        <w:trPr>
          <w:cantSplit w:val="0"/>
          <w:trHeight w:val="964" w:hRule="atLeast"/>
          <w:tblHeader w:val="0"/>
        </w:trPr>
        <w:tc>
          <w:tcPr>
            <w:tcBorders>
              <w:left w:color="dddddd" w:space="0" w:sz="4" w:val="single"/>
              <w:bottom w:color="dddddd" w:space="0" w:sz="4" w:val="single"/>
            </w:tcBorders>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Technical and applied skills through:</w:t>
            </w:r>
          </w:p>
          <w:p w:rsidR="00000000" w:rsidDel="00000000" w:rsidP="00000000" w:rsidRDefault="00000000" w:rsidRPr="00000000" w14:paraId="0000008B">
            <w:pPr>
              <w:widowControl w:val="0"/>
              <w:spacing w:line="360" w:lineRule="auto"/>
              <w:rPr>
                <w:rFonts w:ascii="Arial" w:cs="Arial" w:eastAsia="Arial" w:hAnsi="Arial"/>
              </w:rPr>
            </w:pPr>
            <w:r w:rsidDel="00000000" w:rsidR="00000000" w:rsidRPr="00000000">
              <w:rPr>
                <w:rFonts w:ascii="Arial" w:cs="Arial" w:eastAsia="Arial" w:hAnsi="Arial"/>
                <w:u w:val="none"/>
                <w:rtl w:val="0"/>
              </w:rPr>
              <w:t xml:space="preserve">Verbal and visual communication</w:t>
            </w:r>
            <w:r w:rsidDel="00000000" w:rsidR="00000000" w:rsidRPr="00000000">
              <w:rPr>
                <w:rtl w:val="0"/>
              </w:rPr>
            </w:r>
          </w:p>
        </w:tc>
        <w:tc>
          <w:tcPr>
            <w:tcBorders>
              <w:left w:color="dddddd" w:space="0" w:sz="4" w:val="single"/>
              <w:bottom w:color="dddddd" w:space="0" w:sz="4" w:val="single"/>
              <w:right w:color="dddddd" w:space="0" w:sz="4" w:val="single"/>
            </w:tcBorders>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LO3</w:t>
            </w:r>
          </w:p>
        </w:tc>
      </w:tr>
    </w:tbl>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Additional Assessment Requirements &amp; Information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assignments should be submitted through Turnitin. If your file will not upload, please ensure it is the correct size and if not, you must contact the Admin Team (admin@lcca.org.uk) BEFORE the assignment Deadline.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Turnitin will review the assignment for levels of plagiarism, and this will be reviewed by Academic Staff when marking. Students who have been deemed as committing an academic offense including plagiarism or collusion will be subject to the Academic Misconduct policy.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work submitted after the deadline will be classed as a non-submission unless you have approved mitigating circumstances (see section).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assignments will be given a mark out of 100. A pass mark will be 40 or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Students who fail their first attempt will be offered a resit attempt where the mark of the assignment will be capped at 40% at the Board of Examiners.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tyjcwt" w:id="5"/>
      <w:bookmarkEnd w:id="5"/>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Assessment Marking Descriptors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Assignments at LCCA are marked in like with the Assessment Criteria outlined in Table A4, but also against these marking descriptors which outline the requirements for each grade banding: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refer to the </w:t>
      </w:r>
      <w:hyperlink r:id="rId12">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Common Credit Framework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more information.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rPr>
          <w:rFonts w:ascii="Arial" w:cs="Arial" w:eastAsia="Arial" w:hAnsi="Arial"/>
        </w:rPr>
        <w:sectPr>
          <w:headerReference r:id="rId13" w:type="default"/>
          <w:footerReference r:id="rId14" w:type="default"/>
          <w:pgSz w:h="16838" w:w="11906" w:orient="portrait"/>
          <w:pgMar w:bottom="1757" w:top="1525" w:left="1468" w:right="1468" w:header="793" w:footer="793"/>
          <w:pgNumType w:start="1"/>
        </w:sectPr>
      </w:pPr>
      <w:r w:rsidDel="00000000" w:rsidR="00000000" w:rsidRPr="00000000">
        <w:rPr>
          <w:rtl w:val="0"/>
        </w:rPr>
      </w:r>
    </w:p>
    <w:p w:rsidR="00000000" w:rsidDel="00000000" w:rsidP="00000000" w:rsidRDefault="00000000" w:rsidRPr="00000000" w14:paraId="0000009D">
      <w:pPr>
        <w:spacing w:after="0" w:before="170" w:lineRule="auto"/>
        <w:rPr/>
      </w:pPr>
      <w:r w:rsidDel="00000000" w:rsidR="00000000" w:rsidRPr="00000000">
        <w:rPr>
          <w:rFonts w:ascii="Trebuchet MS" w:cs="Trebuchet MS" w:eastAsia="Trebuchet MS" w:hAnsi="Trebuchet MS"/>
          <w:sz w:val="20"/>
          <w:szCs w:val="20"/>
          <w:rtl w:val="0"/>
        </w:rPr>
        <w:t xml:space="preserve">GRADING DESCRIPTORS: LEVEL 4</w:t>
      </w:r>
      <w:r w:rsidDel="00000000" w:rsidR="00000000" w:rsidRPr="00000000">
        <w:rPr>
          <w:rtl w:val="0"/>
        </w:rPr>
      </w:r>
    </w:p>
    <w:p w:rsidR="00000000" w:rsidDel="00000000" w:rsidP="00000000" w:rsidRDefault="00000000" w:rsidRPr="00000000" w14:paraId="0000009E">
      <w:pPr>
        <w:spacing w:before="10" w:lineRule="auto"/>
        <w:rPr/>
      </w:pPr>
      <w:r w:rsidDel="00000000" w:rsidR="00000000" w:rsidRPr="00000000">
        <w:rPr>
          <w:rFonts w:ascii="Trebuchet MS" w:cs="Trebuchet MS" w:eastAsia="Trebuchet MS" w:hAnsi="Trebuchet MS"/>
          <w:sz w:val="17"/>
          <w:szCs w:val="17"/>
          <w:rtl w:val="0"/>
        </w:rPr>
        <w:t xml:space="preserve"> </w:t>
      </w:r>
      <w:r w:rsidDel="00000000" w:rsidR="00000000" w:rsidRPr="00000000">
        <w:rPr>
          <w:rtl w:val="0"/>
        </w:rPr>
      </w:r>
    </w:p>
    <w:tbl>
      <w:tblPr>
        <w:tblStyle w:val="Table4"/>
        <w:tblW w:w="13531.000000000002"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553"/>
        <w:gridCol w:w="1540"/>
        <w:gridCol w:w="1458"/>
        <w:gridCol w:w="1499"/>
        <w:gridCol w:w="1499"/>
        <w:gridCol w:w="1499"/>
        <w:gridCol w:w="1499"/>
        <w:gridCol w:w="1567"/>
        <w:tblGridChange w:id="0">
          <w:tblGrid>
            <w:gridCol w:w="1417"/>
            <w:gridCol w:w="1553"/>
            <w:gridCol w:w="1540"/>
            <w:gridCol w:w="1458"/>
            <w:gridCol w:w="1499"/>
            <w:gridCol w:w="1499"/>
            <w:gridCol w:w="1499"/>
            <w:gridCol w:w="1499"/>
            <w:gridCol w:w="1567"/>
          </w:tblGrid>
        </w:tblGridChange>
      </w:tblGrid>
      <w:tr>
        <w:trPr>
          <w:cantSplit w:val="0"/>
          <w:trHeight w:val="330" w:hRule="atLeast"/>
          <w:tblHeader w:val="0"/>
        </w:trPr>
        <w:tc>
          <w:tcPr>
            <w:gridSpan w:val="9"/>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9F">
            <w:pPr>
              <w:spacing w:after="0" w:before="42" w:lineRule="auto"/>
              <w:rPr/>
            </w:pPr>
            <w:r w:rsidDel="00000000" w:rsidR="00000000" w:rsidRPr="00000000">
              <w:rPr>
                <w:rFonts w:ascii="Calibri" w:cs="Calibri" w:eastAsia="Calibri" w:hAnsi="Calibri"/>
                <w:b w:val="1"/>
                <w:sz w:val="20"/>
                <w:szCs w:val="20"/>
                <w:rtl w:val="0"/>
              </w:rPr>
              <w:t xml:space="preserve">EXPERIMENTATION &amp; INNOVATION</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12" w:val="single"/>
            </w:tcBorders>
            <w:shd w:fill="ffc000" w:val="clear"/>
            <w:vAlign w:val="top"/>
          </w:tcPr>
          <w:p w:rsidR="00000000" w:rsidDel="00000000" w:rsidP="00000000" w:rsidRDefault="00000000" w:rsidRPr="00000000" w14:paraId="000000A9">
            <w:pPr>
              <w:spacing w:after="0" w:before="39" w:lineRule="auto"/>
              <w:jc w:val="center"/>
              <w:rPr/>
            </w:pPr>
            <w:r w:rsidDel="00000000" w:rsidR="00000000" w:rsidRPr="00000000">
              <w:rPr>
                <w:rFonts w:ascii="Calibri" w:cs="Calibri" w:eastAsia="Calibri" w:hAnsi="Calibri"/>
                <w:b w:val="1"/>
                <w:color w:val="000000"/>
                <w:sz w:val="16"/>
                <w:szCs w:val="16"/>
                <w:rtl w:val="0"/>
              </w:rPr>
              <w:t xml:space="preserve">FAIL</w:t>
            </w: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shd w:fill="c2d49b" w:val="clear"/>
            <w:vAlign w:val="top"/>
          </w:tcPr>
          <w:p w:rsidR="00000000" w:rsidDel="00000000" w:rsidP="00000000" w:rsidRDefault="00000000" w:rsidRPr="00000000" w14:paraId="000000AB">
            <w:pPr>
              <w:spacing w:after="0" w:before="39" w:lineRule="auto"/>
              <w:jc w:val="center"/>
              <w:rPr/>
            </w:pPr>
            <w:r w:rsidDel="00000000" w:rsidR="00000000" w:rsidRPr="00000000">
              <w:rPr>
                <w:rFonts w:ascii="Calibri" w:cs="Calibri" w:eastAsia="Calibri" w:hAnsi="Calibri"/>
                <w:b w:val="1"/>
                <w:color w:val="000000"/>
                <w:sz w:val="16"/>
                <w:szCs w:val="16"/>
                <w:rtl w:val="0"/>
              </w:rPr>
              <w:t xml:space="preserve">PASS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B1">
            <w:pPr>
              <w:spacing w:after="0" w:before="37" w:lineRule="auto"/>
              <w:rPr/>
            </w:pPr>
            <w:r w:rsidDel="00000000" w:rsidR="00000000" w:rsidRPr="00000000">
              <w:rPr>
                <w:rFonts w:ascii="Calibri" w:cs="Calibri" w:eastAsia="Calibri" w:hAnsi="Calibri"/>
                <w:b w:val="1"/>
                <w:sz w:val="16"/>
                <w:szCs w:val="16"/>
                <w:rtl w:val="0"/>
              </w:rPr>
              <w:t xml:space="preserve">Threshold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B2">
            <w:pPr>
              <w:spacing w:after="0" w:before="37" w:lineRule="auto"/>
              <w:rPr/>
            </w:pPr>
            <w:r w:rsidDel="00000000" w:rsidR="00000000" w:rsidRPr="00000000">
              <w:rPr>
                <w:rFonts w:ascii="Calibri" w:cs="Calibri" w:eastAsia="Calibri" w:hAnsi="Calibri"/>
                <w:b w:val="1"/>
                <w:sz w:val="16"/>
                <w:szCs w:val="16"/>
                <w:rtl w:val="0"/>
              </w:rPr>
              <w:t xml:space="preserve">0-29%</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0B3">
            <w:pPr>
              <w:spacing w:after="0" w:before="37" w:lineRule="auto"/>
              <w:rPr/>
            </w:pPr>
            <w:r w:rsidDel="00000000" w:rsidR="00000000" w:rsidRPr="00000000">
              <w:rPr>
                <w:rFonts w:ascii="Calibri" w:cs="Calibri" w:eastAsia="Calibri" w:hAnsi="Calibri"/>
                <w:b w:val="1"/>
                <w:sz w:val="16"/>
                <w:szCs w:val="16"/>
                <w:rtl w:val="0"/>
              </w:rPr>
              <w:t xml:space="preserve">30-39%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0B4">
            <w:pPr>
              <w:spacing w:after="0" w:before="37" w:lineRule="auto"/>
              <w:rPr/>
            </w:pPr>
            <w:r w:rsidDel="00000000" w:rsidR="00000000" w:rsidRPr="00000000">
              <w:rPr>
                <w:rFonts w:ascii="Calibri" w:cs="Calibri" w:eastAsia="Calibri" w:hAnsi="Calibri"/>
                <w:b w:val="1"/>
                <w:sz w:val="16"/>
                <w:szCs w:val="16"/>
                <w:rtl w:val="0"/>
              </w:rPr>
              <w:t xml:space="preserve">40-49%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B5">
            <w:pPr>
              <w:spacing w:after="0" w:before="37" w:lineRule="auto"/>
              <w:rPr/>
            </w:pPr>
            <w:r w:rsidDel="00000000" w:rsidR="00000000" w:rsidRPr="00000000">
              <w:rPr>
                <w:rFonts w:ascii="Calibri" w:cs="Calibri" w:eastAsia="Calibri" w:hAnsi="Calibri"/>
                <w:b w:val="1"/>
                <w:sz w:val="16"/>
                <w:szCs w:val="16"/>
                <w:rtl w:val="0"/>
              </w:rPr>
              <w:t xml:space="preserve">50-59%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B6">
            <w:pPr>
              <w:spacing w:after="0" w:before="37" w:lineRule="auto"/>
              <w:rPr/>
            </w:pPr>
            <w:r w:rsidDel="00000000" w:rsidR="00000000" w:rsidRPr="00000000">
              <w:rPr>
                <w:rFonts w:ascii="Calibri" w:cs="Calibri" w:eastAsia="Calibri" w:hAnsi="Calibri"/>
                <w:b w:val="1"/>
                <w:sz w:val="16"/>
                <w:szCs w:val="16"/>
                <w:rtl w:val="0"/>
              </w:rPr>
              <w:t xml:space="preserve">60-69%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B7">
            <w:pPr>
              <w:spacing w:after="0" w:before="37" w:lineRule="auto"/>
              <w:rPr/>
            </w:pPr>
            <w:r w:rsidDel="00000000" w:rsidR="00000000" w:rsidRPr="00000000">
              <w:rPr>
                <w:rFonts w:ascii="Calibri" w:cs="Calibri" w:eastAsia="Calibri" w:hAnsi="Calibri"/>
                <w:b w:val="1"/>
                <w:sz w:val="16"/>
                <w:szCs w:val="16"/>
                <w:rtl w:val="0"/>
              </w:rPr>
              <w:t xml:space="preserve">70-79%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B8">
            <w:pPr>
              <w:spacing w:after="0" w:before="37" w:lineRule="auto"/>
              <w:rPr/>
            </w:pPr>
            <w:r w:rsidDel="00000000" w:rsidR="00000000" w:rsidRPr="00000000">
              <w:rPr>
                <w:rFonts w:ascii="Calibri" w:cs="Calibri" w:eastAsia="Calibri" w:hAnsi="Calibri"/>
                <w:b w:val="1"/>
                <w:sz w:val="16"/>
                <w:szCs w:val="16"/>
                <w:rtl w:val="0"/>
              </w:rPr>
              <w:t xml:space="preserve">80-89%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B9">
            <w:pPr>
              <w:spacing w:after="0" w:before="37" w:lineRule="auto"/>
              <w:rPr/>
            </w:pPr>
            <w:r w:rsidDel="00000000" w:rsidR="00000000" w:rsidRPr="00000000">
              <w:rPr>
                <w:rFonts w:ascii="Calibri" w:cs="Calibri" w:eastAsia="Calibri" w:hAnsi="Calibri"/>
                <w:b w:val="1"/>
                <w:sz w:val="16"/>
                <w:szCs w:val="16"/>
                <w:rtl w:val="0"/>
              </w:rPr>
              <w:t xml:space="preserve">90-100%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BA">
            <w:pPr>
              <w:spacing w:after="0" w:before="39" w:lineRule="auto"/>
              <w:rPr/>
            </w:pPr>
            <w:r w:rsidDel="00000000" w:rsidR="00000000" w:rsidRPr="00000000">
              <w:rPr>
                <w:rFonts w:ascii="Calibri" w:cs="Calibri" w:eastAsia="Calibri" w:hAnsi="Calibri"/>
                <w:sz w:val="16"/>
                <w:szCs w:val="16"/>
                <w:rtl w:val="0"/>
              </w:rPr>
              <w:t xml:space="preserve">Knowledge of the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BB">
            <w:pPr>
              <w:spacing w:after="0" w:before="39" w:lineRule="auto"/>
              <w:rPr/>
            </w:pPr>
            <w:r w:rsidDel="00000000" w:rsidR="00000000" w:rsidRPr="00000000">
              <w:rPr>
                <w:rFonts w:ascii="Calibri" w:cs="Calibri" w:eastAsia="Calibri" w:hAnsi="Calibri"/>
                <w:sz w:val="16"/>
                <w:szCs w:val="16"/>
                <w:rtl w:val="0"/>
              </w:rPr>
              <w:t xml:space="preserve">Little to no</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0BC">
            <w:pPr>
              <w:spacing w:after="0" w:before="39" w:lineRule="auto"/>
              <w:rPr/>
            </w:pPr>
            <w:r w:rsidDel="00000000" w:rsidR="00000000" w:rsidRPr="00000000">
              <w:rPr>
                <w:rFonts w:ascii="Calibri" w:cs="Calibri" w:eastAsia="Calibri" w:hAnsi="Calibri"/>
                <w:sz w:val="16"/>
                <w:szCs w:val="16"/>
                <w:rtl w:val="0"/>
              </w:rPr>
              <w:t xml:space="preserve">Low knowledge of the</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0BD">
            <w:pPr>
              <w:spacing w:after="0" w:before="39" w:lineRule="auto"/>
              <w:rPr/>
            </w:pPr>
            <w:r w:rsidDel="00000000" w:rsidR="00000000" w:rsidRPr="00000000">
              <w:rPr>
                <w:rFonts w:ascii="Calibri" w:cs="Calibri" w:eastAsia="Calibri" w:hAnsi="Calibri"/>
                <w:sz w:val="16"/>
                <w:szCs w:val="16"/>
                <w:rtl w:val="0"/>
              </w:rPr>
              <w:t xml:space="preserve">Competent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BE">
            <w:pPr>
              <w:spacing w:after="0" w:before="39" w:lineRule="auto"/>
              <w:rPr/>
            </w:pPr>
            <w:r w:rsidDel="00000000" w:rsidR="00000000" w:rsidRPr="00000000">
              <w:rPr>
                <w:rFonts w:ascii="Calibri" w:cs="Calibri" w:eastAsia="Calibri" w:hAnsi="Calibri"/>
                <w:sz w:val="16"/>
                <w:szCs w:val="16"/>
                <w:rtl w:val="0"/>
              </w:rPr>
              <w:t xml:space="preserve">Satisfactory</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BF">
            <w:pPr>
              <w:spacing w:after="0" w:before="39" w:lineRule="auto"/>
              <w:rPr/>
            </w:pPr>
            <w:r w:rsidDel="00000000" w:rsidR="00000000" w:rsidRPr="00000000">
              <w:rPr>
                <w:rFonts w:ascii="Calibri" w:cs="Calibri" w:eastAsia="Calibri" w:hAnsi="Calibri"/>
                <w:sz w:val="16"/>
                <w:szCs w:val="16"/>
                <w:rtl w:val="0"/>
              </w:rPr>
              <w:t xml:space="preserve">Good knowledge and</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C0">
            <w:pPr>
              <w:spacing w:after="0" w:before="39" w:lineRule="auto"/>
              <w:rPr/>
            </w:pPr>
            <w:r w:rsidDel="00000000" w:rsidR="00000000" w:rsidRPr="00000000">
              <w:rPr>
                <w:rFonts w:ascii="Calibri" w:cs="Calibri" w:eastAsia="Calibri" w:hAnsi="Calibri"/>
                <w:sz w:val="16"/>
                <w:szCs w:val="16"/>
                <w:rtl w:val="0"/>
              </w:rPr>
              <w:t xml:space="preserve">Very good knowledge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C1">
            <w:pPr>
              <w:spacing w:after="0" w:before="39" w:lineRule="auto"/>
              <w:rPr/>
            </w:pPr>
            <w:r w:rsidDel="00000000" w:rsidR="00000000" w:rsidRPr="00000000">
              <w:rPr>
                <w:rFonts w:ascii="Calibri" w:cs="Calibri" w:eastAsia="Calibri" w:hAnsi="Calibri"/>
                <w:sz w:val="16"/>
                <w:szCs w:val="16"/>
                <w:rtl w:val="0"/>
              </w:rPr>
              <w:t xml:space="preserve">Excellent knowledge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0C2">
            <w:pPr>
              <w:spacing w:after="0" w:before="39" w:lineRule="auto"/>
              <w:rPr/>
            </w:pPr>
            <w:r w:rsidDel="00000000" w:rsidR="00000000" w:rsidRPr="00000000">
              <w:rPr>
                <w:rFonts w:ascii="Calibri" w:cs="Calibri" w:eastAsia="Calibri" w:hAnsi="Calibri"/>
                <w:sz w:val="16"/>
                <w:szCs w:val="16"/>
                <w:rtl w:val="0"/>
              </w:rPr>
              <w:t xml:space="preserve">Exceptional</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sz w:val="16"/>
                <w:szCs w:val="16"/>
                <w:rtl w:val="0"/>
              </w:rPr>
              <w:t xml:space="preserve">knowledge of the</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C6">
            <w:pPr>
              <w:spacing w:after="0" w:before="0" w:lineRule="auto"/>
              <w:rPr/>
            </w:pPr>
            <w:r w:rsidDel="00000000" w:rsidR="00000000" w:rsidRPr="00000000">
              <w:rPr>
                <w:rFonts w:ascii="Calibri" w:cs="Calibri" w:eastAsia="Calibri" w:hAnsi="Calibri"/>
                <w:sz w:val="16"/>
                <w:szCs w:val="16"/>
                <w:rtl w:val="0"/>
              </w:rPr>
              <w:t xml:space="preserve">knowledge of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7">
            <w:pPr>
              <w:spacing w:after="0" w:before="0" w:lineRule="auto"/>
              <w:rPr/>
            </w:pPr>
            <w:r w:rsidDel="00000000" w:rsidR="00000000" w:rsidRPr="00000000">
              <w:rPr>
                <w:rFonts w:ascii="Calibri" w:cs="Calibri" w:eastAsia="Calibri" w:hAnsi="Calibri"/>
                <w:sz w:val="16"/>
                <w:szCs w:val="16"/>
                <w:rtl w:val="0"/>
              </w:rPr>
              <w:t xml:space="preserve">knowledge of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sz w:val="16"/>
                <w:szCs w:val="16"/>
                <w:rtl w:val="0"/>
              </w:rPr>
              <w:t xml:space="preserve">understanding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9">
            <w:pPr>
              <w:spacing w:after="0" w:before="0" w:lineRule="auto"/>
              <w:rPr/>
            </w:pPr>
            <w:r w:rsidDel="00000000" w:rsidR="00000000" w:rsidRPr="00000000">
              <w:rPr>
                <w:rFonts w:ascii="Calibri" w:cs="Calibri" w:eastAsia="Calibri" w:hAnsi="Calibri"/>
                <w:sz w:val="16"/>
                <w:szCs w:val="16"/>
                <w:rtl w:val="0"/>
              </w:rPr>
              <w:t xml:space="preserve">and understanding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A">
            <w:pPr>
              <w:spacing w:after="0" w:before="0" w:lineRule="auto"/>
              <w:rPr/>
            </w:pPr>
            <w:r w:rsidDel="00000000" w:rsidR="00000000" w:rsidRPr="00000000">
              <w:rPr>
                <w:rFonts w:ascii="Calibri" w:cs="Calibri" w:eastAsia="Calibri" w:hAnsi="Calibri"/>
                <w:sz w:val="16"/>
                <w:szCs w:val="16"/>
                <w:rtl w:val="0"/>
              </w:rPr>
              <w:t xml:space="preserve">of underlying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B">
            <w:pPr>
              <w:spacing w:after="0" w:before="0" w:lineRule="auto"/>
              <w:rPr/>
            </w:pPr>
            <w:r w:rsidDel="00000000" w:rsidR="00000000" w:rsidRPr="00000000">
              <w:rPr>
                <w:rFonts w:ascii="Calibri" w:cs="Calibri" w:eastAsia="Calibri" w:hAnsi="Calibri"/>
                <w:sz w:val="16"/>
                <w:szCs w:val="16"/>
                <w:rtl w:val="0"/>
              </w:rPr>
              <w:t xml:space="preserve">knowledge of</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C">
            <w:pPr>
              <w:spacing w:after="0" w:before="0" w:lineRule="auto"/>
              <w:rPr/>
            </w:pPr>
            <w:r w:rsidDel="00000000" w:rsidR="00000000" w:rsidRPr="00000000">
              <w:rPr>
                <w:rFonts w:ascii="Calibri" w:cs="Calibri" w:eastAsia="Calibri" w:hAnsi="Calibri"/>
                <w:sz w:val="16"/>
                <w:szCs w:val="16"/>
                <w:rtl w:val="0"/>
              </w:rPr>
              <w:t xml:space="preserve">practices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CD">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CE">
            <w:pPr>
              <w:spacing w:after="0" w:before="0" w:lineRule="auto"/>
              <w:rPr/>
            </w:pPr>
            <w:r w:rsidDel="00000000" w:rsidR="00000000" w:rsidRPr="00000000">
              <w:rPr>
                <w:rFonts w:ascii="Calibri" w:cs="Calibri" w:eastAsia="Calibri" w:hAnsi="Calibri"/>
                <w:sz w:val="16"/>
                <w:szCs w:val="16"/>
                <w:rtl w:val="0"/>
              </w:rPr>
              <w:t xml:space="preserve">practical methods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CF">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0">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1">
            <w:pPr>
              <w:spacing w:after="0" w:before="0" w:lineRule="auto"/>
              <w:rPr/>
            </w:pPr>
            <w:r w:rsidDel="00000000" w:rsidR="00000000" w:rsidRPr="00000000">
              <w:rPr>
                <w:rFonts w:ascii="Calibri" w:cs="Calibri" w:eastAsia="Calibri" w:hAnsi="Calibri"/>
                <w:sz w:val="16"/>
                <w:szCs w:val="16"/>
                <w:rtl w:val="0"/>
              </w:rPr>
              <w:t xml:space="preserve">underlying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2">
            <w:pPr>
              <w:spacing w:after="0" w:before="0" w:lineRule="auto"/>
              <w:rPr/>
            </w:pPr>
            <w:r w:rsidDel="00000000" w:rsidR="00000000" w:rsidRPr="00000000">
              <w:rPr>
                <w:rFonts w:ascii="Calibri" w:cs="Calibri" w:eastAsia="Calibri" w:hAnsi="Calibri"/>
                <w:sz w:val="16"/>
                <w:szCs w:val="16"/>
                <w:rtl w:val="0"/>
              </w:rPr>
              <w:t xml:space="preserve">concepts, practical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3">
            <w:pPr>
              <w:spacing w:after="0" w:before="0" w:lineRule="auto"/>
              <w:rPr/>
            </w:pPr>
            <w:r w:rsidDel="00000000" w:rsidR="00000000" w:rsidRPr="00000000">
              <w:rPr>
                <w:rFonts w:ascii="Calibri" w:cs="Calibri" w:eastAsia="Calibri" w:hAnsi="Calibri"/>
                <w:sz w:val="16"/>
                <w:szCs w:val="16"/>
                <w:rtl w:val="0"/>
              </w:rPr>
              <w:t xml:space="preserve">secondary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4">
            <w:pPr>
              <w:spacing w:after="0" w:before="0" w:lineRule="auto"/>
              <w:rPr/>
            </w:pPr>
            <w:r w:rsidDel="00000000" w:rsidR="00000000" w:rsidRPr="00000000">
              <w:rPr>
                <w:rFonts w:ascii="Calibri" w:cs="Calibri" w:eastAsia="Calibri" w:hAnsi="Calibri"/>
                <w:sz w:val="16"/>
                <w:szCs w:val="16"/>
                <w:rtl w:val="0"/>
              </w:rPr>
              <w:t xml:space="preserve">underlying and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5">
            <w:pPr>
              <w:spacing w:after="0" w:before="0" w:lineRule="auto"/>
              <w:rPr/>
            </w:pPr>
            <w:r w:rsidDel="00000000" w:rsidR="00000000" w:rsidRPr="00000000">
              <w:rPr>
                <w:rFonts w:ascii="Calibri" w:cs="Calibri" w:eastAsia="Calibri" w:hAnsi="Calibri"/>
                <w:sz w:val="16"/>
                <w:szCs w:val="16"/>
                <w:rtl w:val="0"/>
              </w:rPr>
              <w:t xml:space="preserve">principles associated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6">
            <w:pPr>
              <w:spacing w:after="0" w:before="0" w:lineRule="auto"/>
              <w:rPr/>
            </w:pPr>
            <w:r w:rsidDel="00000000" w:rsidR="00000000" w:rsidRPr="00000000">
              <w:rPr>
                <w:rFonts w:ascii="Calibri" w:cs="Calibri" w:eastAsia="Calibri" w:hAnsi="Calibri"/>
                <w:sz w:val="16"/>
                <w:szCs w:val="16"/>
                <w:rtl w:val="0"/>
              </w:rPr>
              <w:t xml:space="preserve">practical methods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D7">
            <w:pPr>
              <w:spacing w:after="0" w:before="0" w:lineRule="auto"/>
              <w:rPr/>
            </w:pPr>
            <w:r w:rsidDel="00000000" w:rsidR="00000000" w:rsidRPr="00000000">
              <w:rPr>
                <w:rFonts w:ascii="Calibri" w:cs="Calibri" w:eastAsia="Calibri" w:hAnsi="Calibri"/>
                <w:sz w:val="16"/>
                <w:szCs w:val="16"/>
                <w:rtl w:val="0"/>
              </w:rPr>
              <w:t xml:space="preserve">and principles of the</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D8">
            <w:pPr>
              <w:spacing w:after="0" w:before="0" w:lineRule="auto"/>
              <w:rPr/>
            </w:pPr>
            <w:r w:rsidDel="00000000" w:rsidR="00000000" w:rsidRPr="00000000">
              <w:rPr>
                <w:rFonts w:ascii="Calibri" w:cs="Calibri" w:eastAsia="Calibri" w:hAnsi="Calibri"/>
                <w:sz w:val="16"/>
                <w:szCs w:val="16"/>
                <w:rtl w:val="0"/>
              </w:rPr>
              <w:t xml:space="preserve">practical 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9">
            <w:pPr>
              <w:spacing w:after="0" w:before="0" w:lineRule="auto"/>
              <w:rPr/>
            </w:pPr>
            <w:r w:rsidDel="00000000" w:rsidR="00000000" w:rsidRPr="00000000">
              <w:rPr>
                <w:rFonts w:ascii="Calibri" w:cs="Calibri" w:eastAsia="Calibri" w:hAnsi="Calibri"/>
                <w:sz w:val="16"/>
                <w:szCs w:val="16"/>
                <w:rtl w:val="0"/>
              </w:rPr>
              <w:t xml:space="preserve">practical 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A">
            <w:pPr>
              <w:spacing w:after="0" w:before="0" w:lineRule="auto"/>
              <w:rPr/>
            </w:pPr>
            <w:r w:rsidDel="00000000" w:rsidR="00000000" w:rsidRPr="00000000">
              <w:rPr>
                <w:rFonts w:ascii="Calibri" w:cs="Calibri" w:eastAsia="Calibri" w:hAnsi="Calibri"/>
                <w:sz w:val="16"/>
                <w:szCs w:val="16"/>
                <w:rtl w:val="0"/>
              </w:rPr>
              <w:t xml:space="preserve">practical 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B">
            <w:pPr>
              <w:spacing w:after="0" w:before="0" w:lineRule="auto"/>
              <w:rPr/>
            </w:pPr>
            <w:r w:rsidDel="00000000" w:rsidR="00000000" w:rsidRPr="00000000">
              <w:rPr>
                <w:rFonts w:ascii="Calibri" w:cs="Calibri" w:eastAsia="Calibri" w:hAnsi="Calibri"/>
                <w:sz w:val="16"/>
                <w:szCs w:val="16"/>
                <w:rtl w:val="0"/>
              </w:rPr>
              <w:t xml:space="preserve">methods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C">
            <w:pPr>
              <w:spacing w:after="0" w:before="0" w:lineRule="auto"/>
              <w:rPr/>
            </w:pPr>
            <w:r w:rsidDel="00000000" w:rsidR="00000000" w:rsidRPr="00000000">
              <w:rPr>
                <w:rFonts w:ascii="Calibri" w:cs="Calibri" w:eastAsia="Calibri" w:hAnsi="Calibri"/>
                <w:sz w:val="16"/>
                <w:szCs w:val="16"/>
                <w:rtl w:val="0"/>
              </w:rPr>
              <w:t xml:space="preserve">and practical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D">
            <w:pPr>
              <w:spacing w:after="0" w:before="0" w:lineRule="auto"/>
              <w:rPr/>
            </w:pPr>
            <w:r w:rsidDel="00000000" w:rsidR="00000000" w:rsidRPr="00000000">
              <w:rPr>
                <w:rFonts w:ascii="Calibri" w:cs="Calibri" w:eastAsia="Calibri" w:hAnsi="Calibri"/>
                <w:sz w:val="16"/>
                <w:szCs w:val="16"/>
                <w:rtl w:val="0"/>
              </w:rPr>
              <w:t xml:space="preserve">secondary concepts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E">
            <w:pPr>
              <w:spacing w:after="0" w:before="0" w:lineRule="auto"/>
              <w:rPr/>
            </w:pPr>
            <w:r w:rsidDel="00000000" w:rsidR="00000000" w:rsidRPr="00000000">
              <w:rPr>
                <w:rFonts w:ascii="Calibri" w:cs="Calibri" w:eastAsia="Calibri" w:hAnsi="Calibri"/>
                <w:sz w:val="16"/>
                <w:szCs w:val="16"/>
                <w:rtl w:val="0"/>
              </w:rPr>
              <w:t xml:space="preserve">with their area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DF">
            <w:pPr>
              <w:spacing w:after="0" w:before="0" w:lineRule="auto"/>
              <w:rPr/>
            </w:pPr>
            <w:r w:rsidDel="00000000" w:rsidR="00000000" w:rsidRPr="00000000">
              <w:rPr>
                <w:rFonts w:ascii="Calibri" w:cs="Calibri" w:eastAsia="Calibri" w:hAnsi="Calibri"/>
                <w:sz w:val="16"/>
                <w:szCs w:val="16"/>
                <w:rtl w:val="0"/>
              </w:rPr>
              <w:t xml:space="preserve">and principles of the</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E0">
            <w:pPr>
              <w:spacing w:after="0" w:before="0" w:lineRule="auto"/>
              <w:rPr/>
            </w:pPr>
            <w:r w:rsidDel="00000000" w:rsidR="00000000" w:rsidRPr="00000000">
              <w:rPr>
                <w:rFonts w:ascii="Calibri" w:cs="Calibri" w:eastAsia="Calibri" w:hAnsi="Calibri"/>
                <w:sz w:val="16"/>
                <w:szCs w:val="16"/>
                <w:rtl w:val="0"/>
              </w:rPr>
              <w:t xml:space="preserve">area of study.</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E1">
            <w:pPr>
              <w:spacing w:after="0" w:before="0" w:lineRule="auto"/>
              <w:rPr/>
            </w:pPr>
            <w:r w:rsidDel="00000000" w:rsidR="00000000" w:rsidRPr="00000000">
              <w:rPr>
                <w:rFonts w:ascii="Calibri" w:cs="Calibri" w:eastAsia="Calibri" w:hAnsi="Calibri"/>
                <w:sz w:val="16"/>
                <w:szCs w:val="16"/>
                <w:rtl w:val="0"/>
              </w:rPr>
              <w:t xml:space="preserve">and principles which</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sz w:val="16"/>
                <w:szCs w:val="16"/>
                <w:rtl w:val="0"/>
              </w:rPr>
              <w:t xml:space="preserve">and principles, if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3">
            <w:pPr>
              <w:spacing w:after="0" w:before="0" w:lineRule="auto"/>
              <w:rPr/>
            </w:pPr>
            <w:r w:rsidDel="00000000" w:rsidR="00000000" w:rsidRPr="00000000">
              <w:rPr>
                <w:rFonts w:ascii="Calibri" w:cs="Calibri" w:eastAsia="Calibri" w:hAnsi="Calibri"/>
                <w:sz w:val="16"/>
                <w:szCs w:val="16"/>
                <w:rtl w:val="0"/>
              </w:rPr>
              <w:t xml:space="preserve">and principles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4">
            <w:pPr>
              <w:spacing w:after="0" w:before="0" w:lineRule="auto"/>
              <w:rPr/>
            </w:pPr>
            <w:r w:rsidDel="00000000" w:rsidR="00000000" w:rsidRPr="00000000">
              <w:rPr>
                <w:rFonts w:ascii="Calibri" w:cs="Calibri" w:eastAsia="Calibri" w:hAnsi="Calibri"/>
                <w:sz w:val="16"/>
                <w:szCs w:val="16"/>
                <w:rtl w:val="0"/>
              </w:rPr>
              <w:t xml:space="preserve">principles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5">
            <w:pPr>
              <w:spacing w:after="0" w:before="0" w:lineRule="auto"/>
              <w:rPr/>
            </w:pPr>
            <w:r w:rsidDel="00000000" w:rsidR="00000000" w:rsidRPr="00000000">
              <w:rPr>
                <w:rFonts w:ascii="Calibri" w:cs="Calibri" w:eastAsia="Calibri" w:hAnsi="Calibri"/>
                <w:sz w:val="16"/>
                <w:szCs w:val="16"/>
                <w:rtl w:val="0"/>
              </w:rPr>
              <w:t xml:space="preserve">methods and 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sz w:val="16"/>
                <w:szCs w:val="16"/>
                <w:rtl w:val="0"/>
              </w:rPr>
              <w:t xml:space="preserve">and practical</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7">
            <w:pPr>
              <w:spacing w:after="0" w:before="0" w:lineRule="auto"/>
              <w:rPr/>
            </w:pPr>
            <w:r w:rsidDel="00000000" w:rsidR="00000000" w:rsidRPr="00000000">
              <w:rPr>
                <w:rFonts w:ascii="Calibri" w:cs="Calibri" w:eastAsia="Calibri" w:hAnsi="Calibri"/>
                <w:sz w:val="16"/>
                <w:szCs w:val="16"/>
                <w:rtl w:val="0"/>
              </w:rPr>
              <w:t xml:space="preserve">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8">
            <w:pPr>
              <w:spacing w:after="0" w:before="0" w:lineRule="auto"/>
              <w:rPr/>
            </w:pPr>
            <w:r w:rsidDel="00000000" w:rsidR="00000000" w:rsidRPr="00000000">
              <w:rPr>
                <w:rFonts w:ascii="Calibri" w:cs="Calibri" w:eastAsia="Calibri" w:hAnsi="Calibri"/>
                <w:sz w:val="16"/>
                <w:szCs w:val="16"/>
                <w:rtl w:val="0"/>
              </w:rPr>
              <w:t xml:space="preserve">area of study.</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EA">
            <w:pPr>
              <w:spacing w:after="0" w:before="0" w:lineRule="auto"/>
              <w:rPr/>
            </w:pPr>
            <w:r w:rsidDel="00000000" w:rsidR="00000000" w:rsidRPr="00000000">
              <w:rPr>
                <w:rFonts w:ascii="Calibri" w:cs="Calibri" w:eastAsia="Calibri" w:hAnsi="Calibri"/>
                <w:sz w:val="16"/>
                <w:szCs w:val="16"/>
                <w:rtl w:val="0"/>
              </w:rPr>
              <w:t xml:space="preserve">is sufficient to deal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B">
            <w:pPr>
              <w:spacing w:after="0" w:before="0" w:lineRule="auto"/>
              <w:rPr/>
            </w:pPr>
            <w:r w:rsidDel="00000000" w:rsidR="00000000" w:rsidRPr="00000000">
              <w:rPr>
                <w:rFonts w:ascii="Calibri" w:cs="Calibri" w:eastAsia="Calibri" w:hAnsi="Calibri"/>
                <w:sz w:val="16"/>
                <w:szCs w:val="16"/>
                <w:rtl w:val="0"/>
              </w:rPr>
              <w:t xml:space="preserve">sometimes balanced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C">
            <w:pPr>
              <w:spacing w:after="0" w:before="0" w:lineRule="auto"/>
              <w:rPr/>
            </w:pPr>
            <w:r w:rsidDel="00000000" w:rsidR="00000000" w:rsidRPr="00000000">
              <w:rPr>
                <w:rFonts w:ascii="Calibri" w:cs="Calibri" w:eastAsia="Calibri" w:hAnsi="Calibri"/>
                <w:sz w:val="16"/>
                <w:szCs w:val="16"/>
                <w:rtl w:val="0"/>
              </w:rPr>
              <w:t xml:space="preserve">showing critical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D">
            <w:pPr>
              <w:spacing w:after="0" w:before="0" w:lineRule="auto"/>
              <w:rPr/>
            </w:pPr>
            <w:r w:rsidDel="00000000" w:rsidR="00000000" w:rsidRPr="00000000">
              <w:rPr>
                <w:rFonts w:ascii="Calibri" w:cs="Calibri" w:eastAsia="Calibri" w:hAnsi="Calibri"/>
                <w:sz w:val="16"/>
                <w:szCs w:val="16"/>
                <w:rtl w:val="0"/>
              </w:rPr>
              <w:t xml:space="preserve">significantly beyond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E">
            <w:pPr>
              <w:spacing w:after="0" w:before="0" w:lineRule="auto"/>
              <w:rPr/>
            </w:pPr>
            <w:r w:rsidDel="00000000" w:rsidR="00000000" w:rsidRPr="00000000">
              <w:rPr>
                <w:rFonts w:ascii="Calibri" w:cs="Calibri" w:eastAsia="Calibri" w:hAnsi="Calibri"/>
                <w:sz w:val="16"/>
                <w:szCs w:val="16"/>
                <w:rtl w:val="0"/>
              </w:rPr>
              <w:t xml:space="preserve">sophisticated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EF">
            <w:pPr>
              <w:spacing w:after="0" w:before="0" w:lineRule="auto"/>
              <w:rPr/>
            </w:pPr>
            <w:r w:rsidDel="00000000" w:rsidR="00000000" w:rsidRPr="00000000">
              <w:rPr>
                <w:rFonts w:ascii="Calibri" w:cs="Calibri" w:eastAsia="Calibri" w:hAnsi="Calibri"/>
                <w:sz w:val="16"/>
                <w:szCs w:val="16"/>
                <w:rtl w:val="0"/>
              </w:rPr>
              <w:t xml:space="preserve">methods, and a</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F3">
            <w:pPr>
              <w:spacing w:after="0" w:before="0" w:lineRule="auto"/>
              <w:rPr/>
            </w:pPr>
            <w:r w:rsidDel="00000000" w:rsidR="00000000" w:rsidRPr="00000000">
              <w:rPr>
                <w:rFonts w:ascii="Calibri" w:cs="Calibri" w:eastAsia="Calibri" w:hAnsi="Calibri"/>
                <w:sz w:val="16"/>
                <w:szCs w:val="16"/>
                <w:rtl w:val="0"/>
              </w:rPr>
              <w:t xml:space="preserve">thearea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4">
            <w:pPr>
              <w:spacing w:after="0" w:before="0" w:lineRule="auto"/>
              <w:rPr/>
            </w:pPr>
            <w:r w:rsidDel="00000000" w:rsidR="00000000" w:rsidRPr="00000000">
              <w:rPr>
                <w:rFonts w:ascii="Calibri" w:cs="Calibri" w:eastAsia="Calibri" w:hAnsi="Calibri"/>
                <w:sz w:val="16"/>
                <w:szCs w:val="16"/>
                <w:rtl w:val="0"/>
              </w:rPr>
              <w:t xml:space="preserve">towards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5">
            <w:pPr>
              <w:spacing w:after="0" w:before="0" w:lineRule="auto"/>
              <w:rPr/>
            </w:pPr>
            <w:r w:rsidDel="00000000" w:rsidR="00000000" w:rsidRPr="00000000">
              <w:rPr>
                <w:rFonts w:ascii="Calibri" w:cs="Calibri" w:eastAsia="Calibri" w:hAnsi="Calibri"/>
                <w:sz w:val="16"/>
                <w:szCs w:val="16"/>
                <w:rtl w:val="0"/>
              </w:rPr>
              <w:t xml:space="preserve">insight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6">
            <w:pPr>
              <w:spacing w:after="0" w:before="0" w:lineRule="auto"/>
              <w:rPr/>
            </w:pPr>
            <w:r w:rsidDel="00000000" w:rsidR="00000000" w:rsidRPr="00000000">
              <w:rPr>
                <w:rFonts w:ascii="Calibri" w:cs="Calibri" w:eastAsia="Calibri" w:hAnsi="Calibri"/>
                <w:sz w:val="16"/>
                <w:szCs w:val="16"/>
                <w:rtl w:val="0"/>
              </w:rPr>
              <w:t xml:space="preserve">what has been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7">
            <w:pPr>
              <w:spacing w:after="0" w:before="0" w:lineRule="auto"/>
              <w:rPr/>
            </w:pPr>
            <w:r w:rsidDel="00000000" w:rsidR="00000000" w:rsidRPr="00000000">
              <w:rPr>
                <w:rFonts w:ascii="Calibri" w:cs="Calibri" w:eastAsia="Calibri" w:hAnsi="Calibri"/>
                <w:sz w:val="16"/>
                <w:szCs w:val="16"/>
                <w:rtl w:val="0"/>
              </w:rPr>
              <w:t xml:space="preserve">understanding,</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8">
            <w:pPr>
              <w:spacing w:after="0" w:before="0" w:lineRule="auto"/>
              <w:rPr/>
            </w:pPr>
            <w:r w:rsidDel="00000000" w:rsidR="00000000" w:rsidRPr="00000000">
              <w:rPr>
                <w:rFonts w:ascii="Calibri" w:cs="Calibri" w:eastAsia="Calibri" w:hAnsi="Calibri"/>
                <w:sz w:val="16"/>
                <w:szCs w:val="16"/>
                <w:rtl w:val="0"/>
              </w:rPr>
              <w:t xml:space="preserve">sophisticated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D">
            <w:pPr>
              <w:spacing w:after="0" w:before="0" w:lineRule="auto"/>
              <w:rPr/>
            </w:pPr>
            <w:r w:rsidDel="00000000" w:rsidR="00000000" w:rsidRPr="00000000">
              <w:rPr>
                <w:rFonts w:ascii="Calibri" w:cs="Calibri" w:eastAsia="Calibri" w:hAnsi="Calibri"/>
                <w:sz w:val="16"/>
                <w:szCs w:val="16"/>
                <w:rtl w:val="0"/>
              </w:rPr>
              <w:t xml:space="preserve">descriptive rather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0FF">
            <w:pPr>
              <w:spacing w:after="0" w:before="0" w:lineRule="auto"/>
              <w:rPr/>
            </w:pPr>
            <w:r w:rsidDel="00000000" w:rsidR="00000000" w:rsidRPr="00000000">
              <w:rPr>
                <w:rFonts w:ascii="Calibri" w:cs="Calibri" w:eastAsia="Calibri" w:hAnsi="Calibri"/>
                <w:sz w:val="16"/>
                <w:szCs w:val="16"/>
                <w:rtl w:val="0"/>
              </w:rPr>
              <w:t xml:space="preserve">taught.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0">
            <w:pPr>
              <w:spacing w:after="0" w:before="0" w:lineRule="auto"/>
              <w:rPr/>
            </w:pPr>
            <w:r w:rsidDel="00000000" w:rsidR="00000000" w:rsidRPr="00000000">
              <w:rPr>
                <w:rFonts w:ascii="Calibri" w:cs="Calibri" w:eastAsia="Calibri" w:hAnsi="Calibri"/>
                <w:sz w:val="16"/>
                <w:szCs w:val="16"/>
                <w:rtl w:val="0"/>
              </w:rPr>
              <w:t xml:space="preserve">significantly beyond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1">
            <w:pPr>
              <w:spacing w:after="0" w:before="0" w:lineRule="auto"/>
              <w:rPr/>
            </w:pPr>
            <w:r w:rsidDel="00000000" w:rsidR="00000000" w:rsidRPr="00000000">
              <w:rPr>
                <w:rFonts w:ascii="Calibri" w:cs="Calibri" w:eastAsia="Calibri" w:hAnsi="Calibri"/>
                <w:sz w:val="16"/>
                <w:szCs w:val="16"/>
                <w:rtl w:val="0"/>
              </w:rPr>
              <w:t xml:space="preserve">understanding,</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6">
            <w:pPr>
              <w:spacing w:after="0" w:before="0" w:lineRule="auto"/>
              <w:rPr/>
            </w:pPr>
            <w:r w:rsidDel="00000000" w:rsidR="00000000" w:rsidRPr="00000000">
              <w:rPr>
                <w:rFonts w:ascii="Calibri" w:cs="Calibri" w:eastAsia="Calibri" w:hAnsi="Calibri"/>
                <w:sz w:val="16"/>
                <w:szCs w:val="16"/>
                <w:rtl w:val="0"/>
              </w:rPr>
              <w:t xml:space="preserve">than the critical 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9">
            <w:pPr>
              <w:spacing w:after="0" w:before="0" w:lineRule="auto"/>
              <w:rPr/>
            </w:pPr>
            <w:r w:rsidDel="00000000" w:rsidR="00000000" w:rsidRPr="00000000">
              <w:rPr>
                <w:rFonts w:ascii="Calibri" w:cs="Calibri" w:eastAsia="Calibri" w:hAnsi="Calibri"/>
                <w:sz w:val="16"/>
                <w:szCs w:val="16"/>
                <w:rtl w:val="0"/>
              </w:rPr>
              <w:t xml:space="preserve">the threshold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sz w:val="16"/>
                <w:szCs w:val="16"/>
                <w:rtl w:val="0"/>
              </w:rPr>
              <w:t xml:space="preserve">significantly beyond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0F">
            <w:pPr>
              <w:spacing w:after="0" w:before="0" w:lineRule="auto"/>
              <w:rPr/>
            </w:pPr>
            <w:r w:rsidDel="00000000" w:rsidR="00000000" w:rsidRPr="00000000">
              <w:rPr>
                <w:rFonts w:ascii="Calibri" w:cs="Calibri" w:eastAsia="Calibri" w:hAnsi="Calibri"/>
                <w:sz w:val="16"/>
                <w:szCs w:val="16"/>
                <w:rtl w:val="0"/>
              </w:rPr>
              <w:t xml:space="preserve">analytical.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0">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2">
            <w:pPr>
              <w:spacing w:after="0" w:before="0" w:lineRule="auto"/>
              <w:rPr/>
            </w:pPr>
            <w:r w:rsidDel="00000000" w:rsidR="00000000" w:rsidRPr="00000000">
              <w:rPr>
                <w:rFonts w:ascii="Calibri" w:cs="Calibri" w:eastAsia="Calibri" w:hAnsi="Calibri"/>
                <w:sz w:val="16"/>
                <w:szCs w:val="16"/>
                <w:rtl w:val="0"/>
              </w:rPr>
              <w:t xml:space="preserve">expectation at this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sz w:val="16"/>
                <w:szCs w:val="16"/>
                <w:rtl w:val="0"/>
              </w:rPr>
              <w:t xml:space="preserve">the threshold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16">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1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B">
            <w:pPr>
              <w:spacing w:after="0" w:before="0" w:lineRule="auto"/>
              <w:rPr/>
            </w:pPr>
            <w:r w:rsidDel="00000000" w:rsidR="00000000" w:rsidRPr="00000000">
              <w:rPr>
                <w:rFonts w:ascii="Calibri" w:cs="Calibri" w:eastAsia="Calibri" w:hAnsi="Calibri"/>
                <w:sz w:val="16"/>
                <w:szCs w:val="16"/>
                <w:rtl w:val="0"/>
              </w:rPr>
              <w:t xml:space="preserve">level (including</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C">
            <w:pPr>
              <w:spacing w:after="0" w:before="0" w:lineRule="auto"/>
              <w:rPr/>
            </w:pPr>
            <w:r w:rsidDel="00000000" w:rsidR="00000000" w:rsidRPr="00000000">
              <w:rPr>
                <w:rFonts w:ascii="Calibri" w:cs="Calibri" w:eastAsia="Calibri" w:hAnsi="Calibri"/>
                <w:sz w:val="16"/>
                <w:szCs w:val="16"/>
                <w:rtl w:val="0"/>
              </w:rPr>
              <w:t xml:space="preserve">expectation at this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4">
            <w:pPr>
              <w:spacing w:after="0" w:before="0" w:lineRule="auto"/>
              <w:rPr/>
            </w:pPr>
            <w:r w:rsidDel="00000000" w:rsidR="00000000" w:rsidRPr="00000000">
              <w:rPr>
                <w:rFonts w:ascii="Calibri" w:cs="Calibri" w:eastAsia="Calibri" w:hAnsi="Calibri"/>
                <w:sz w:val="16"/>
                <w:szCs w:val="16"/>
                <w:rtl w:val="0"/>
              </w:rPr>
              <w:t xml:space="preserve">awareness of ethical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5">
            <w:pPr>
              <w:spacing w:after="0" w:before="0" w:lineRule="auto"/>
              <w:rPr/>
            </w:pPr>
            <w:r w:rsidDel="00000000" w:rsidR="00000000" w:rsidRPr="00000000">
              <w:rPr>
                <w:rFonts w:ascii="Calibri" w:cs="Calibri" w:eastAsia="Calibri" w:hAnsi="Calibri"/>
                <w:sz w:val="16"/>
                <w:szCs w:val="16"/>
                <w:rtl w:val="0"/>
              </w:rPr>
              <w:t xml:space="preserve">level and beyond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D">
            <w:pPr>
              <w:spacing w:after="0" w:before="0" w:lineRule="auto"/>
              <w:rPr/>
            </w:pPr>
            <w:r w:rsidDel="00000000" w:rsidR="00000000" w:rsidRPr="00000000">
              <w:rPr>
                <w:rFonts w:ascii="Calibri" w:cs="Calibri" w:eastAsia="Calibri" w:hAnsi="Calibri"/>
                <w:sz w:val="16"/>
                <w:szCs w:val="16"/>
                <w:rtl w:val="0"/>
              </w:rPr>
              <w:t xml:space="preserve">issues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E">
            <w:pPr>
              <w:spacing w:after="0" w:before="0" w:lineRule="auto"/>
              <w:rPr/>
            </w:pPr>
            <w:r w:rsidDel="00000000" w:rsidR="00000000" w:rsidRPr="00000000">
              <w:rPr>
                <w:rFonts w:ascii="Calibri" w:cs="Calibri" w:eastAsia="Calibri" w:hAnsi="Calibri"/>
                <w:sz w:val="16"/>
                <w:szCs w:val="16"/>
                <w:rtl w:val="0"/>
              </w:rPr>
              <w:t xml:space="preserve">what has been taught</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2F">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0">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3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3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6">
            <w:pPr>
              <w:spacing w:after="0" w:before="0" w:lineRule="auto"/>
              <w:rPr/>
            </w:pPr>
            <w:r w:rsidDel="00000000" w:rsidR="00000000" w:rsidRPr="00000000">
              <w:rPr>
                <w:rFonts w:ascii="Calibri" w:cs="Calibri" w:eastAsia="Calibri" w:hAnsi="Calibri"/>
                <w:sz w:val="16"/>
                <w:szCs w:val="16"/>
                <w:rtl w:val="0"/>
              </w:rPr>
              <w:t xml:space="preserve">sustainability where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7">
            <w:pPr>
              <w:spacing w:after="0" w:before="0" w:lineRule="auto"/>
              <w:rPr/>
            </w:pPr>
            <w:r w:rsidDel="00000000" w:rsidR="00000000" w:rsidRPr="00000000">
              <w:rPr>
                <w:rFonts w:ascii="Calibri" w:cs="Calibri" w:eastAsia="Calibri" w:hAnsi="Calibri"/>
                <w:sz w:val="16"/>
                <w:szCs w:val="16"/>
                <w:rtl w:val="0"/>
              </w:rPr>
              <w:t xml:space="preserve">(including awareness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3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3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3F">
            <w:pPr>
              <w:spacing w:after="0" w:before="0" w:lineRule="auto"/>
              <w:rPr/>
            </w:pPr>
            <w:r w:rsidDel="00000000" w:rsidR="00000000" w:rsidRPr="00000000">
              <w:rPr>
                <w:rFonts w:ascii="Calibri" w:cs="Calibri" w:eastAsia="Calibri" w:hAnsi="Calibri"/>
                <w:sz w:val="16"/>
                <w:szCs w:val="16"/>
                <w:rtl w:val="0"/>
              </w:rPr>
              <w:t xml:space="preserve">appropriate).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0">
            <w:pPr>
              <w:spacing w:after="0" w:before="0" w:lineRule="auto"/>
              <w:rPr/>
            </w:pPr>
            <w:r w:rsidDel="00000000" w:rsidR="00000000" w:rsidRPr="00000000">
              <w:rPr>
                <w:rFonts w:ascii="Calibri" w:cs="Calibri" w:eastAsia="Calibri" w:hAnsi="Calibri"/>
                <w:sz w:val="16"/>
                <w:szCs w:val="16"/>
                <w:rtl w:val="0"/>
              </w:rPr>
              <w:t xml:space="preserve">of ethical issues and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4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4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6">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49">
            <w:pPr>
              <w:spacing w:after="0" w:before="0" w:lineRule="auto"/>
              <w:rPr/>
            </w:pPr>
            <w:r w:rsidDel="00000000" w:rsidR="00000000" w:rsidRPr="00000000">
              <w:rPr>
                <w:rFonts w:ascii="Calibri" w:cs="Calibri" w:eastAsia="Calibri" w:hAnsi="Calibri"/>
                <w:sz w:val="16"/>
                <w:szCs w:val="16"/>
                <w:rtl w:val="0"/>
              </w:rPr>
              <w:t xml:space="preserve">sustainability where</w:t>
            </w: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4A">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4B">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14C">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14D">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4E">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4F">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50">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51">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52">
            <w:pPr>
              <w:spacing w:after="0" w:before="0" w:lineRule="auto"/>
              <w:rPr/>
            </w:pPr>
            <w:r w:rsidDel="00000000" w:rsidR="00000000" w:rsidRPr="00000000">
              <w:rPr>
                <w:rFonts w:ascii="Calibri" w:cs="Calibri" w:eastAsia="Calibri" w:hAnsi="Calibri"/>
                <w:sz w:val="16"/>
                <w:szCs w:val="16"/>
                <w:rtl w:val="0"/>
              </w:rPr>
              <w:t xml:space="preserve">appropriate).</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3">
            <w:pPr>
              <w:spacing w:after="0" w:before="39" w:lineRule="auto"/>
              <w:rPr/>
            </w:pPr>
            <w:r w:rsidDel="00000000" w:rsidR="00000000" w:rsidRPr="00000000">
              <w:rPr>
                <w:rFonts w:ascii="Calibri" w:cs="Calibri" w:eastAsia="Calibri" w:hAnsi="Calibri"/>
                <w:sz w:val="16"/>
                <w:szCs w:val="16"/>
                <w:rtl w:val="0"/>
              </w:rPr>
              <w:t xml:space="preserve">Evaluate the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4">
            <w:pPr>
              <w:spacing w:after="0" w:before="39" w:lineRule="auto"/>
              <w:rPr/>
            </w:pPr>
            <w:r w:rsidDel="00000000" w:rsidR="00000000" w:rsidRPr="00000000">
              <w:rPr>
                <w:rFonts w:ascii="Calibri" w:cs="Calibri" w:eastAsia="Calibri" w:hAnsi="Calibri"/>
                <w:sz w:val="16"/>
                <w:szCs w:val="16"/>
                <w:rtl w:val="0"/>
              </w:rPr>
              <w:t xml:space="preserve">Little to no ability to</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155">
            <w:pPr>
              <w:spacing w:after="0" w:before="39" w:lineRule="auto"/>
              <w:rPr/>
            </w:pPr>
            <w:r w:rsidDel="00000000" w:rsidR="00000000" w:rsidRPr="00000000">
              <w:rPr>
                <w:rFonts w:ascii="Calibri" w:cs="Calibri" w:eastAsia="Calibri" w:hAnsi="Calibri"/>
                <w:sz w:val="16"/>
                <w:szCs w:val="16"/>
                <w:rtl w:val="0"/>
              </w:rPr>
              <w:t xml:space="preserve">Low ability to solve</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156">
            <w:pPr>
              <w:spacing w:after="0" w:before="39" w:lineRule="auto"/>
              <w:rPr/>
            </w:pPr>
            <w:r w:rsidDel="00000000" w:rsidR="00000000" w:rsidRPr="00000000">
              <w:rPr>
                <w:rFonts w:ascii="Calibri" w:cs="Calibri" w:eastAsia="Calibri" w:hAnsi="Calibri"/>
                <w:sz w:val="16"/>
                <w:szCs w:val="16"/>
                <w:rtl w:val="0"/>
              </w:rPr>
              <w:t xml:space="preserve">Competent ability to</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7">
            <w:pPr>
              <w:spacing w:after="0" w:before="39" w:lineRule="auto"/>
              <w:rPr/>
            </w:pPr>
            <w:r w:rsidDel="00000000" w:rsidR="00000000" w:rsidRPr="00000000">
              <w:rPr>
                <w:rFonts w:ascii="Calibri" w:cs="Calibri" w:eastAsia="Calibri" w:hAnsi="Calibri"/>
                <w:sz w:val="16"/>
                <w:szCs w:val="16"/>
                <w:rtl w:val="0"/>
              </w:rPr>
              <w:t xml:space="preserve">Satisfactory ability to</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8">
            <w:pPr>
              <w:spacing w:after="0" w:before="39" w:lineRule="auto"/>
              <w:rPr/>
            </w:pPr>
            <w:r w:rsidDel="00000000" w:rsidR="00000000" w:rsidRPr="00000000">
              <w:rPr>
                <w:rFonts w:ascii="Calibri" w:cs="Calibri" w:eastAsia="Calibri" w:hAnsi="Calibri"/>
                <w:sz w:val="16"/>
                <w:szCs w:val="16"/>
                <w:rtl w:val="0"/>
              </w:rPr>
              <w:t xml:space="preserve">Good problem-</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9">
            <w:pPr>
              <w:spacing w:after="0" w:before="39" w:lineRule="auto"/>
              <w:rPr/>
            </w:pPr>
            <w:r w:rsidDel="00000000" w:rsidR="00000000" w:rsidRPr="00000000">
              <w:rPr>
                <w:rFonts w:ascii="Calibri" w:cs="Calibri" w:eastAsia="Calibri" w:hAnsi="Calibri"/>
                <w:sz w:val="16"/>
                <w:szCs w:val="16"/>
                <w:rtl w:val="0"/>
              </w:rPr>
              <w:t xml:space="preserve">Very good problem-</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A">
            <w:pPr>
              <w:spacing w:after="0" w:before="39" w:lineRule="auto"/>
              <w:rPr/>
            </w:pPr>
            <w:r w:rsidDel="00000000" w:rsidR="00000000" w:rsidRPr="00000000">
              <w:rPr>
                <w:rFonts w:ascii="Calibri" w:cs="Calibri" w:eastAsia="Calibri" w:hAnsi="Calibri"/>
                <w:sz w:val="16"/>
                <w:szCs w:val="16"/>
                <w:rtl w:val="0"/>
              </w:rPr>
              <w:t xml:space="preserve">Excellent problem-</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5B">
            <w:pPr>
              <w:spacing w:after="0" w:before="39" w:lineRule="auto"/>
              <w:rPr/>
            </w:pPr>
            <w:r w:rsidDel="00000000" w:rsidR="00000000" w:rsidRPr="00000000">
              <w:rPr>
                <w:rFonts w:ascii="Calibri" w:cs="Calibri" w:eastAsia="Calibri" w:hAnsi="Calibri"/>
                <w:sz w:val="16"/>
                <w:szCs w:val="16"/>
                <w:rtl w:val="0"/>
              </w:rPr>
              <w:t xml:space="preserve">Exceptional problem-</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5C">
            <w:pPr>
              <w:spacing w:after="0" w:before="0" w:lineRule="auto"/>
              <w:rPr/>
            </w:pPr>
            <w:r w:rsidDel="00000000" w:rsidR="00000000" w:rsidRPr="00000000">
              <w:rPr>
                <w:rFonts w:ascii="Calibri" w:cs="Calibri" w:eastAsia="Calibri" w:hAnsi="Calibri"/>
                <w:sz w:val="16"/>
                <w:szCs w:val="16"/>
                <w:rtl w:val="0"/>
              </w:rPr>
              <w:t xml:space="preserve">appropriateness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5D">
            <w:pPr>
              <w:spacing w:after="0" w:before="0" w:lineRule="auto"/>
              <w:rPr/>
            </w:pPr>
            <w:r w:rsidDel="00000000" w:rsidR="00000000" w:rsidRPr="00000000">
              <w:rPr>
                <w:rFonts w:ascii="Calibri" w:cs="Calibri" w:eastAsia="Calibri" w:hAnsi="Calibri"/>
                <w:sz w:val="16"/>
                <w:szCs w:val="16"/>
                <w:rtl w:val="0"/>
              </w:rPr>
              <w:t xml:space="preserve">solve problems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5E">
            <w:pPr>
              <w:spacing w:after="0" w:before="0" w:lineRule="auto"/>
              <w:rPr/>
            </w:pPr>
            <w:r w:rsidDel="00000000" w:rsidR="00000000" w:rsidRPr="00000000">
              <w:rPr>
                <w:rFonts w:ascii="Calibri" w:cs="Calibri" w:eastAsia="Calibri" w:hAnsi="Calibri"/>
                <w:sz w:val="16"/>
                <w:szCs w:val="16"/>
                <w:rtl w:val="0"/>
              </w:rPr>
              <w:t xml:space="preserve">problems and/or</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5F">
            <w:pPr>
              <w:spacing w:after="0" w:before="0" w:lineRule="auto"/>
              <w:rPr/>
            </w:pPr>
            <w:r w:rsidDel="00000000" w:rsidR="00000000" w:rsidRPr="00000000">
              <w:rPr>
                <w:rFonts w:ascii="Calibri" w:cs="Calibri" w:eastAsia="Calibri" w:hAnsi="Calibri"/>
                <w:sz w:val="16"/>
                <w:szCs w:val="16"/>
                <w:rtl w:val="0"/>
              </w:rPr>
              <w:t xml:space="preserve">solve problems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0">
            <w:pPr>
              <w:spacing w:after="0" w:before="0" w:lineRule="auto"/>
              <w:rPr/>
            </w:pPr>
            <w:r w:rsidDel="00000000" w:rsidR="00000000" w:rsidRPr="00000000">
              <w:rPr>
                <w:rFonts w:ascii="Calibri" w:cs="Calibri" w:eastAsia="Calibri" w:hAnsi="Calibri"/>
                <w:sz w:val="16"/>
                <w:szCs w:val="16"/>
                <w:rtl w:val="0"/>
              </w:rPr>
              <w:t xml:space="preserve">solve complex</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1">
            <w:pPr>
              <w:spacing w:after="0" w:before="0" w:lineRule="auto"/>
              <w:rPr/>
            </w:pPr>
            <w:r w:rsidDel="00000000" w:rsidR="00000000" w:rsidRPr="00000000">
              <w:rPr>
                <w:rFonts w:ascii="Calibri" w:cs="Calibri" w:eastAsia="Calibri" w:hAnsi="Calibri"/>
                <w:sz w:val="16"/>
                <w:szCs w:val="16"/>
                <w:rtl w:val="0"/>
              </w:rPr>
              <w:t xml:space="preserve">solving 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sz w:val="16"/>
                <w:szCs w:val="16"/>
                <w:rtl w:val="0"/>
              </w:rPr>
              <w:t xml:space="preserve">solving skills with</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3">
            <w:pPr>
              <w:spacing w:after="0" w:before="0" w:lineRule="auto"/>
              <w:rPr/>
            </w:pPr>
            <w:r w:rsidDel="00000000" w:rsidR="00000000" w:rsidRPr="00000000">
              <w:rPr>
                <w:rFonts w:ascii="Calibri" w:cs="Calibri" w:eastAsia="Calibri" w:hAnsi="Calibri"/>
                <w:sz w:val="16"/>
                <w:szCs w:val="16"/>
                <w:rtl w:val="0"/>
              </w:rPr>
              <w:t xml:space="preserve">solving skills with</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sz w:val="16"/>
                <w:szCs w:val="16"/>
                <w:rtl w:val="0"/>
              </w:rPr>
              <w:t xml:space="preserve">solving skills with</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5">
            <w:pPr>
              <w:spacing w:after="0" w:before="0" w:lineRule="auto"/>
              <w:rPr/>
            </w:pPr>
            <w:r w:rsidDel="00000000" w:rsidR="00000000" w:rsidRPr="00000000">
              <w:rPr>
                <w:rFonts w:ascii="Calibri" w:cs="Calibri" w:eastAsia="Calibri" w:hAnsi="Calibri"/>
                <w:sz w:val="16"/>
                <w:szCs w:val="16"/>
                <w:rtl w:val="0"/>
              </w:rPr>
              <w:t xml:space="preserve">different approaches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6">
            <w:pPr>
              <w:spacing w:after="0" w:before="0" w:lineRule="auto"/>
              <w:rPr/>
            </w:pPr>
            <w:r w:rsidDel="00000000" w:rsidR="00000000" w:rsidRPr="00000000">
              <w:rPr>
                <w:rFonts w:ascii="Calibri" w:cs="Calibri" w:eastAsia="Calibri" w:hAnsi="Calibri"/>
                <w:sz w:val="16"/>
                <w:szCs w:val="16"/>
                <w:rtl w:val="0"/>
              </w:rPr>
              <w:t xml:space="preserve">and/or make</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67">
            <w:pPr>
              <w:spacing w:after="0" w:before="0" w:lineRule="auto"/>
              <w:rPr/>
            </w:pPr>
            <w:r w:rsidDel="00000000" w:rsidR="00000000" w:rsidRPr="00000000">
              <w:rPr>
                <w:rFonts w:ascii="Calibri" w:cs="Calibri" w:eastAsia="Calibri" w:hAnsi="Calibri"/>
                <w:sz w:val="16"/>
                <w:szCs w:val="16"/>
                <w:rtl w:val="0"/>
              </w:rPr>
              <w:t xml:space="preserve">make decisions but</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68">
            <w:pPr>
              <w:spacing w:after="0" w:before="0" w:lineRule="auto"/>
              <w:rPr/>
            </w:pPr>
            <w:r w:rsidDel="00000000" w:rsidR="00000000" w:rsidRPr="00000000">
              <w:rPr>
                <w:rFonts w:ascii="Calibri" w:cs="Calibri" w:eastAsia="Calibri" w:hAnsi="Calibri"/>
                <w:sz w:val="16"/>
                <w:szCs w:val="16"/>
                <w:rtl w:val="0"/>
              </w:rPr>
              <w:t xml:space="preserve">related to their area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9">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sz w:val="16"/>
                <w:szCs w:val="16"/>
                <w:rtl w:val="0"/>
              </w:rPr>
              <w:t xml:space="preserve">selecting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B">
            <w:pPr>
              <w:spacing w:after="0" w:before="0" w:lineRule="auto"/>
              <w:rPr/>
            </w:pPr>
            <w:r w:rsidDel="00000000" w:rsidR="00000000" w:rsidRPr="00000000">
              <w:rPr>
                <w:rFonts w:ascii="Calibri" w:cs="Calibri" w:eastAsia="Calibri" w:hAnsi="Calibri"/>
                <w:sz w:val="16"/>
                <w:szCs w:val="16"/>
                <w:rtl w:val="0"/>
              </w:rPr>
              <w:t xml:space="preserve">clear evaluation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C">
            <w:pPr>
              <w:spacing w:after="0" w:before="0" w:lineRule="auto"/>
              <w:rPr/>
            </w:pPr>
            <w:r w:rsidDel="00000000" w:rsidR="00000000" w:rsidRPr="00000000">
              <w:rPr>
                <w:rFonts w:ascii="Calibri" w:cs="Calibri" w:eastAsia="Calibri" w:hAnsi="Calibri"/>
                <w:sz w:val="16"/>
                <w:szCs w:val="16"/>
                <w:rtl w:val="0"/>
              </w:rPr>
              <w:t xml:space="preserve">clear evaluation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D">
            <w:pPr>
              <w:spacing w:after="0" w:before="0" w:lineRule="auto"/>
              <w:rPr/>
            </w:pPr>
            <w:r w:rsidDel="00000000" w:rsidR="00000000" w:rsidRPr="00000000">
              <w:rPr>
                <w:rFonts w:ascii="Calibri" w:cs="Calibri" w:eastAsia="Calibri" w:hAnsi="Calibri"/>
                <w:sz w:val="16"/>
                <w:szCs w:val="16"/>
                <w:rtl w:val="0"/>
              </w:rPr>
              <w:t xml:space="preserve">sophisticated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E">
            <w:pPr>
              <w:spacing w:after="0" w:before="0" w:lineRule="auto"/>
              <w:rPr/>
            </w:pPr>
            <w:r w:rsidDel="00000000" w:rsidR="00000000" w:rsidRPr="00000000">
              <w:rPr>
                <w:rFonts w:ascii="Calibri" w:cs="Calibri" w:eastAsia="Calibri" w:hAnsi="Calibri"/>
                <w:sz w:val="16"/>
                <w:szCs w:val="16"/>
                <w:rtl w:val="0"/>
              </w:rPr>
              <w:t xml:space="preserve">to solving problems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6F">
            <w:pPr>
              <w:spacing w:after="0" w:before="0" w:lineRule="auto"/>
              <w:rPr/>
            </w:pPr>
            <w:r w:rsidDel="00000000" w:rsidR="00000000" w:rsidRPr="00000000">
              <w:rPr>
                <w:rFonts w:ascii="Calibri" w:cs="Calibri" w:eastAsia="Calibri" w:hAnsi="Calibri"/>
                <w:sz w:val="16"/>
                <w:szCs w:val="16"/>
                <w:rtl w:val="0"/>
              </w:rPr>
              <w:t xml:space="preserve">decisions.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sz w:val="16"/>
                <w:szCs w:val="16"/>
                <w:rtl w:val="0"/>
              </w:rPr>
              <w:t xml:space="preserve">with significant</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71">
            <w:pPr>
              <w:spacing w:after="0" w:before="0" w:lineRule="auto"/>
              <w:rPr/>
            </w:pPr>
            <w:r w:rsidDel="00000000" w:rsidR="00000000" w:rsidRPr="00000000">
              <w:rPr>
                <w:rFonts w:ascii="Calibri" w:cs="Calibri" w:eastAsia="Calibri" w:hAnsi="Calibri"/>
                <w:sz w:val="16"/>
                <w:szCs w:val="16"/>
                <w:rtl w:val="0"/>
              </w:rPr>
              <w:t xml:space="preserve">of study by applying 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2">
            <w:pPr>
              <w:spacing w:after="0" w:before="0" w:lineRule="auto"/>
              <w:rPr/>
            </w:pPr>
            <w:r w:rsidDel="00000000" w:rsidR="00000000" w:rsidRPr="00000000">
              <w:rPr>
                <w:rFonts w:ascii="Calibri" w:cs="Calibri" w:eastAsia="Calibri" w:hAnsi="Calibri"/>
                <w:sz w:val="16"/>
                <w:szCs w:val="16"/>
                <w:rtl w:val="0"/>
              </w:rPr>
              <w:t xml:space="preserve">applying and testing 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3">
            <w:pPr>
              <w:spacing w:after="0" w:before="0" w:lineRule="auto"/>
              <w:rPr/>
            </w:pPr>
            <w:r w:rsidDel="00000000" w:rsidR="00000000" w:rsidRPr="00000000">
              <w:rPr>
                <w:rFonts w:ascii="Calibri" w:cs="Calibri" w:eastAsia="Calibri" w:hAnsi="Calibri"/>
                <w:sz w:val="16"/>
                <w:szCs w:val="16"/>
                <w:rtl w:val="0"/>
              </w:rPr>
              <w:t xml:space="preserve">justifying their use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4">
            <w:pPr>
              <w:spacing w:after="0" w:before="0" w:lineRule="auto"/>
              <w:rPr/>
            </w:pPr>
            <w:r w:rsidDel="00000000" w:rsidR="00000000" w:rsidRPr="00000000">
              <w:rPr>
                <w:rFonts w:ascii="Calibri" w:cs="Calibri" w:eastAsia="Calibri" w:hAnsi="Calibri"/>
                <w:sz w:val="16"/>
                <w:szCs w:val="16"/>
                <w:rtl w:val="0"/>
              </w:rPr>
              <w:t xml:space="preserve">application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5">
            <w:pPr>
              <w:spacing w:after="0" w:before="0" w:lineRule="auto"/>
              <w:rPr/>
            </w:pPr>
            <w:r w:rsidDel="00000000" w:rsidR="00000000" w:rsidRPr="00000000">
              <w:rPr>
                <w:rFonts w:ascii="Calibri" w:cs="Calibri" w:eastAsia="Calibri" w:hAnsi="Calibri"/>
                <w:sz w:val="16"/>
                <w:szCs w:val="16"/>
                <w:rtl w:val="0"/>
              </w:rPr>
              <w:t xml:space="preserve">application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6">
            <w:pPr>
              <w:spacing w:after="0" w:before="0" w:lineRule="auto"/>
              <w:rPr/>
            </w:pPr>
            <w:r w:rsidDel="00000000" w:rsidR="00000000" w:rsidRPr="00000000">
              <w:rPr>
                <w:rFonts w:ascii="Calibri" w:cs="Calibri" w:eastAsia="Calibri" w:hAnsi="Calibri"/>
                <w:sz w:val="16"/>
                <w:szCs w:val="16"/>
                <w:rtl w:val="0"/>
              </w:rPr>
              <w:t xml:space="preserve">evaluation, selection</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7">
            <w:pPr>
              <w:spacing w:after="0" w:before="0" w:lineRule="auto"/>
              <w:rPr/>
            </w:pPr>
            <w:r w:rsidDel="00000000" w:rsidR="00000000" w:rsidRPr="00000000">
              <w:rPr>
                <w:rFonts w:ascii="Calibri" w:cs="Calibri" w:eastAsia="Calibri" w:hAnsi="Calibri"/>
                <w:sz w:val="16"/>
                <w:szCs w:val="16"/>
                <w:rtl w:val="0"/>
              </w:rPr>
              <w:t xml:space="preserve">related to their area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79">
            <w:pPr>
              <w:spacing w:after="0" w:before="0" w:lineRule="auto"/>
              <w:rPr/>
            </w:pPr>
            <w:r w:rsidDel="00000000" w:rsidR="00000000" w:rsidRPr="00000000">
              <w:rPr>
                <w:rFonts w:ascii="Calibri" w:cs="Calibri" w:eastAsia="Calibri" w:hAnsi="Calibri"/>
                <w:sz w:val="16"/>
                <w:szCs w:val="16"/>
                <w:rtl w:val="0"/>
              </w:rPr>
              <w:t xml:space="preserve">limitations.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7A">
            <w:pPr>
              <w:spacing w:after="0" w:before="0" w:lineRule="auto"/>
              <w:rPr/>
            </w:pPr>
            <w:r w:rsidDel="00000000" w:rsidR="00000000" w:rsidRPr="00000000">
              <w:rPr>
                <w:rFonts w:ascii="Calibri" w:cs="Calibri" w:eastAsia="Calibri" w:hAnsi="Calibri"/>
                <w:sz w:val="16"/>
                <w:szCs w:val="16"/>
                <w:rtl w:val="0"/>
              </w:rPr>
              <w:t xml:space="preserve">range of 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B">
            <w:pPr>
              <w:spacing w:after="0" w:before="0" w:lineRule="auto"/>
              <w:rPr/>
            </w:pPr>
            <w:r w:rsidDel="00000000" w:rsidR="00000000" w:rsidRPr="00000000">
              <w:rPr>
                <w:rFonts w:ascii="Calibri" w:cs="Calibri" w:eastAsia="Calibri" w:hAnsi="Calibri"/>
                <w:sz w:val="16"/>
                <w:szCs w:val="16"/>
                <w:rtl w:val="0"/>
              </w:rPr>
              <w:t xml:space="preserve">range of appropriate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C">
            <w:pPr>
              <w:spacing w:after="0" w:before="0" w:lineRule="auto"/>
              <w:rPr/>
            </w:pPr>
            <w:r w:rsidDel="00000000" w:rsidR="00000000" w:rsidRPr="00000000">
              <w:rPr>
                <w:rFonts w:ascii="Calibri" w:cs="Calibri" w:eastAsia="Calibri" w:hAnsi="Calibri"/>
                <w:sz w:val="16"/>
                <w:szCs w:val="16"/>
                <w:rtl w:val="0"/>
              </w:rPr>
              <w:t xml:space="preserve">a wide-range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D">
            <w:pPr>
              <w:spacing w:after="0" w:before="0" w:lineRule="auto"/>
              <w:rPr/>
            </w:pPr>
            <w:r w:rsidDel="00000000" w:rsidR="00000000" w:rsidRPr="00000000">
              <w:rPr>
                <w:rFonts w:ascii="Calibri" w:cs="Calibri" w:eastAsia="Calibri" w:hAnsi="Calibri"/>
                <w:sz w:val="16"/>
                <w:szCs w:val="16"/>
                <w:rtl w:val="0"/>
              </w:rPr>
              <w:t xml:space="preserve">appropriate 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E">
            <w:pPr>
              <w:spacing w:after="0" w:before="0" w:lineRule="auto"/>
              <w:rPr/>
            </w:pPr>
            <w:r w:rsidDel="00000000" w:rsidR="00000000" w:rsidRPr="00000000">
              <w:rPr>
                <w:rFonts w:ascii="Calibri" w:cs="Calibri" w:eastAsia="Calibri" w:hAnsi="Calibri"/>
                <w:sz w:val="16"/>
                <w:szCs w:val="16"/>
                <w:rtl w:val="0"/>
              </w:rPr>
              <w:t xml:space="preserve">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7F">
            <w:pPr>
              <w:spacing w:after="0" w:before="0" w:lineRule="auto"/>
              <w:rPr/>
            </w:pPr>
            <w:r w:rsidDel="00000000" w:rsidR="00000000" w:rsidRPr="00000000">
              <w:rPr>
                <w:rFonts w:ascii="Calibri" w:cs="Calibri" w:eastAsia="Calibri" w:hAnsi="Calibri"/>
                <w:sz w:val="16"/>
                <w:szCs w:val="16"/>
                <w:rtl w:val="0"/>
              </w:rPr>
              <w:t xml:space="preserve">and application of</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0">
            <w:pPr>
              <w:spacing w:after="0" w:before="0" w:lineRule="auto"/>
              <w:rPr/>
            </w:pPr>
            <w:r w:rsidDel="00000000" w:rsidR="00000000" w:rsidRPr="00000000">
              <w:rPr>
                <w:rFonts w:ascii="Calibri" w:cs="Calibri" w:eastAsia="Calibri" w:hAnsi="Calibri"/>
                <w:sz w:val="16"/>
                <w:szCs w:val="16"/>
                <w:rtl w:val="0"/>
              </w:rPr>
              <w:t xml:space="preserve">of study or 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8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8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4">
            <w:pPr>
              <w:spacing w:after="0" w:before="0" w:lineRule="auto"/>
              <w:rPr/>
            </w:pPr>
            <w:r w:rsidDel="00000000" w:rsidR="00000000" w:rsidRPr="00000000">
              <w:rPr>
                <w:rFonts w:ascii="Calibri" w:cs="Calibri" w:eastAsia="Calibri" w:hAnsi="Calibri"/>
                <w:sz w:val="16"/>
                <w:szCs w:val="16"/>
                <w:rtl w:val="0"/>
              </w:rPr>
              <w:t xml:space="preserve">methods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sz w:val="16"/>
                <w:szCs w:val="16"/>
                <w:rtl w:val="0"/>
              </w:rPr>
              <w:t xml:space="preserve">methods.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6">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88">
            <w:pPr>
              <w:spacing w:after="0" w:before="0" w:lineRule="auto"/>
              <w:rPr/>
            </w:pPr>
            <w:r w:rsidDel="00000000" w:rsidR="00000000" w:rsidRPr="00000000">
              <w:rPr>
                <w:rFonts w:ascii="Calibri" w:cs="Calibri" w:eastAsia="Calibri" w:hAnsi="Calibri"/>
                <w:sz w:val="16"/>
                <w:szCs w:val="16"/>
                <w:rtl w:val="0"/>
              </w:rPr>
              <w:t xml:space="preserve">methods.</w:t>
            </w: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89">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8A">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18B">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18C">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8D">
            <w:pPr>
              <w:spacing w:after="0" w:before="0" w:lineRule="auto"/>
              <w:rPr/>
            </w:pPr>
            <w:r w:rsidDel="00000000" w:rsidR="00000000" w:rsidRPr="00000000">
              <w:rPr>
                <w:rFonts w:ascii="Calibri" w:cs="Calibri" w:eastAsia="Calibri" w:hAnsi="Calibri"/>
                <w:sz w:val="16"/>
                <w:szCs w:val="16"/>
                <w:rtl w:val="0"/>
              </w:rPr>
              <w:t xml:space="preserve">evaluating their use.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8E">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8F">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90">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91">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0" w:before="170" w:lineRule="auto"/>
        <w:rPr/>
      </w:pPr>
      <w:r w:rsidDel="00000000" w:rsidR="00000000" w:rsidRPr="00000000">
        <w:rPr>
          <w:rFonts w:ascii="Trebuchet MS" w:cs="Trebuchet MS" w:eastAsia="Trebuchet MS" w:hAnsi="Trebuchet MS"/>
          <w:sz w:val="20"/>
          <w:szCs w:val="20"/>
          <w:rtl w:val="0"/>
        </w:rPr>
        <w:t xml:space="preserve">GRADING DESCRIPTORS: LEVEL 4</w:t>
      </w:r>
      <w:r w:rsidDel="00000000" w:rsidR="00000000" w:rsidRPr="00000000">
        <w:rPr>
          <w:rtl w:val="0"/>
        </w:rPr>
      </w:r>
    </w:p>
    <w:p w:rsidR="00000000" w:rsidDel="00000000" w:rsidP="00000000" w:rsidRDefault="00000000" w:rsidRPr="00000000" w14:paraId="00000194">
      <w:pPr>
        <w:spacing w:before="1" w:lineRule="auto"/>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tbl>
      <w:tblPr>
        <w:tblStyle w:val="Table5"/>
        <w:tblW w:w="13531.000000000002"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553"/>
        <w:gridCol w:w="1526"/>
        <w:gridCol w:w="1472"/>
        <w:gridCol w:w="1499"/>
        <w:gridCol w:w="1499"/>
        <w:gridCol w:w="1499"/>
        <w:gridCol w:w="1499"/>
        <w:gridCol w:w="1567"/>
        <w:tblGridChange w:id="0">
          <w:tblGrid>
            <w:gridCol w:w="1417"/>
            <w:gridCol w:w="1553"/>
            <w:gridCol w:w="1526"/>
            <w:gridCol w:w="1472"/>
            <w:gridCol w:w="1499"/>
            <w:gridCol w:w="1499"/>
            <w:gridCol w:w="1499"/>
            <w:gridCol w:w="1499"/>
            <w:gridCol w:w="1567"/>
          </w:tblGrid>
        </w:tblGridChange>
      </w:tblGrid>
      <w:tr>
        <w:trPr>
          <w:cantSplit w:val="0"/>
          <w:trHeight w:val="330" w:hRule="atLeast"/>
          <w:tblHeader w:val="0"/>
        </w:trPr>
        <w:tc>
          <w:tcPr>
            <w:gridSpan w:val="9"/>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95">
            <w:pPr>
              <w:spacing w:after="0" w:before="39" w:lineRule="auto"/>
              <w:rPr/>
            </w:pPr>
            <w:r w:rsidDel="00000000" w:rsidR="00000000" w:rsidRPr="00000000">
              <w:rPr>
                <w:rFonts w:ascii="Calibri" w:cs="Calibri" w:eastAsia="Calibri" w:hAnsi="Calibri"/>
                <w:b w:val="1"/>
                <w:sz w:val="20"/>
                <w:szCs w:val="20"/>
                <w:rtl w:val="0"/>
              </w:rPr>
              <w:t xml:space="preserve">RESEARCH &amp; ANALYSIS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9E">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12" w:val="single"/>
            </w:tcBorders>
            <w:shd w:fill="ffc000" w:val="clear"/>
            <w:vAlign w:val="top"/>
          </w:tcPr>
          <w:p w:rsidR="00000000" w:rsidDel="00000000" w:rsidP="00000000" w:rsidRDefault="00000000" w:rsidRPr="00000000" w14:paraId="0000019F">
            <w:pPr>
              <w:spacing w:after="0" w:before="37" w:lineRule="auto"/>
              <w:jc w:val="center"/>
              <w:rPr/>
            </w:pPr>
            <w:r w:rsidDel="00000000" w:rsidR="00000000" w:rsidRPr="00000000">
              <w:rPr>
                <w:rFonts w:ascii="Calibri" w:cs="Calibri" w:eastAsia="Calibri" w:hAnsi="Calibri"/>
                <w:b w:val="1"/>
                <w:color w:val="000000"/>
                <w:sz w:val="16"/>
                <w:szCs w:val="16"/>
                <w:rtl w:val="0"/>
              </w:rPr>
              <w:t xml:space="preserve">FAIL</w:t>
            </w: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shd w:fill="c2d49b" w:val="clear"/>
            <w:vAlign w:val="top"/>
          </w:tcPr>
          <w:p w:rsidR="00000000" w:rsidDel="00000000" w:rsidP="00000000" w:rsidRDefault="00000000" w:rsidRPr="00000000" w14:paraId="000001A1">
            <w:pPr>
              <w:spacing w:after="0" w:before="37" w:lineRule="auto"/>
              <w:jc w:val="center"/>
              <w:rPr/>
            </w:pPr>
            <w:r w:rsidDel="00000000" w:rsidR="00000000" w:rsidRPr="00000000">
              <w:rPr>
                <w:rFonts w:ascii="Calibri" w:cs="Calibri" w:eastAsia="Calibri" w:hAnsi="Calibri"/>
                <w:b w:val="1"/>
                <w:color w:val="000000"/>
                <w:sz w:val="16"/>
                <w:szCs w:val="16"/>
                <w:rtl w:val="0"/>
              </w:rPr>
              <w:t xml:space="preserve">PASS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A7">
            <w:pPr>
              <w:spacing w:after="0" w:before="37" w:lineRule="auto"/>
              <w:rPr/>
            </w:pPr>
            <w:r w:rsidDel="00000000" w:rsidR="00000000" w:rsidRPr="00000000">
              <w:rPr>
                <w:rFonts w:ascii="Calibri" w:cs="Calibri" w:eastAsia="Calibri" w:hAnsi="Calibri"/>
                <w:b w:val="1"/>
                <w:sz w:val="16"/>
                <w:szCs w:val="16"/>
                <w:rtl w:val="0"/>
              </w:rPr>
              <w:t xml:space="preserve">Threshold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A8">
            <w:pPr>
              <w:spacing w:after="0" w:before="37" w:lineRule="auto"/>
              <w:rPr/>
            </w:pPr>
            <w:r w:rsidDel="00000000" w:rsidR="00000000" w:rsidRPr="00000000">
              <w:rPr>
                <w:rFonts w:ascii="Calibri" w:cs="Calibri" w:eastAsia="Calibri" w:hAnsi="Calibri"/>
                <w:b w:val="1"/>
                <w:sz w:val="16"/>
                <w:szCs w:val="16"/>
                <w:rtl w:val="0"/>
              </w:rPr>
              <w:t xml:space="preserve">0-29%</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1A9">
            <w:pPr>
              <w:spacing w:after="0" w:before="37" w:lineRule="auto"/>
              <w:rPr/>
            </w:pPr>
            <w:r w:rsidDel="00000000" w:rsidR="00000000" w:rsidRPr="00000000">
              <w:rPr>
                <w:rFonts w:ascii="Calibri" w:cs="Calibri" w:eastAsia="Calibri" w:hAnsi="Calibri"/>
                <w:b w:val="1"/>
                <w:sz w:val="16"/>
                <w:szCs w:val="16"/>
                <w:rtl w:val="0"/>
              </w:rPr>
              <w:t xml:space="preserve">30-39%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1AA">
            <w:pPr>
              <w:spacing w:after="0" w:before="37" w:lineRule="auto"/>
              <w:rPr/>
            </w:pPr>
            <w:r w:rsidDel="00000000" w:rsidR="00000000" w:rsidRPr="00000000">
              <w:rPr>
                <w:rFonts w:ascii="Calibri" w:cs="Calibri" w:eastAsia="Calibri" w:hAnsi="Calibri"/>
                <w:b w:val="1"/>
                <w:sz w:val="16"/>
                <w:szCs w:val="16"/>
                <w:rtl w:val="0"/>
              </w:rPr>
              <w:t xml:space="preserve">40-49%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AB">
            <w:pPr>
              <w:spacing w:after="0" w:before="37" w:lineRule="auto"/>
              <w:rPr/>
            </w:pPr>
            <w:r w:rsidDel="00000000" w:rsidR="00000000" w:rsidRPr="00000000">
              <w:rPr>
                <w:rFonts w:ascii="Calibri" w:cs="Calibri" w:eastAsia="Calibri" w:hAnsi="Calibri"/>
                <w:b w:val="1"/>
                <w:sz w:val="16"/>
                <w:szCs w:val="16"/>
                <w:rtl w:val="0"/>
              </w:rPr>
              <w:t xml:space="preserve">50-59%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AC">
            <w:pPr>
              <w:spacing w:after="0" w:before="37" w:lineRule="auto"/>
              <w:rPr/>
            </w:pPr>
            <w:r w:rsidDel="00000000" w:rsidR="00000000" w:rsidRPr="00000000">
              <w:rPr>
                <w:rFonts w:ascii="Calibri" w:cs="Calibri" w:eastAsia="Calibri" w:hAnsi="Calibri"/>
                <w:b w:val="1"/>
                <w:sz w:val="16"/>
                <w:szCs w:val="16"/>
                <w:rtl w:val="0"/>
              </w:rPr>
              <w:t xml:space="preserve">60-69%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AD">
            <w:pPr>
              <w:spacing w:after="0" w:before="37" w:lineRule="auto"/>
              <w:rPr/>
            </w:pPr>
            <w:r w:rsidDel="00000000" w:rsidR="00000000" w:rsidRPr="00000000">
              <w:rPr>
                <w:rFonts w:ascii="Calibri" w:cs="Calibri" w:eastAsia="Calibri" w:hAnsi="Calibri"/>
                <w:b w:val="1"/>
                <w:sz w:val="16"/>
                <w:szCs w:val="16"/>
                <w:rtl w:val="0"/>
              </w:rPr>
              <w:t xml:space="preserve">70-79%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AE">
            <w:pPr>
              <w:spacing w:after="0" w:before="37" w:lineRule="auto"/>
              <w:rPr/>
            </w:pPr>
            <w:r w:rsidDel="00000000" w:rsidR="00000000" w:rsidRPr="00000000">
              <w:rPr>
                <w:rFonts w:ascii="Calibri" w:cs="Calibri" w:eastAsia="Calibri" w:hAnsi="Calibri"/>
                <w:b w:val="1"/>
                <w:sz w:val="16"/>
                <w:szCs w:val="16"/>
                <w:rtl w:val="0"/>
              </w:rPr>
              <w:t xml:space="preserve">80-89%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AF">
            <w:pPr>
              <w:spacing w:after="0" w:before="37" w:lineRule="auto"/>
              <w:rPr/>
            </w:pPr>
            <w:r w:rsidDel="00000000" w:rsidR="00000000" w:rsidRPr="00000000">
              <w:rPr>
                <w:rFonts w:ascii="Calibri" w:cs="Calibri" w:eastAsia="Calibri" w:hAnsi="Calibri"/>
                <w:b w:val="1"/>
                <w:sz w:val="16"/>
                <w:szCs w:val="16"/>
                <w:rtl w:val="0"/>
              </w:rPr>
              <w:t xml:space="preserve">90-100%</w:t>
            </w:r>
            <w:r w:rsidDel="00000000" w:rsidR="00000000" w:rsidRPr="00000000">
              <w:rPr>
                <w:rtl w:val="0"/>
              </w:rPr>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0">
            <w:pPr>
              <w:spacing w:after="0" w:before="39" w:lineRule="auto"/>
              <w:rPr/>
            </w:pPr>
            <w:r w:rsidDel="00000000" w:rsidR="00000000" w:rsidRPr="00000000">
              <w:rPr>
                <w:rFonts w:ascii="Calibri" w:cs="Calibri" w:eastAsia="Calibri" w:hAnsi="Calibri"/>
                <w:sz w:val="16"/>
                <w:szCs w:val="16"/>
                <w:rtl w:val="0"/>
              </w:rPr>
              <w:t xml:space="preserve">Shows an ability to evaluate and interpret underlying concepts within the context of the area of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1">
            <w:pPr>
              <w:spacing w:after="0" w:before="39" w:lineRule="auto"/>
              <w:rPr/>
            </w:pPr>
            <w:r w:rsidDel="00000000" w:rsidR="00000000" w:rsidRPr="00000000">
              <w:rPr>
                <w:rFonts w:ascii="Calibri" w:cs="Calibri" w:eastAsia="Calibri" w:hAnsi="Calibri"/>
                <w:sz w:val="16"/>
                <w:szCs w:val="16"/>
                <w:rtl w:val="0"/>
              </w:rPr>
              <w:t xml:space="preserve">Little to no evidence of ability to evaluate or interpret underlying concepts to support the area of study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1B2">
            <w:pPr>
              <w:spacing w:after="0" w:before="39" w:lineRule="auto"/>
              <w:rPr/>
            </w:pPr>
            <w:r w:rsidDel="00000000" w:rsidR="00000000" w:rsidRPr="00000000">
              <w:rPr>
                <w:rFonts w:ascii="Calibri" w:cs="Calibri" w:eastAsia="Calibri" w:hAnsi="Calibri"/>
                <w:sz w:val="16"/>
                <w:szCs w:val="16"/>
                <w:rtl w:val="0"/>
              </w:rPr>
              <w:t xml:space="preserve">Low evidence of ability to evaluate or interpret underlying concepts to support the area of study</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1B3">
            <w:pPr>
              <w:spacing w:after="0" w:before="39" w:lineRule="auto"/>
              <w:rPr/>
            </w:pPr>
            <w:r w:rsidDel="00000000" w:rsidR="00000000" w:rsidRPr="00000000">
              <w:rPr>
                <w:rFonts w:ascii="Calibri" w:cs="Calibri" w:eastAsia="Calibri" w:hAnsi="Calibri"/>
                <w:sz w:val="16"/>
                <w:szCs w:val="16"/>
                <w:rtl w:val="0"/>
              </w:rPr>
              <w:t xml:space="preserve">Competent ability to evaluate or interpret underlying concepts and displays the ability to extract relevant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4">
            <w:pPr>
              <w:spacing w:after="0" w:before="39" w:lineRule="auto"/>
              <w:rPr/>
            </w:pPr>
            <w:r w:rsidDel="00000000" w:rsidR="00000000" w:rsidRPr="00000000">
              <w:rPr>
                <w:rFonts w:ascii="Calibri" w:cs="Calibri" w:eastAsia="Calibri" w:hAnsi="Calibri"/>
                <w:sz w:val="16"/>
                <w:szCs w:val="16"/>
                <w:rtl w:val="0"/>
              </w:rPr>
              <w:t xml:space="preserve">Satisfactory ability to evaluate or interpret underlying concepts using established techniques accurately and can critically appraise academic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5">
            <w:pPr>
              <w:spacing w:after="0" w:before="39" w:lineRule="auto"/>
              <w:rPr/>
            </w:pPr>
            <w:r w:rsidDel="00000000" w:rsidR="00000000" w:rsidRPr="00000000">
              <w:rPr>
                <w:rFonts w:ascii="Calibri" w:cs="Calibri" w:eastAsia="Calibri" w:hAnsi="Calibri"/>
                <w:sz w:val="16"/>
                <w:szCs w:val="16"/>
                <w:rtl w:val="0"/>
              </w:rPr>
              <w:t xml:space="preserve">Good ability to evaluate or interpret underlying concepts using established techniques accurately and can critically evaluate academic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6">
            <w:pPr>
              <w:spacing w:after="0" w:before="39" w:lineRule="auto"/>
              <w:rPr/>
            </w:pPr>
            <w:r w:rsidDel="00000000" w:rsidR="00000000" w:rsidRPr="00000000">
              <w:rPr>
                <w:rFonts w:ascii="Calibri" w:cs="Calibri" w:eastAsia="Calibri" w:hAnsi="Calibri"/>
                <w:sz w:val="16"/>
                <w:szCs w:val="16"/>
                <w:rtl w:val="0"/>
              </w:rPr>
              <w:t xml:space="preserve">Very good ability to evaluate or interpret range of concepts using established techniques accurately and possesses a well- developed ability to critically evaluate a wide range of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7">
            <w:pPr>
              <w:spacing w:after="0" w:before="39" w:lineRule="auto"/>
              <w:rPr/>
            </w:pPr>
            <w:r w:rsidDel="00000000" w:rsidR="00000000" w:rsidRPr="00000000">
              <w:rPr>
                <w:rFonts w:ascii="Calibri" w:cs="Calibri" w:eastAsia="Calibri" w:hAnsi="Calibri"/>
                <w:sz w:val="16"/>
                <w:szCs w:val="16"/>
                <w:rtl w:val="0"/>
              </w:rPr>
              <w:t xml:space="preserve">Excellent ability to evaluate or interpret wide range concepts using established techniques accurately and possesses a well- developed ability to critically evaluate a wide range of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8">
            <w:pPr>
              <w:spacing w:after="0" w:before="39" w:lineRule="auto"/>
              <w:rPr/>
            </w:pPr>
            <w:r w:rsidDel="00000000" w:rsidR="00000000" w:rsidRPr="00000000">
              <w:rPr>
                <w:rFonts w:ascii="Calibri" w:cs="Calibri" w:eastAsia="Calibri" w:hAnsi="Calibri"/>
                <w:sz w:val="16"/>
                <w:szCs w:val="16"/>
                <w:rtl w:val="0"/>
              </w:rPr>
              <w:t xml:space="preserve">Exceptional ability to evaluate a range of concepts using established techniques accurately well beyond the usual range, together with critical evaluation, to advance work or direct arguments.</w:t>
            </w:r>
            <w:r w:rsidDel="00000000" w:rsidR="00000000" w:rsidRPr="00000000">
              <w:rPr>
                <w:rtl w:val="0"/>
              </w:rPr>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9">
            <w:pPr>
              <w:spacing w:after="0" w:before="37" w:lineRule="auto"/>
              <w:rPr/>
            </w:pPr>
            <w:r w:rsidDel="00000000" w:rsidR="00000000" w:rsidRPr="00000000">
              <w:rPr>
                <w:rFonts w:ascii="Calibri" w:cs="Calibri" w:eastAsia="Calibri" w:hAnsi="Calibri"/>
                <w:sz w:val="16"/>
                <w:szCs w:val="16"/>
                <w:rtl w:val="0"/>
              </w:rPr>
              <w:t xml:space="preserve">Ability to present, evaluate and interpret qualitative and quantitative information, in order to develop lines of argument.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A">
            <w:pPr>
              <w:spacing w:after="0" w:before="37" w:lineRule="auto"/>
              <w:rPr/>
            </w:pPr>
            <w:r w:rsidDel="00000000" w:rsidR="00000000" w:rsidRPr="00000000">
              <w:rPr>
                <w:rFonts w:ascii="Calibri" w:cs="Calibri" w:eastAsia="Calibri" w:hAnsi="Calibri"/>
                <w:sz w:val="16"/>
                <w:szCs w:val="16"/>
                <w:rtl w:val="0"/>
              </w:rPr>
              <w:t xml:space="preserve">Little to no argument and explanations are difficult to understand and are not supported by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1BB">
            <w:pPr>
              <w:spacing w:after="0" w:before="37" w:lineRule="auto"/>
              <w:rPr/>
            </w:pPr>
            <w:r w:rsidDel="00000000" w:rsidR="00000000" w:rsidRPr="00000000">
              <w:rPr>
                <w:rFonts w:ascii="Calibri" w:cs="Calibri" w:eastAsia="Calibri" w:hAnsi="Calibri"/>
                <w:sz w:val="16"/>
                <w:szCs w:val="16"/>
                <w:rtl w:val="0"/>
              </w:rPr>
              <w:t xml:space="preserve">Low level argument and explanations are weak and/or poorly constructed, and do not evidence use of qualitative and quantitative information.</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1BC">
            <w:pPr>
              <w:spacing w:after="0" w:before="37" w:lineRule="auto"/>
              <w:rPr/>
            </w:pPr>
            <w:r w:rsidDel="00000000" w:rsidR="00000000" w:rsidRPr="00000000">
              <w:rPr>
                <w:rFonts w:ascii="Calibri" w:cs="Calibri" w:eastAsia="Calibri" w:hAnsi="Calibri"/>
                <w:sz w:val="16"/>
                <w:szCs w:val="16"/>
                <w:rtl w:val="0"/>
              </w:rPr>
              <w:t xml:space="preserve">Competent argument, with some evaluation and interpretation of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D">
            <w:pPr>
              <w:spacing w:after="0" w:before="37" w:lineRule="auto"/>
              <w:rPr/>
            </w:pPr>
            <w:r w:rsidDel="00000000" w:rsidR="00000000" w:rsidRPr="00000000">
              <w:rPr>
                <w:rFonts w:ascii="Calibri" w:cs="Calibri" w:eastAsia="Calibri" w:hAnsi="Calibri"/>
                <w:sz w:val="16"/>
                <w:szCs w:val="16"/>
                <w:rtl w:val="0"/>
              </w:rPr>
              <w:t xml:space="preserve">Satisfactory argument with supporting evidence and has demonstrated the ability to consider and evaluate a range of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E">
            <w:pPr>
              <w:spacing w:after="0" w:before="37" w:lineRule="auto"/>
              <w:rPr/>
            </w:pPr>
            <w:r w:rsidDel="00000000" w:rsidR="00000000" w:rsidRPr="00000000">
              <w:rPr>
                <w:rFonts w:ascii="Calibri" w:cs="Calibri" w:eastAsia="Calibri" w:hAnsi="Calibri"/>
                <w:sz w:val="16"/>
                <w:szCs w:val="16"/>
                <w:rtl w:val="0"/>
              </w:rPr>
              <w:t xml:space="preserve">Good coherent, substantiated arguments, as well as the ability to consider, evaluate and synthesise a range of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BF">
            <w:pPr>
              <w:spacing w:after="0" w:before="37" w:lineRule="auto"/>
              <w:ind w:left="3" w:hanging="3"/>
              <w:rPr/>
            </w:pPr>
            <w:r w:rsidDel="00000000" w:rsidR="00000000" w:rsidRPr="00000000">
              <w:rPr>
                <w:rFonts w:ascii="Calibri" w:cs="Calibri" w:eastAsia="Calibri" w:hAnsi="Calibri"/>
                <w:sz w:val="16"/>
                <w:szCs w:val="16"/>
                <w:rtl w:val="0"/>
              </w:rPr>
              <w:t xml:space="preserve">Very good coherent and well substantiated arguments which systematically considers and critically synthesises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C0">
            <w:pPr>
              <w:spacing w:after="0" w:before="39" w:lineRule="auto"/>
              <w:rPr/>
            </w:pPr>
            <w:r w:rsidDel="00000000" w:rsidR="00000000" w:rsidRPr="00000000">
              <w:rPr>
                <w:rFonts w:ascii="Calibri" w:cs="Calibri" w:eastAsia="Calibri" w:hAnsi="Calibri"/>
                <w:sz w:val="16"/>
                <w:szCs w:val="16"/>
                <w:rtl w:val="0"/>
              </w:rPr>
              <w:t xml:space="preserve">Excellent argument which systematically considers and critically synthesises advanced qualitative and quantitative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C1">
            <w:pPr>
              <w:spacing w:after="0" w:before="39" w:lineRule="auto"/>
              <w:rPr/>
            </w:pPr>
            <w:r w:rsidDel="00000000" w:rsidR="00000000" w:rsidRPr="00000000">
              <w:rPr>
                <w:rFonts w:ascii="Calibri" w:cs="Calibri" w:eastAsia="Calibri" w:hAnsi="Calibri"/>
                <w:sz w:val="16"/>
                <w:szCs w:val="16"/>
                <w:rtl w:val="0"/>
              </w:rPr>
              <w:t xml:space="preserve">Exceptional argument with advanced critical insight and interpretation of complex qualitative and quantitative information.</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2">
            <w:pPr>
              <w:spacing w:after="0" w:before="39" w:lineRule="auto"/>
              <w:rPr/>
            </w:pPr>
            <w:r w:rsidDel="00000000" w:rsidR="00000000" w:rsidRPr="00000000">
              <w:rPr>
                <w:rFonts w:ascii="Calibri" w:cs="Calibri" w:eastAsia="Calibri" w:hAnsi="Calibri"/>
                <w:sz w:val="16"/>
                <w:szCs w:val="16"/>
                <w:rtl w:val="0"/>
              </w:rPr>
              <w:t xml:space="preserve">Make sound</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3">
            <w:pPr>
              <w:spacing w:after="0" w:before="39" w:lineRule="auto"/>
              <w:rPr/>
            </w:pPr>
            <w:r w:rsidDel="00000000" w:rsidR="00000000" w:rsidRPr="00000000">
              <w:rPr>
                <w:rFonts w:ascii="Calibri" w:cs="Calibri" w:eastAsia="Calibri" w:hAnsi="Calibri"/>
                <w:sz w:val="16"/>
                <w:szCs w:val="16"/>
                <w:rtl w:val="0"/>
              </w:rPr>
              <w:t xml:space="preserve">Little to no sources</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1C4">
            <w:pPr>
              <w:spacing w:after="0" w:before="39" w:lineRule="auto"/>
              <w:rPr/>
            </w:pPr>
            <w:r w:rsidDel="00000000" w:rsidR="00000000" w:rsidRPr="00000000">
              <w:rPr>
                <w:rFonts w:ascii="Calibri" w:cs="Calibri" w:eastAsia="Calibri" w:hAnsi="Calibri"/>
                <w:sz w:val="16"/>
                <w:szCs w:val="16"/>
                <w:rtl w:val="0"/>
              </w:rPr>
              <w:t xml:space="preserve">Low ability to select</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1C5">
            <w:pPr>
              <w:spacing w:after="0" w:before="39" w:lineRule="auto"/>
              <w:rPr/>
            </w:pPr>
            <w:r w:rsidDel="00000000" w:rsidR="00000000" w:rsidRPr="00000000">
              <w:rPr>
                <w:rFonts w:ascii="Calibri" w:cs="Calibri" w:eastAsia="Calibri" w:hAnsi="Calibri"/>
                <w:sz w:val="16"/>
                <w:szCs w:val="16"/>
                <w:rtl w:val="0"/>
              </w:rPr>
              <w:t xml:space="preserve">Competent selection,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6">
            <w:pPr>
              <w:spacing w:after="0" w:before="39" w:lineRule="auto"/>
              <w:rPr/>
            </w:pPr>
            <w:r w:rsidDel="00000000" w:rsidR="00000000" w:rsidRPr="00000000">
              <w:rPr>
                <w:rFonts w:ascii="Calibri" w:cs="Calibri" w:eastAsia="Calibri" w:hAnsi="Calibri"/>
                <w:sz w:val="16"/>
                <w:szCs w:val="16"/>
                <w:rtl w:val="0"/>
              </w:rPr>
              <w:t xml:space="preserve">Satisfactory selection,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7">
            <w:pPr>
              <w:spacing w:after="0" w:before="39" w:lineRule="auto"/>
              <w:rPr/>
            </w:pPr>
            <w:r w:rsidDel="00000000" w:rsidR="00000000" w:rsidRPr="00000000">
              <w:rPr>
                <w:rFonts w:ascii="Calibri" w:cs="Calibri" w:eastAsia="Calibri" w:hAnsi="Calibri"/>
                <w:sz w:val="16"/>
                <w:szCs w:val="16"/>
                <w:rtl w:val="0"/>
              </w:rPr>
              <w:t xml:space="preserve">Good critical</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8">
            <w:pPr>
              <w:spacing w:after="0" w:before="39" w:lineRule="auto"/>
              <w:rPr/>
            </w:pPr>
            <w:r w:rsidDel="00000000" w:rsidR="00000000" w:rsidRPr="00000000">
              <w:rPr>
                <w:rFonts w:ascii="Calibri" w:cs="Calibri" w:eastAsia="Calibri" w:hAnsi="Calibri"/>
                <w:sz w:val="16"/>
                <w:szCs w:val="16"/>
                <w:rtl w:val="0"/>
              </w:rPr>
              <w:t xml:space="preserve">Very good synthesis</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9">
            <w:pPr>
              <w:spacing w:after="0" w:before="39" w:lineRule="auto"/>
              <w:rPr/>
            </w:pPr>
            <w:r w:rsidDel="00000000" w:rsidR="00000000" w:rsidRPr="00000000">
              <w:rPr>
                <w:rFonts w:ascii="Calibri" w:cs="Calibri" w:eastAsia="Calibri" w:hAnsi="Calibri"/>
                <w:sz w:val="16"/>
                <w:szCs w:val="16"/>
                <w:rtl w:val="0"/>
              </w:rPr>
              <w:t xml:space="preserve">Excellent synthesis of</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1CA">
            <w:pPr>
              <w:spacing w:after="0" w:before="39" w:lineRule="auto"/>
              <w:rPr/>
            </w:pPr>
            <w:r w:rsidDel="00000000" w:rsidR="00000000" w:rsidRPr="00000000">
              <w:rPr>
                <w:rFonts w:ascii="Calibri" w:cs="Calibri" w:eastAsia="Calibri" w:hAnsi="Calibri"/>
                <w:sz w:val="16"/>
                <w:szCs w:val="16"/>
                <w:rtl w:val="0"/>
              </w:rPr>
              <w:t xml:space="preserve">Exceptional synthesis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CB">
            <w:pPr>
              <w:spacing w:after="0" w:before="0" w:lineRule="auto"/>
              <w:rPr/>
            </w:pPr>
            <w:r w:rsidDel="00000000" w:rsidR="00000000" w:rsidRPr="00000000">
              <w:rPr>
                <w:rFonts w:ascii="Calibri" w:cs="Calibri" w:eastAsia="Calibri" w:hAnsi="Calibri"/>
                <w:sz w:val="16"/>
                <w:szCs w:val="16"/>
                <w:rtl w:val="0"/>
              </w:rPr>
              <w:t xml:space="preserve">judgements in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CC">
            <w:pPr>
              <w:spacing w:after="0" w:before="0" w:lineRule="auto"/>
              <w:rPr/>
            </w:pPr>
            <w:r w:rsidDel="00000000" w:rsidR="00000000" w:rsidRPr="00000000">
              <w:rPr>
                <w:rFonts w:ascii="Calibri" w:cs="Calibri" w:eastAsia="Calibri" w:hAnsi="Calibri"/>
                <w:sz w:val="16"/>
                <w:szCs w:val="16"/>
                <w:rtl w:val="0"/>
              </w:rPr>
              <w:t xml:space="preserve">and judgements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CD">
            <w:pPr>
              <w:spacing w:after="0" w:before="0" w:lineRule="auto"/>
              <w:rPr/>
            </w:pPr>
            <w:r w:rsidDel="00000000" w:rsidR="00000000" w:rsidRPr="00000000">
              <w:rPr>
                <w:rFonts w:ascii="Calibri" w:cs="Calibri" w:eastAsia="Calibri" w:hAnsi="Calibri"/>
                <w:sz w:val="16"/>
                <w:szCs w:val="16"/>
                <w:rtl w:val="0"/>
              </w:rPr>
              <w:t xml:space="preserve">and evaluate reading</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CE">
            <w:pPr>
              <w:spacing w:after="0" w:before="0" w:lineRule="auto"/>
              <w:rPr/>
            </w:pPr>
            <w:r w:rsidDel="00000000" w:rsidR="00000000" w:rsidRPr="00000000">
              <w:rPr>
                <w:rFonts w:ascii="Calibri" w:cs="Calibri" w:eastAsia="Calibri" w:hAnsi="Calibri"/>
                <w:sz w:val="16"/>
                <w:szCs w:val="16"/>
                <w:rtl w:val="0"/>
              </w:rPr>
              <w:t xml:space="preserve">evaluation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CF">
            <w:pPr>
              <w:spacing w:after="0" w:before="0" w:lineRule="auto"/>
              <w:rPr/>
            </w:pPr>
            <w:r w:rsidDel="00000000" w:rsidR="00000000" w:rsidRPr="00000000">
              <w:rPr>
                <w:rFonts w:ascii="Calibri" w:cs="Calibri" w:eastAsia="Calibri" w:hAnsi="Calibri"/>
                <w:sz w:val="16"/>
                <w:szCs w:val="16"/>
                <w:rtl w:val="0"/>
              </w:rPr>
              <w:t xml:space="preserve">evaluation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0">
            <w:pPr>
              <w:spacing w:after="0" w:before="0" w:lineRule="auto"/>
              <w:rPr/>
            </w:pPr>
            <w:r w:rsidDel="00000000" w:rsidR="00000000" w:rsidRPr="00000000">
              <w:rPr>
                <w:rFonts w:ascii="Calibri" w:cs="Calibri" w:eastAsia="Calibri" w:hAnsi="Calibri"/>
                <w:sz w:val="16"/>
                <w:szCs w:val="16"/>
                <w:rtl w:val="0"/>
              </w:rPr>
              <w:t xml:space="preserve">selection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1">
            <w:pPr>
              <w:spacing w:after="0" w:before="0" w:lineRule="auto"/>
              <w:rPr/>
            </w:pPr>
            <w:r w:rsidDel="00000000" w:rsidR="00000000" w:rsidRPr="00000000">
              <w:rPr>
                <w:rFonts w:ascii="Calibri" w:cs="Calibri" w:eastAsia="Calibri" w:hAnsi="Calibri"/>
                <w:sz w:val="16"/>
                <w:szCs w:val="16"/>
                <w:rtl w:val="0"/>
              </w:rPr>
              <w:t xml:space="preserve">of a broad range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2">
            <w:pPr>
              <w:spacing w:after="0" w:before="0" w:lineRule="auto"/>
              <w:rPr/>
            </w:pPr>
            <w:r w:rsidDel="00000000" w:rsidR="00000000" w:rsidRPr="00000000">
              <w:rPr>
                <w:rFonts w:ascii="Calibri" w:cs="Calibri" w:eastAsia="Calibri" w:hAnsi="Calibri"/>
                <w:sz w:val="16"/>
                <w:szCs w:val="16"/>
                <w:rtl w:val="0"/>
              </w:rPr>
              <w:t xml:space="preserve">a broad range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sz w:val="16"/>
                <w:szCs w:val="16"/>
                <w:rtl w:val="0"/>
              </w:rPr>
              <w:t xml:space="preserve">of a broad range of</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sz w:val="16"/>
                <w:szCs w:val="16"/>
                <w:rtl w:val="0"/>
              </w:rPr>
              <w:t xml:space="preserve">accordance with basic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5">
            <w:pPr>
              <w:spacing w:after="0" w:before="0" w:lineRule="auto"/>
              <w:rPr/>
            </w:pPr>
            <w:r w:rsidDel="00000000" w:rsidR="00000000" w:rsidRPr="00000000">
              <w:rPr>
                <w:rFonts w:ascii="Calibri" w:cs="Calibri" w:eastAsia="Calibri" w:hAnsi="Calibri"/>
                <w:sz w:val="16"/>
                <w:szCs w:val="16"/>
                <w:rtl w:val="0"/>
              </w:rPr>
              <w:t xml:space="preserve">considered with gaps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D6">
            <w:pPr>
              <w:spacing w:after="0" w:before="0" w:lineRule="auto"/>
              <w:rPr/>
            </w:pPr>
            <w:r w:rsidDel="00000000" w:rsidR="00000000" w:rsidRPr="00000000">
              <w:rPr>
                <w:rFonts w:ascii="Calibri" w:cs="Calibri" w:eastAsia="Calibri" w:hAnsi="Calibri"/>
                <w:sz w:val="16"/>
                <w:szCs w:val="16"/>
                <w:rtl w:val="0"/>
              </w:rPr>
              <w:t xml:space="preserve">and research to make</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D7">
            <w:pPr>
              <w:spacing w:after="0" w:before="0" w:lineRule="auto"/>
              <w:rPr/>
            </w:pPr>
            <w:r w:rsidDel="00000000" w:rsidR="00000000" w:rsidRPr="00000000">
              <w:rPr>
                <w:rFonts w:ascii="Calibri" w:cs="Calibri" w:eastAsia="Calibri" w:hAnsi="Calibri"/>
                <w:sz w:val="16"/>
                <w:szCs w:val="16"/>
                <w:rtl w:val="0"/>
              </w:rPr>
              <w:t xml:space="preserve">commentary on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8">
            <w:pPr>
              <w:spacing w:after="0" w:before="0" w:lineRule="auto"/>
              <w:rPr/>
            </w:pPr>
            <w:r w:rsidDel="00000000" w:rsidR="00000000" w:rsidRPr="00000000">
              <w:rPr>
                <w:rFonts w:ascii="Calibri" w:cs="Calibri" w:eastAsia="Calibri" w:hAnsi="Calibri"/>
                <w:sz w:val="16"/>
                <w:szCs w:val="16"/>
                <w:rtl w:val="0"/>
              </w:rPr>
              <w:t xml:space="preserve">commentary on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9">
            <w:pPr>
              <w:spacing w:after="0" w:before="0" w:lineRule="auto"/>
              <w:rPr/>
            </w:pPr>
            <w:r w:rsidDel="00000000" w:rsidR="00000000" w:rsidRPr="00000000">
              <w:rPr>
                <w:rFonts w:ascii="Calibri" w:cs="Calibri" w:eastAsia="Calibri" w:hAnsi="Calibri"/>
                <w:sz w:val="16"/>
                <w:szCs w:val="16"/>
                <w:rtl w:val="0"/>
              </w:rPr>
              <w:t xml:space="preserve">evaluation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A">
            <w:pPr>
              <w:spacing w:after="0" w:before="0" w:lineRule="auto"/>
              <w:rPr/>
            </w:pPr>
            <w:r w:rsidDel="00000000" w:rsidR="00000000" w:rsidRPr="00000000">
              <w:rPr>
                <w:rFonts w:ascii="Calibri" w:cs="Calibri" w:eastAsia="Calibri" w:hAnsi="Calibri"/>
                <w:sz w:val="16"/>
                <w:szCs w:val="16"/>
                <w:rtl w:val="0"/>
              </w:rPr>
              <w:t xml:space="preserve">research, primary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B">
            <w:pPr>
              <w:spacing w:after="0" w:before="0" w:lineRule="auto"/>
              <w:rPr/>
            </w:pPr>
            <w:r w:rsidDel="00000000" w:rsidR="00000000" w:rsidRPr="00000000">
              <w:rPr>
                <w:rFonts w:ascii="Calibri" w:cs="Calibri" w:eastAsia="Calibri" w:hAnsi="Calibri"/>
                <w:sz w:val="16"/>
                <w:szCs w:val="16"/>
                <w:rtl w:val="0"/>
              </w:rPr>
              <w:t xml:space="preserve">research, primary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C">
            <w:pPr>
              <w:spacing w:after="0" w:before="0" w:lineRule="auto"/>
              <w:rPr/>
            </w:pPr>
            <w:r w:rsidDel="00000000" w:rsidR="00000000" w:rsidRPr="00000000">
              <w:rPr>
                <w:rFonts w:ascii="Calibri" w:cs="Calibri" w:eastAsia="Calibri" w:hAnsi="Calibri"/>
                <w:sz w:val="16"/>
                <w:szCs w:val="16"/>
                <w:rtl w:val="0"/>
              </w:rPr>
              <w:t xml:space="preserve">research and primary</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D">
            <w:pPr>
              <w:spacing w:after="0" w:before="0" w:lineRule="auto"/>
              <w:rPr/>
            </w:pPr>
            <w:r w:rsidDel="00000000" w:rsidR="00000000" w:rsidRPr="00000000">
              <w:rPr>
                <w:rFonts w:ascii="Calibri" w:cs="Calibri" w:eastAsia="Calibri" w:hAnsi="Calibri"/>
                <w:sz w:val="16"/>
                <w:szCs w:val="16"/>
                <w:rtl w:val="0"/>
              </w:rPr>
              <w:t xml:space="preserve">theories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DE">
            <w:pPr>
              <w:spacing w:after="0" w:before="0" w:lineRule="auto"/>
              <w:rPr/>
            </w:pPr>
            <w:r w:rsidDel="00000000" w:rsidR="00000000" w:rsidRPr="00000000">
              <w:rPr>
                <w:rFonts w:ascii="Calibri" w:cs="Calibri" w:eastAsia="Calibri" w:hAnsi="Calibri"/>
                <w:sz w:val="16"/>
                <w:szCs w:val="16"/>
                <w:rtl w:val="0"/>
              </w:rPr>
              <w:t xml:space="preserve">in key understanding</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DF">
            <w:pPr>
              <w:spacing w:after="0" w:before="0" w:lineRule="auto"/>
              <w:rPr/>
            </w:pPr>
            <w:r w:rsidDel="00000000" w:rsidR="00000000" w:rsidRPr="00000000">
              <w:rPr>
                <w:rFonts w:ascii="Calibri" w:cs="Calibri" w:eastAsia="Calibri" w:hAnsi="Calibri"/>
                <w:sz w:val="16"/>
                <w:szCs w:val="16"/>
                <w:rtl w:val="0"/>
              </w:rPr>
              <w:t xml:space="preserve">judgements in line</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E0">
            <w:pPr>
              <w:spacing w:after="0" w:before="0" w:lineRule="auto"/>
              <w:rPr/>
            </w:pPr>
            <w:r w:rsidDel="00000000" w:rsidR="00000000" w:rsidRPr="00000000">
              <w:rPr>
                <w:rFonts w:ascii="Calibri" w:cs="Calibri" w:eastAsia="Calibri" w:hAnsi="Calibri"/>
                <w:sz w:val="16"/>
                <w:szCs w:val="16"/>
                <w:rtl w:val="0"/>
              </w:rPr>
              <w:t xml:space="preserve">reading, research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1">
            <w:pPr>
              <w:spacing w:after="0" w:before="0" w:lineRule="auto"/>
              <w:rPr/>
            </w:pPr>
            <w:r w:rsidDel="00000000" w:rsidR="00000000" w:rsidRPr="00000000">
              <w:rPr>
                <w:rFonts w:ascii="Calibri" w:cs="Calibri" w:eastAsia="Calibri" w:hAnsi="Calibri"/>
                <w:sz w:val="16"/>
                <w:szCs w:val="16"/>
                <w:rtl w:val="0"/>
              </w:rPr>
              <w:t xml:space="preserve">reading, research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2">
            <w:pPr>
              <w:spacing w:after="0" w:before="0" w:lineRule="auto"/>
              <w:rPr/>
            </w:pPr>
            <w:r w:rsidDel="00000000" w:rsidR="00000000" w:rsidRPr="00000000">
              <w:rPr>
                <w:rFonts w:ascii="Calibri" w:cs="Calibri" w:eastAsia="Calibri" w:hAnsi="Calibri"/>
                <w:sz w:val="16"/>
                <w:szCs w:val="16"/>
                <w:rtl w:val="0"/>
              </w:rPr>
              <w:t xml:space="preserve">research and primary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3">
            <w:pPr>
              <w:spacing w:after="0" w:before="0" w:lineRule="auto"/>
              <w:rPr/>
            </w:pPr>
            <w:r w:rsidDel="00000000" w:rsidR="00000000" w:rsidRPr="00000000">
              <w:rPr>
                <w:rFonts w:ascii="Calibri" w:cs="Calibri" w:eastAsia="Calibri" w:hAnsi="Calibri"/>
                <w:sz w:val="16"/>
                <w:szCs w:val="16"/>
                <w:rtl w:val="0"/>
              </w:rPr>
              <w:t xml:space="preserve">sources, views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4">
            <w:pPr>
              <w:spacing w:after="0" w:before="0" w:lineRule="auto"/>
              <w:rPr/>
            </w:pPr>
            <w:r w:rsidDel="00000000" w:rsidR="00000000" w:rsidRPr="00000000">
              <w:rPr>
                <w:rFonts w:ascii="Calibri" w:cs="Calibri" w:eastAsia="Calibri" w:hAnsi="Calibri"/>
                <w:sz w:val="16"/>
                <w:szCs w:val="16"/>
                <w:rtl w:val="0"/>
              </w:rPr>
              <w:t xml:space="preserve">sources, views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5">
            <w:pPr>
              <w:spacing w:after="0" w:before="0" w:lineRule="auto"/>
              <w:rPr/>
            </w:pPr>
            <w:r w:rsidDel="00000000" w:rsidR="00000000" w:rsidRPr="00000000">
              <w:rPr>
                <w:rFonts w:ascii="Calibri" w:cs="Calibri" w:eastAsia="Calibri" w:hAnsi="Calibri"/>
                <w:sz w:val="16"/>
                <w:szCs w:val="16"/>
                <w:rtl w:val="0"/>
              </w:rPr>
              <w:t xml:space="preserve">sources to make</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6">
            <w:pPr>
              <w:spacing w:after="0" w:before="0" w:lineRule="auto"/>
              <w:rPr/>
            </w:pPr>
            <w:r w:rsidDel="00000000" w:rsidR="00000000" w:rsidRPr="00000000">
              <w:rPr>
                <w:rFonts w:ascii="Calibri" w:cs="Calibri" w:eastAsia="Calibri" w:hAnsi="Calibri"/>
                <w:sz w:val="16"/>
                <w:szCs w:val="16"/>
                <w:rtl w:val="0"/>
              </w:rPr>
              <w:t xml:space="preserve">concepts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7">
            <w:pPr>
              <w:spacing w:after="0" w:before="0" w:lineRule="auto"/>
              <w:rPr/>
            </w:pPr>
            <w:r w:rsidDel="00000000" w:rsidR="00000000" w:rsidRPr="00000000">
              <w:rPr>
                <w:rFonts w:ascii="Calibri" w:cs="Calibri" w:eastAsia="Calibri" w:hAnsi="Calibri"/>
                <w:sz w:val="16"/>
                <w:szCs w:val="16"/>
                <w:rtl w:val="0"/>
              </w:rPr>
              <w:t xml:space="preserve">of key theories and</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E8">
            <w:pPr>
              <w:spacing w:after="0" w:before="0" w:lineRule="auto"/>
              <w:rPr/>
            </w:pPr>
            <w:r w:rsidDel="00000000" w:rsidR="00000000" w:rsidRPr="00000000">
              <w:rPr>
                <w:rFonts w:ascii="Calibri" w:cs="Calibri" w:eastAsia="Calibri" w:hAnsi="Calibri"/>
                <w:sz w:val="16"/>
                <w:szCs w:val="16"/>
                <w:rtl w:val="0"/>
              </w:rPr>
              <w:t xml:space="preserve">with basic theories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E9">
            <w:pPr>
              <w:spacing w:after="0" w:before="0" w:lineRule="auto"/>
              <w:rPr/>
            </w:pPr>
            <w:r w:rsidDel="00000000" w:rsidR="00000000" w:rsidRPr="00000000">
              <w:rPr>
                <w:rFonts w:ascii="Calibri" w:cs="Calibri" w:eastAsia="Calibri" w:hAnsi="Calibri"/>
                <w:sz w:val="16"/>
                <w:szCs w:val="16"/>
                <w:rtl w:val="0"/>
              </w:rPr>
              <w:t xml:space="preserve">primary sources to</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A">
            <w:pPr>
              <w:spacing w:after="0" w:before="0" w:lineRule="auto"/>
              <w:rPr/>
            </w:pPr>
            <w:r w:rsidDel="00000000" w:rsidR="00000000" w:rsidRPr="00000000">
              <w:rPr>
                <w:rFonts w:ascii="Calibri" w:cs="Calibri" w:eastAsia="Calibri" w:hAnsi="Calibri"/>
                <w:sz w:val="16"/>
                <w:szCs w:val="16"/>
                <w:rtl w:val="0"/>
              </w:rPr>
              <w:t xml:space="preserve">primary sources,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B">
            <w:pPr>
              <w:spacing w:after="0" w:before="0" w:lineRule="auto"/>
              <w:rPr/>
            </w:pPr>
            <w:r w:rsidDel="00000000" w:rsidR="00000000" w:rsidRPr="00000000">
              <w:rPr>
                <w:rFonts w:ascii="Calibri" w:cs="Calibri" w:eastAsia="Calibri" w:hAnsi="Calibri"/>
                <w:sz w:val="16"/>
                <w:szCs w:val="16"/>
                <w:rtl w:val="0"/>
              </w:rPr>
              <w:t xml:space="preserve">sources, usually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sz w:val="16"/>
                <w:szCs w:val="16"/>
                <w:rtl w:val="0"/>
              </w:rPr>
              <w:t xml:space="preserve">information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D">
            <w:pPr>
              <w:spacing w:after="0" w:before="0" w:lineRule="auto"/>
              <w:rPr/>
            </w:pPr>
            <w:r w:rsidDel="00000000" w:rsidR="00000000" w:rsidRPr="00000000">
              <w:rPr>
                <w:rFonts w:ascii="Calibri" w:cs="Calibri" w:eastAsia="Calibri" w:hAnsi="Calibri"/>
                <w:sz w:val="16"/>
                <w:szCs w:val="16"/>
                <w:rtl w:val="0"/>
              </w:rPr>
              <w:t xml:space="preserve">information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E">
            <w:pPr>
              <w:spacing w:after="0" w:before="0" w:lineRule="auto"/>
              <w:rPr/>
            </w:pPr>
            <w:r w:rsidDel="00000000" w:rsidR="00000000" w:rsidRPr="00000000">
              <w:rPr>
                <w:rFonts w:ascii="Calibri" w:cs="Calibri" w:eastAsia="Calibri" w:hAnsi="Calibri"/>
                <w:sz w:val="16"/>
                <w:szCs w:val="16"/>
                <w:rtl w:val="0"/>
              </w:rPr>
              <w:t xml:space="preserve">insightful judgements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EF">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0">
            <w:pPr>
              <w:spacing w:after="0" w:before="0" w:lineRule="auto"/>
              <w:rPr/>
            </w:pPr>
            <w:r w:rsidDel="00000000" w:rsidR="00000000" w:rsidRPr="00000000">
              <w:rPr>
                <w:rFonts w:ascii="Calibri" w:cs="Calibri" w:eastAsia="Calibri" w:hAnsi="Calibri"/>
                <w:sz w:val="16"/>
                <w:szCs w:val="16"/>
                <w:rtl w:val="0"/>
              </w:rPr>
              <w:t xml:space="preserve">concepts in their</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F1">
            <w:pPr>
              <w:spacing w:after="0" w:before="0" w:lineRule="auto"/>
              <w:rPr/>
            </w:pPr>
            <w:r w:rsidDel="00000000" w:rsidR="00000000" w:rsidRPr="00000000">
              <w:rPr>
                <w:rFonts w:ascii="Calibri" w:cs="Calibri" w:eastAsia="Calibri" w:hAnsi="Calibri"/>
                <w:sz w:val="16"/>
                <w:szCs w:val="16"/>
                <w:rtl w:val="0"/>
              </w:rPr>
              <w:t xml:space="preserve">and concepts of their</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F2">
            <w:pPr>
              <w:spacing w:after="0" w:before="0" w:lineRule="auto"/>
              <w:rPr/>
            </w:pPr>
            <w:r w:rsidDel="00000000" w:rsidR="00000000" w:rsidRPr="00000000">
              <w:rPr>
                <w:rFonts w:ascii="Calibri" w:cs="Calibri" w:eastAsia="Calibri" w:hAnsi="Calibri"/>
                <w:sz w:val="16"/>
                <w:szCs w:val="16"/>
                <w:rtl w:val="0"/>
              </w:rPr>
              <w:t xml:space="preserve">make judgements in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3">
            <w:pPr>
              <w:spacing w:after="0" w:before="0" w:lineRule="auto"/>
              <w:rPr/>
            </w:pPr>
            <w:r w:rsidDel="00000000" w:rsidR="00000000" w:rsidRPr="00000000">
              <w:rPr>
                <w:rFonts w:ascii="Calibri" w:cs="Calibri" w:eastAsia="Calibri" w:hAnsi="Calibri"/>
                <w:sz w:val="16"/>
                <w:szCs w:val="16"/>
                <w:rtl w:val="0"/>
              </w:rPr>
              <w:t xml:space="preserve">sometimes beyond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4">
            <w:pPr>
              <w:spacing w:after="0" w:before="0" w:lineRule="auto"/>
              <w:rPr/>
            </w:pPr>
            <w:r w:rsidDel="00000000" w:rsidR="00000000" w:rsidRPr="00000000">
              <w:rPr>
                <w:rFonts w:ascii="Calibri" w:cs="Calibri" w:eastAsia="Calibri" w:hAnsi="Calibri"/>
                <w:sz w:val="16"/>
                <w:szCs w:val="16"/>
                <w:rtl w:val="0"/>
              </w:rPr>
              <w:t xml:space="preserve">beyond the set range,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5">
            <w:pPr>
              <w:spacing w:after="0" w:before="0" w:lineRule="auto"/>
              <w:rPr/>
            </w:pPr>
            <w:r w:rsidDel="00000000" w:rsidR="00000000" w:rsidRPr="00000000">
              <w:rPr>
                <w:rFonts w:ascii="Calibri" w:cs="Calibri" w:eastAsia="Calibri" w:hAnsi="Calibri"/>
                <w:sz w:val="16"/>
                <w:szCs w:val="16"/>
                <w:rtl w:val="0"/>
              </w:rPr>
              <w:t xml:space="preserve">integration to make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6">
            <w:pPr>
              <w:spacing w:after="0" w:before="0" w:lineRule="auto"/>
              <w:rPr/>
            </w:pPr>
            <w:r w:rsidDel="00000000" w:rsidR="00000000" w:rsidRPr="00000000">
              <w:rPr>
                <w:rFonts w:ascii="Calibri" w:cs="Calibri" w:eastAsia="Calibri" w:hAnsi="Calibri"/>
                <w:sz w:val="16"/>
                <w:szCs w:val="16"/>
                <w:rtl w:val="0"/>
              </w:rPr>
              <w:t xml:space="preserve">integration to make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7">
            <w:pPr>
              <w:spacing w:after="0" w:before="0" w:lineRule="auto"/>
              <w:rPr/>
            </w:pPr>
            <w:r w:rsidDel="00000000" w:rsidR="00000000" w:rsidRPr="00000000">
              <w:rPr>
                <w:rFonts w:ascii="Calibri" w:cs="Calibri" w:eastAsia="Calibri" w:hAnsi="Calibri"/>
                <w:sz w:val="16"/>
                <w:szCs w:val="16"/>
                <w:rtl w:val="0"/>
              </w:rPr>
              <w:t xml:space="preserve">in line with basic and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9">
            <w:pPr>
              <w:spacing w:after="0" w:before="0" w:lineRule="auto"/>
              <w:rPr/>
            </w:pPr>
            <w:r w:rsidDel="00000000" w:rsidR="00000000" w:rsidRPr="00000000">
              <w:rPr>
                <w:rFonts w:ascii="Calibri" w:cs="Calibri" w:eastAsia="Calibri" w:hAnsi="Calibri"/>
                <w:sz w:val="16"/>
                <w:szCs w:val="16"/>
                <w:rtl w:val="0"/>
              </w:rPr>
              <w:t xml:space="preserve">subject of study.</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1FA">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1FB">
            <w:pPr>
              <w:spacing w:after="0" w:before="0" w:lineRule="auto"/>
              <w:rPr/>
            </w:pPr>
            <w:r w:rsidDel="00000000" w:rsidR="00000000" w:rsidRPr="00000000">
              <w:rPr>
                <w:rFonts w:ascii="Calibri" w:cs="Calibri" w:eastAsia="Calibri" w:hAnsi="Calibri"/>
                <w:sz w:val="16"/>
                <w:szCs w:val="16"/>
                <w:rtl w:val="0"/>
              </w:rPr>
              <w:t xml:space="preserve">line with basic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C">
            <w:pPr>
              <w:spacing w:after="0" w:before="0" w:lineRule="auto"/>
              <w:rPr/>
            </w:pPr>
            <w:r w:rsidDel="00000000" w:rsidR="00000000" w:rsidRPr="00000000">
              <w:rPr>
                <w:rFonts w:ascii="Calibri" w:cs="Calibri" w:eastAsia="Calibri" w:hAnsi="Calibri"/>
                <w:sz w:val="16"/>
                <w:szCs w:val="16"/>
                <w:rtl w:val="0"/>
              </w:rPr>
              <w:t xml:space="preserve">the set range, to</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D">
            <w:pPr>
              <w:spacing w:after="0" w:before="0" w:lineRule="auto"/>
              <w:rPr/>
            </w:pPr>
            <w:r w:rsidDel="00000000" w:rsidR="00000000" w:rsidRPr="00000000">
              <w:rPr>
                <w:rFonts w:ascii="Calibri" w:cs="Calibri" w:eastAsia="Calibri" w:hAnsi="Calibri"/>
                <w:sz w:val="16"/>
                <w:szCs w:val="16"/>
                <w:rtl w:val="0"/>
              </w:rPr>
              <w:t xml:space="preserve">to make judgements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E">
            <w:pPr>
              <w:spacing w:after="0" w:before="0" w:lineRule="auto"/>
              <w:rPr/>
            </w:pPr>
            <w:r w:rsidDel="00000000" w:rsidR="00000000" w:rsidRPr="00000000">
              <w:rPr>
                <w:rFonts w:ascii="Calibri" w:cs="Calibri" w:eastAsia="Calibri" w:hAnsi="Calibri"/>
                <w:sz w:val="16"/>
                <w:szCs w:val="16"/>
                <w:rtl w:val="0"/>
              </w:rPr>
              <w:t xml:space="preserve">judgements in line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1FF">
            <w:pPr>
              <w:spacing w:after="0" w:before="0" w:lineRule="auto"/>
              <w:rPr/>
            </w:pPr>
            <w:r w:rsidDel="00000000" w:rsidR="00000000" w:rsidRPr="00000000">
              <w:rPr>
                <w:rFonts w:ascii="Calibri" w:cs="Calibri" w:eastAsia="Calibri" w:hAnsi="Calibri"/>
                <w:sz w:val="16"/>
                <w:szCs w:val="16"/>
                <w:rtl w:val="0"/>
              </w:rPr>
              <w:t xml:space="preserve">judgements in line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0">
            <w:pPr>
              <w:spacing w:after="0" w:before="0" w:lineRule="auto"/>
              <w:rPr/>
            </w:pPr>
            <w:r w:rsidDel="00000000" w:rsidR="00000000" w:rsidRPr="00000000">
              <w:rPr>
                <w:rFonts w:ascii="Calibri" w:cs="Calibri" w:eastAsia="Calibri" w:hAnsi="Calibri"/>
                <w:sz w:val="16"/>
                <w:szCs w:val="16"/>
                <w:rtl w:val="0"/>
              </w:rPr>
              <w:t xml:space="preserve">advanced theories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03">
            <w:pPr>
              <w:spacing w:after="0" w:before="0" w:lineRule="auto"/>
              <w:rPr/>
            </w:pPr>
            <w:r w:rsidDel="00000000" w:rsidR="00000000" w:rsidRPr="00000000">
              <w:rPr>
                <w:rFonts w:ascii="Calibri" w:cs="Calibri" w:eastAsia="Calibri" w:hAnsi="Calibri"/>
                <w:sz w:val="16"/>
                <w:szCs w:val="16"/>
                <w:rtl w:val="0"/>
              </w:rPr>
              <w:t xml:space="preserve">with over-reliance on</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04">
            <w:pPr>
              <w:spacing w:after="0" w:before="0" w:lineRule="auto"/>
              <w:rPr/>
            </w:pPr>
            <w:r w:rsidDel="00000000" w:rsidR="00000000" w:rsidRPr="00000000">
              <w:rPr>
                <w:rFonts w:ascii="Calibri" w:cs="Calibri" w:eastAsia="Calibri" w:hAnsi="Calibri"/>
                <w:sz w:val="16"/>
                <w:szCs w:val="16"/>
                <w:rtl w:val="0"/>
              </w:rPr>
              <w:t xml:space="preserve">theories and concepts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5">
            <w:pPr>
              <w:spacing w:after="0" w:before="0" w:lineRule="auto"/>
              <w:rPr/>
            </w:pPr>
            <w:r w:rsidDel="00000000" w:rsidR="00000000" w:rsidRPr="00000000">
              <w:rPr>
                <w:rFonts w:ascii="Calibri" w:cs="Calibri" w:eastAsia="Calibri" w:hAnsi="Calibri"/>
                <w:sz w:val="16"/>
                <w:szCs w:val="16"/>
                <w:rtl w:val="0"/>
              </w:rPr>
              <w:t xml:space="preserve">make judgements in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6">
            <w:pPr>
              <w:spacing w:after="0" w:before="0" w:lineRule="auto"/>
              <w:rPr/>
            </w:pPr>
            <w:r w:rsidDel="00000000" w:rsidR="00000000" w:rsidRPr="00000000">
              <w:rPr>
                <w:rFonts w:ascii="Calibri" w:cs="Calibri" w:eastAsia="Calibri" w:hAnsi="Calibri"/>
                <w:sz w:val="16"/>
                <w:szCs w:val="16"/>
                <w:rtl w:val="0"/>
              </w:rPr>
              <w:t xml:space="preserve">in line with basic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7">
            <w:pPr>
              <w:spacing w:after="0" w:before="0" w:lineRule="auto"/>
              <w:rPr/>
            </w:pPr>
            <w:r w:rsidDel="00000000" w:rsidR="00000000" w:rsidRPr="00000000">
              <w:rPr>
                <w:rFonts w:ascii="Calibri" w:cs="Calibri" w:eastAsia="Calibri" w:hAnsi="Calibri"/>
                <w:sz w:val="16"/>
                <w:szCs w:val="16"/>
                <w:rtl w:val="0"/>
              </w:rPr>
              <w:t xml:space="preserve">with basic theories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8">
            <w:pPr>
              <w:spacing w:after="0" w:before="0" w:lineRule="auto"/>
              <w:rPr/>
            </w:pPr>
            <w:r w:rsidDel="00000000" w:rsidR="00000000" w:rsidRPr="00000000">
              <w:rPr>
                <w:rFonts w:ascii="Calibri" w:cs="Calibri" w:eastAsia="Calibri" w:hAnsi="Calibri"/>
                <w:sz w:val="16"/>
                <w:szCs w:val="16"/>
                <w:rtl w:val="0"/>
              </w:rPr>
              <w:t xml:space="preserve">with basic theories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9">
            <w:pPr>
              <w:spacing w:after="0" w:before="0" w:lineRule="auto"/>
              <w:rPr/>
            </w:pPr>
            <w:r w:rsidDel="00000000" w:rsidR="00000000" w:rsidRPr="00000000">
              <w:rPr>
                <w:rFonts w:ascii="Calibri" w:cs="Calibri" w:eastAsia="Calibri" w:hAnsi="Calibri"/>
                <w:sz w:val="16"/>
                <w:szCs w:val="16"/>
                <w:rtl w:val="0"/>
              </w:rPr>
              <w:t xml:space="preserve">and concepts in their</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0C">
            <w:pPr>
              <w:spacing w:after="0" w:before="0" w:lineRule="auto"/>
              <w:rPr/>
            </w:pPr>
            <w:r w:rsidDel="00000000" w:rsidR="00000000" w:rsidRPr="00000000">
              <w:rPr>
                <w:rFonts w:ascii="Calibri" w:cs="Calibri" w:eastAsia="Calibri" w:hAnsi="Calibri"/>
                <w:sz w:val="16"/>
                <w:szCs w:val="16"/>
                <w:rtl w:val="0"/>
              </w:rPr>
              <w:t xml:space="preserve">set sources.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0D">
            <w:pPr>
              <w:spacing w:after="0" w:before="0" w:lineRule="auto"/>
              <w:rPr/>
            </w:pPr>
            <w:r w:rsidDel="00000000" w:rsidR="00000000" w:rsidRPr="00000000">
              <w:rPr>
                <w:rFonts w:ascii="Calibri" w:cs="Calibri" w:eastAsia="Calibri" w:hAnsi="Calibri"/>
                <w:sz w:val="16"/>
                <w:szCs w:val="16"/>
                <w:rtl w:val="0"/>
              </w:rPr>
              <w:t xml:space="preserve">of their subject(s)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E">
            <w:pPr>
              <w:spacing w:after="0" w:before="0" w:lineRule="auto"/>
              <w:rPr/>
            </w:pPr>
            <w:r w:rsidDel="00000000" w:rsidR="00000000" w:rsidRPr="00000000">
              <w:rPr>
                <w:rFonts w:ascii="Calibri" w:cs="Calibri" w:eastAsia="Calibri" w:hAnsi="Calibri"/>
                <w:sz w:val="16"/>
                <w:szCs w:val="16"/>
                <w:rtl w:val="0"/>
              </w:rPr>
              <w:t xml:space="preserve">line with basic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0F">
            <w:pPr>
              <w:spacing w:after="0" w:before="0" w:lineRule="auto"/>
              <w:rPr/>
            </w:pPr>
            <w:r w:rsidDel="00000000" w:rsidR="00000000" w:rsidRPr="00000000">
              <w:rPr>
                <w:rFonts w:ascii="Calibri" w:cs="Calibri" w:eastAsia="Calibri" w:hAnsi="Calibri"/>
                <w:sz w:val="16"/>
                <w:szCs w:val="16"/>
                <w:rtl w:val="0"/>
              </w:rPr>
              <w:t xml:space="preserve">theories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0">
            <w:pPr>
              <w:spacing w:after="0" w:before="0" w:lineRule="auto"/>
              <w:rPr/>
            </w:pPr>
            <w:r w:rsidDel="00000000" w:rsidR="00000000" w:rsidRPr="00000000">
              <w:rPr>
                <w:rFonts w:ascii="Calibri" w:cs="Calibri" w:eastAsia="Calibri" w:hAnsi="Calibri"/>
                <w:sz w:val="16"/>
                <w:szCs w:val="16"/>
                <w:rtl w:val="0"/>
              </w:rPr>
              <w:t xml:space="preserve">and concepts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1">
            <w:pPr>
              <w:spacing w:after="0" w:before="0" w:lineRule="auto"/>
              <w:rPr/>
            </w:pPr>
            <w:r w:rsidDel="00000000" w:rsidR="00000000" w:rsidRPr="00000000">
              <w:rPr>
                <w:rFonts w:ascii="Calibri" w:cs="Calibri" w:eastAsia="Calibri" w:hAnsi="Calibri"/>
                <w:sz w:val="16"/>
                <w:szCs w:val="16"/>
                <w:rtl w:val="0"/>
              </w:rPr>
              <w:t xml:space="preserve">and concepts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2">
            <w:pPr>
              <w:spacing w:after="0" w:before="0" w:lineRule="auto"/>
              <w:rPr/>
            </w:pPr>
            <w:r w:rsidDel="00000000" w:rsidR="00000000" w:rsidRPr="00000000">
              <w:rPr>
                <w:rFonts w:ascii="Calibri" w:cs="Calibri" w:eastAsia="Calibri" w:hAnsi="Calibri"/>
                <w:sz w:val="16"/>
                <w:szCs w:val="16"/>
                <w:rtl w:val="0"/>
              </w:rPr>
              <w:t xml:space="preserve">subject of study.</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1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16">
            <w:pPr>
              <w:spacing w:after="0" w:before="0" w:lineRule="auto"/>
              <w:rPr/>
            </w:pPr>
            <w:r w:rsidDel="00000000" w:rsidR="00000000" w:rsidRPr="00000000">
              <w:rPr>
                <w:rFonts w:ascii="Calibri" w:cs="Calibri" w:eastAsia="Calibri" w:hAnsi="Calibri"/>
                <w:sz w:val="16"/>
                <w:szCs w:val="16"/>
                <w:rtl w:val="0"/>
              </w:rPr>
              <w:t xml:space="preserve">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7">
            <w:pPr>
              <w:spacing w:after="0" w:before="0" w:lineRule="auto"/>
              <w:rPr/>
            </w:pPr>
            <w:r w:rsidDel="00000000" w:rsidR="00000000" w:rsidRPr="00000000">
              <w:rPr>
                <w:rFonts w:ascii="Calibri" w:cs="Calibri" w:eastAsia="Calibri" w:hAnsi="Calibri"/>
                <w:sz w:val="16"/>
                <w:szCs w:val="16"/>
                <w:rtl w:val="0"/>
              </w:rPr>
              <w:t xml:space="preserve">theories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8">
            <w:pPr>
              <w:spacing w:after="0" w:before="0" w:lineRule="auto"/>
              <w:rPr/>
            </w:pPr>
            <w:r w:rsidDel="00000000" w:rsidR="00000000" w:rsidRPr="00000000">
              <w:rPr>
                <w:rFonts w:ascii="Calibri" w:cs="Calibri" w:eastAsia="Calibri" w:hAnsi="Calibri"/>
                <w:sz w:val="16"/>
                <w:szCs w:val="16"/>
                <w:rtl w:val="0"/>
              </w:rPr>
              <w:t xml:space="preserve">concepts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9">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A">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1D">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1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1F">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20">
            <w:pPr>
              <w:spacing w:after="0" w:before="0" w:lineRule="auto"/>
              <w:rPr/>
            </w:pPr>
            <w:r w:rsidDel="00000000" w:rsidR="00000000" w:rsidRPr="00000000">
              <w:rPr>
                <w:rFonts w:ascii="Calibri" w:cs="Calibri" w:eastAsia="Calibri" w:hAnsi="Calibri"/>
                <w:sz w:val="16"/>
                <w:szCs w:val="16"/>
                <w:rtl w:val="0"/>
              </w:rPr>
              <w:t xml:space="preserve">concepts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21">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2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2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2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5">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6">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27">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228">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9">
            <w:pPr>
              <w:spacing w:after="0" w:before="0" w:lineRule="auto"/>
              <w:rPr/>
            </w:pPr>
            <w:r w:rsidDel="00000000" w:rsidR="00000000" w:rsidRPr="00000000">
              <w:rPr>
                <w:rFonts w:ascii="Calibri" w:cs="Calibri" w:eastAsia="Calibri" w:hAnsi="Calibri"/>
                <w:sz w:val="16"/>
                <w:szCs w:val="16"/>
                <w:rtl w:val="0"/>
              </w:rPr>
              <w:t xml:space="preserve">subject(s) of study.</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A">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B">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C">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2D">
            <w:pPr>
              <w:spacing w:after="0" w:before="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0" w:before="170" w:lineRule="auto"/>
        <w:rPr/>
      </w:pPr>
      <w:r w:rsidDel="00000000" w:rsidR="00000000" w:rsidRPr="00000000">
        <w:rPr>
          <w:rFonts w:ascii="Trebuchet MS" w:cs="Trebuchet MS" w:eastAsia="Trebuchet MS" w:hAnsi="Trebuchet MS"/>
          <w:sz w:val="20"/>
          <w:szCs w:val="20"/>
          <w:rtl w:val="0"/>
        </w:rPr>
        <w:t xml:space="preserve">GRADING DESCRIPTORS: LEVEL 4</w:t>
      </w:r>
      <w:r w:rsidDel="00000000" w:rsidR="00000000" w:rsidRPr="00000000">
        <w:rPr>
          <w:rtl w:val="0"/>
        </w:rPr>
      </w:r>
    </w:p>
    <w:p w:rsidR="00000000" w:rsidDel="00000000" w:rsidP="00000000" w:rsidRDefault="00000000" w:rsidRPr="00000000" w14:paraId="00000230">
      <w:pPr>
        <w:spacing w:before="1" w:lineRule="auto"/>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tbl>
      <w:tblPr>
        <w:tblStyle w:val="Table6"/>
        <w:tblW w:w="13528.999999999998"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553"/>
        <w:gridCol w:w="1540"/>
        <w:gridCol w:w="1444"/>
        <w:gridCol w:w="1512"/>
        <w:gridCol w:w="1499"/>
        <w:gridCol w:w="1512"/>
        <w:gridCol w:w="1499"/>
        <w:gridCol w:w="1553"/>
        <w:tblGridChange w:id="0">
          <w:tblGrid>
            <w:gridCol w:w="1417"/>
            <w:gridCol w:w="1553"/>
            <w:gridCol w:w="1540"/>
            <w:gridCol w:w="1444"/>
            <w:gridCol w:w="1512"/>
            <w:gridCol w:w="1499"/>
            <w:gridCol w:w="1512"/>
            <w:gridCol w:w="1499"/>
            <w:gridCol w:w="1553"/>
          </w:tblGrid>
        </w:tblGridChange>
      </w:tblGrid>
      <w:tr>
        <w:trPr>
          <w:cantSplit w:val="0"/>
          <w:trHeight w:val="330" w:hRule="atLeast"/>
          <w:tblHeader w:val="0"/>
        </w:trPr>
        <w:tc>
          <w:tcPr>
            <w:gridSpan w:val="9"/>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31">
            <w:pPr>
              <w:spacing w:after="0" w:before="39" w:lineRule="auto"/>
              <w:rPr/>
            </w:pPr>
            <w:r w:rsidDel="00000000" w:rsidR="00000000" w:rsidRPr="00000000">
              <w:rPr>
                <w:rFonts w:ascii="Calibri" w:cs="Calibri" w:eastAsia="Calibri" w:hAnsi="Calibri"/>
                <w:sz w:val="20"/>
                <w:szCs w:val="20"/>
                <w:rtl w:val="0"/>
              </w:rPr>
              <w:t xml:space="preserve">ENGAGING WITH PRACTICE</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3A">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12" w:val="single"/>
            </w:tcBorders>
            <w:shd w:fill="ffc000" w:val="clear"/>
            <w:vAlign w:val="top"/>
          </w:tcPr>
          <w:p w:rsidR="00000000" w:rsidDel="00000000" w:rsidP="00000000" w:rsidRDefault="00000000" w:rsidRPr="00000000" w14:paraId="0000023B">
            <w:pPr>
              <w:spacing w:after="0" w:before="37" w:lineRule="auto"/>
              <w:jc w:val="center"/>
              <w:rPr/>
            </w:pPr>
            <w:r w:rsidDel="00000000" w:rsidR="00000000" w:rsidRPr="00000000">
              <w:rPr>
                <w:rFonts w:ascii="Calibri" w:cs="Calibri" w:eastAsia="Calibri" w:hAnsi="Calibri"/>
                <w:b w:val="1"/>
                <w:color w:val="000000"/>
                <w:sz w:val="16"/>
                <w:szCs w:val="16"/>
                <w:rtl w:val="0"/>
              </w:rPr>
              <w:t xml:space="preserve">FAIL</w:t>
            </w: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shd w:fill="c2d49b" w:val="clear"/>
            <w:vAlign w:val="top"/>
          </w:tcPr>
          <w:p w:rsidR="00000000" w:rsidDel="00000000" w:rsidP="00000000" w:rsidRDefault="00000000" w:rsidRPr="00000000" w14:paraId="0000023D">
            <w:pPr>
              <w:spacing w:after="0" w:before="37" w:lineRule="auto"/>
              <w:jc w:val="center"/>
              <w:rPr/>
            </w:pPr>
            <w:r w:rsidDel="00000000" w:rsidR="00000000" w:rsidRPr="00000000">
              <w:rPr>
                <w:rFonts w:ascii="Calibri" w:cs="Calibri" w:eastAsia="Calibri" w:hAnsi="Calibri"/>
                <w:b w:val="1"/>
                <w:color w:val="000000"/>
                <w:sz w:val="16"/>
                <w:szCs w:val="16"/>
                <w:rtl w:val="0"/>
              </w:rPr>
              <w:t xml:space="preserve">PASS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43">
            <w:pPr>
              <w:spacing w:after="0" w:before="37" w:lineRule="auto"/>
              <w:rPr/>
            </w:pPr>
            <w:r w:rsidDel="00000000" w:rsidR="00000000" w:rsidRPr="00000000">
              <w:rPr>
                <w:rFonts w:ascii="Calibri" w:cs="Calibri" w:eastAsia="Calibri" w:hAnsi="Calibri"/>
                <w:b w:val="1"/>
                <w:sz w:val="16"/>
                <w:szCs w:val="16"/>
                <w:rtl w:val="0"/>
              </w:rPr>
              <w:t xml:space="preserve">Threshold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44">
            <w:pPr>
              <w:spacing w:after="0" w:before="37" w:lineRule="auto"/>
              <w:rPr/>
            </w:pPr>
            <w:r w:rsidDel="00000000" w:rsidR="00000000" w:rsidRPr="00000000">
              <w:rPr>
                <w:rFonts w:ascii="Calibri" w:cs="Calibri" w:eastAsia="Calibri" w:hAnsi="Calibri"/>
                <w:b w:val="1"/>
                <w:sz w:val="16"/>
                <w:szCs w:val="16"/>
                <w:rtl w:val="0"/>
              </w:rPr>
              <w:t xml:space="preserve">0-29%</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45">
            <w:pPr>
              <w:spacing w:after="0" w:before="37" w:lineRule="auto"/>
              <w:rPr/>
            </w:pPr>
            <w:r w:rsidDel="00000000" w:rsidR="00000000" w:rsidRPr="00000000">
              <w:rPr>
                <w:rFonts w:ascii="Calibri" w:cs="Calibri" w:eastAsia="Calibri" w:hAnsi="Calibri"/>
                <w:b w:val="1"/>
                <w:sz w:val="16"/>
                <w:szCs w:val="16"/>
                <w:rtl w:val="0"/>
              </w:rPr>
              <w:t xml:space="preserve">30-39%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46">
            <w:pPr>
              <w:spacing w:after="0" w:before="37" w:lineRule="auto"/>
              <w:rPr/>
            </w:pPr>
            <w:r w:rsidDel="00000000" w:rsidR="00000000" w:rsidRPr="00000000">
              <w:rPr>
                <w:rFonts w:ascii="Calibri" w:cs="Calibri" w:eastAsia="Calibri" w:hAnsi="Calibri"/>
                <w:b w:val="1"/>
                <w:sz w:val="16"/>
                <w:szCs w:val="16"/>
                <w:rtl w:val="0"/>
              </w:rPr>
              <w:t xml:space="preserve">40-49%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47">
            <w:pPr>
              <w:spacing w:after="0" w:before="37" w:lineRule="auto"/>
              <w:rPr/>
            </w:pPr>
            <w:r w:rsidDel="00000000" w:rsidR="00000000" w:rsidRPr="00000000">
              <w:rPr>
                <w:rFonts w:ascii="Calibri" w:cs="Calibri" w:eastAsia="Calibri" w:hAnsi="Calibri"/>
                <w:b w:val="1"/>
                <w:sz w:val="16"/>
                <w:szCs w:val="16"/>
                <w:rtl w:val="0"/>
              </w:rPr>
              <w:t xml:space="preserve">50-59%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48">
            <w:pPr>
              <w:spacing w:after="0" w:before="37" w:lineRule="auto"/>
              <w:rPr/>
            </w:pPr>
            <w:r w:rsidDel="00000000" w:rsidR="00000000" w:rsidRPr="00000000">
              <w:rPr>
                <w:rFonts w:ascii="Calibri" w:cs="Calibri" w:eastAsia="Calibri" w:hAnsi="Calibri"/>
                <w:b w:val="1"/>
                <w:sz w:val="16"/>
                <w:szCs w:val="16"/>
                <w:rtl w:val="0"/>
              </w:rPr>
              <w:t xml:space="preserve">60-69%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49">
            <w:pPr>
              <w:spacing w:after="0" w:before="37" w:lineRule="auto"/>
              <w:rPr/>
            </w:pPr>
            <w:r w:rsidDel="00000000" w:rsidR="00000000" w:rsidRPr="00000000">
              <w:rPr>
                <w:rFonts w:ascii="Calibri" w:cs="Calibri" w:eastAsia="Calibri" w:hAnsi="Calibri"/>
                <w:b w:val="1"/>
                <w:sz w:val="16"/>
                <w:szCs w:val="16"/>
                <w:rtl w:val="0"/>
              </w:rPr>
              <w:t xml:space="preserve">70-79%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4A">
            <w:pPr>
              <w:spacing w:after="0" w:before="37" w:lineRule="auto"/>
              <w:rPr/>
            </w:pPr>
            <w:r w:rsidDel="00000000" w:rsidR="00000000" w:rsidRPr="00000000">
              <w:rPr>
                <w:rFonts w:ascii="Calibri" w:cs="Calibri" w:eastAsia="Calibri" w:hAnsi="Calibri"/>
                <w:b w:val="1"/>
                <w:sz w:val="16"/>
                <w:szCs w:val="16"/>
                <w:rtl w:val="0"/>
              </w:rPr>
              <w:t xml:space="preserve">80-89%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4B">
            <w:pPr>
              <w:spacing w:after="0" w:before="37" w:lineRule="auto"/>
              <w:rPr/>
            </w:pPr>
            <w:r w:rsidDel="00000000" w:rsidR="00000000" w:rsidRPr="00000000">
              <w:rPr>
                <w:rFonts w:ascii="Calibri" w:cs="Calibri" w:eastAsia="Calibri" w:hAnsi="Calibri"/>
                <w:b w:val="1"/>
                <w:sz w:val="16"/>
                <w:szCs w:val="16"/>
                <w:rtl w:val="0"/>
              </w:rPr>
              <w:t xml:space="preserve">90-100%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4C">
            <w:pPr>
              <w:spacing w:after="0" w:before="39" w:lineRule="auto"/>
              <w:rPr/>
            </w:pPr>
            <w:r w:rsidDel="00000000" w:rsidR="00000000" w:rsidRPr="00000000">
              <w:rPr>
                <w:rFonts w:ascii="Calibri" w:cs="Calibri" w:eastAsia="Calibri" w:hAnsi="Calibri"/>
                <w:sz w:val="16"/>
                <w:szCs w:val="16"/>
                <w:rtl w:val="0"/>
              </w:rPr>
              <w:t xml:space="preserve">Appropriate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4D">
            <w:pPr>
              <w:spacing w:after="0" w:before="39" w:lineRule="auto"/>
              <w:rPr/>
            </w:pPr>
            <w:r w:rsidDel="00000000" w:rsidR="00000000" w:rsidRPr="00000000">
              <w:rPr>
                <w:rFonts w:ascii="Calibri" w:cs="Calibri" w:eastAsia="Calibri" w:hAnsi="Calibri"/>
                <w:sz w:val="16"/>
                <w:szCs w:val="16"/>
                <w:rtl w:val="0"/>
              </w:rPr>
              <w:t xml:space="preserve">Little to no technical,</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24E">
            <w:pPr>
              <w:spacing w:after="0" w:before="39" w:lineRule="auto"/>
              <w:rPr/>
            </w:pPr>
            <w:r w:rsidDel="00000000" w:rsidR="00000000" w:rsidRPr="00000000">
              <w:rPr>
                <w:rFonts w:ascii="Calibri" w:cs="Calibri" w:eastAsia="Calibri" w:hAnsi="Calibri"/>
                <w:sz w:val="16"/>
                <w:szCs w:val="16"/>
                <w:rtl w:val="0"/>
              </w:rPr>
              <w:t xml:space="preserve">Low technical,</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24F">
            <w:pPr>
              <w:spacing w:after="0" w:before="39" w:lineRule="auto"/>
              <w:rPr/>
            </w:pPr>
            <w:r w:rsidDel="00000000" w:rsidR="00000000" w:rsidRPr="00000000">
              <w:rPr>
                <w:rFonts w:ascii="Calibri" w:cs="Calibri" w:eastAsia="Calibri" w:hAnsi="Calibri"/>
                <w:sz w:val="16"/>
                <w:szCs w:val="16"/>
                <w:rtl w:val="0"/>
              </w:rPr>
              <w:t xml:space="preserve">Competent technical,</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50">
            <w:pPr>
              <w:spacing w:after="0" w:before="39" w:lineRule="auto"/>
              <w:rPr/>
            </w:pPr>
            <w:r w:rsidDel="00000000" w:rsidR="00000000" w:rsidRPr="00000000">
              <w:rPr>
                <w:rFonts w:ascii="Calibri" w:cs="Calibri" w:eastAsia="Calibri" w:hAnsi="Calibri"/>
                <w:sz w:val="16"/>
                <w:szCs w:val="16"/>
                <w:rtl w:val="0"/>
              </w:rPr>
              <w:t xml:space="preserve">Satisfactory technical,</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51">
            <w:pPr>
              <w:spacing w:after="0" w:before="39" w:lineRule="auto"/>
              <w:rPr/>
            </w:pPr>
            <w:r w:rsidDel="00000000" w:rsidR="00000000" w:rsidRPr="00000000">
              <w:rPr>
                <w:rFonts w:ascii="Calibri" w:cs="Calibri" w:eastAsia="Calibri" w:hAnsi="Calibri"/>
                <w:sz w:val="16"/>
                <w:szCs w:val="16"/>
                <w:rtl w:val="0"/>
              </w:rPr>
              <w:t xml:space="preserve">Good command of</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52">
            <w:pPr>
              <w:spacing w:after="0" w:before="39" w:lineRule="auto"/>
              <w:rPr/>
            </w:pPr>
            <w:r w:rsidDel="00000000" w:rsidR="00000000" w:rsidRPr="00000000">
              <w:rPr>
                <w:rFonts w:ascii="Calibri" w:cs="Calibri" w:eastAsia="Calibri" w:hAnsi="Calibri"/>
                <w:sz w:val="16"/>
                <w:szCs w:val="16"/>
                <w:rtl w:val="0"/>
              </w:rPr>
              <w:t xml:space="preserve">Very good technical,</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53">
            <w:pPr>
              <w:spacing w:after="0" w:before="39" w:lineRule="auto"/>
              <w:rPr/>
            </w:pPr>
            <w:r w:rsidDel="00000000" w:rsidR="00000000" w:rsidRPr="00000000">
              <w:rPr>
                <w:rFonts w:ascii="Calibri" w:cs="Calibri" w:eastAsia="Calibri" w:hAnsi="Calibri"/>
                <w:sz w:val="16"/>
                <w:szCs w:val="16"/>
                <w:rtl w:val="0"/>
              </w:rPr>
              <w:t xml:space="preserve">Excellent technical,</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54">
            <w:pPr>
              <w:spacing w:after="0" w:before="39" w:lineRule="auto"/>
              <w:rPr/>
            </w:pPr>
            <w:r w:rsidDel="00000000" w:rsidR="00000000" w:rsidRPr="00000000">
              <w:rPr>
                <w:rFonts w:ascii="Calibri" w:cs="Calibri" w:eastAsia="Calibri" w:hAnsi="Calibri"/>
                <w:sz w:val="16"/>
                <w:szCs w:val="16"/>
                <w:rtl w:val="0"/>
              </w:rPr>
              <w:t xml:space="preserve">Exceptional technical,</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5">
            <w:pPr>
              <w:spacing w:after="0" w:before="0" w:lineRule="auto"/>
              <w:rPr/>
            </w:pPr>
            <w:r w:rsidDel="00000000" w:rsidR="00000000" w:rsidRPr="00000000">
              <w:rPr>
                <w:rFonts w:ascii="Calibri" w:cs="Calibri" w:eastAsia="Calibri" w:hAnsi="Calibri"/>
                <w:sz w:val="16"/>
                <w:szCs w:val="16"/>
                <w:rtl w:val="0"/>
              </w:rPr>
              <w:t xml:space="preserve">technical, creative 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6">
            <w:pPr>
              <w:spacing w:after="0" w:before="0" w:lineRule="auto"/>
              <w:rPr/>
            </w:pPr>
            <w:r w:rsidDel="00000000" w:rsidR="00000000" w:rsidRPr="00000000">
              <w:rPr>
                <w:rFonts w:ascii="Calibri" w:cs="Calibri" w:eastAsia="Calibri" w:hAnsi="Calibri"/>
                <w:sz w:val="16"/>
                <w:szCs w:val="16"/>
                <w:rtl w:val="0"/>
              </w:rPr>
              <w:t xml:space="preserve">creative or artistic</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57">
            <w:pPr>
              <w:spacing w:after="0" w:before="0" w:lineRule="auto"/>
              <w:rPr/>
            </w:pPr>
            <w:r w:rsidDel="00000000" w:rsidR="00000000" w:rsidRPr="00000000">
              <w:rPr>
                <w:rFonts w:ascii="Calibri" w:cs="Calibri" w:eastAsia="Calibri" w:hAnsi="Calibri"/>
                <w:sz w:val="16"/>
                <w:szCs w:val="16"/>
                <w:rtl w:val="0"/>
              </w:rPr>
              <w:t xml:space="preserve">creative or artistic</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58">
            <w:pPr>
              <w:spacing w:after="0" w:before="0" w:lineRule="auto"/>
              <w:rPr/>
            </w:pPr>
            <w:r w:rsidDel="00000000" w:rsidR="00000000" w:rsidRPr="00000000">
              <w:rPr>
                <w:rFonts w:ascii="Calibri" w:cs="Calibri" w:eastAsia="Calibri" w:hAnsi="Calibri"/>
                <w:sz w:val="16"/>
                <w:szCs w:val="16"/>
                <w:rtl w:val="0"/>
              </w:rPr>
              <w:t xml:space="preserve">creative or artistic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9">
            <w:pPr>
              <w:spacing w:after="0" w:before="0" w:lineRule="auto"/>
              <w:rPr/>
            </w:pPr>
            <w:r w:rsidDel="00000000" w:rsidR="00000000" w:rsidRPr="00000000">
              <w:rPr>
                <w:rFonts w:ascii="Calibri" w:cs="Calibri" w:eastAsia="Calibri" w:hAnsi="Calibri"/>
                <w:sz w:val="16"/>
                <w:szCs w:val="16"/>
                <w:rtl w:val="0"/>
              </w:rPr>
              <w:t xml:space="preserve">creative or artistic</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A">
            <w:pPr>
              <w:spacing w:after="0" w:before="0" w:lineRule="auto"/>
              <w:rPr/>
            </w:pPr>
            <w:r w:rsidDel="00000000" w:rsidR="00000000" w:rsidRPr="00000000">
              <w:rPr>
                <w:rFonts w:ascii="Calibri" w:cs="Calibri" w:eastAsia="Calibri" w:hAnsi="Calibri"/>
                <w:sz w:val="16"/>
                <w:szCs w:val="16"/>
                <w:rtl w:val="0"/>
              </w:rPr>
              <w:t xml:space="preserve">highly-developed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B">
            <w:pPr>
              <w:spacing w:after="0" w:before="0" w:lineRule="auto"/>
              <w:rPr/>
            </w:pPr>
            <w:r w:rsidDel="00000000" w:rsidR="00000000" w:rsidRPr="00000000">
              <w:rPr>
                <w:rFonts w:ascii="Calibri" w:cs="Calibri" w:eastAsia="Calibri" w:hAnsi="Calibri"/>
                <w:sz w:val="16"/>
                <w:szCs w:val="16"/>
                <w:rtl w:val="0"/>
              </w:rPr>
              <w:t xml:space="preserve">creative and/or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C">
            <w:pPr>
              <w:spacing w:after="0" w:before="0" w:lineRule="auto"/>
              <w:rPr/>
            </w:pPr>
            <w:r w:rsidDel="00000000" w:rsidR="00000000" w:rsidRPr="00000000">
              <w:rPr>
                <w:rFonts w:ascii="Calibri" w:cs="Calibri" w:eastAsia="Calibri" w:hAnsi="Calibri"/>
                <w:sz w:val="16"/>
                <w:szCs w:val="16"/>
                <w:rtl w:val="0"/>
              </w:rPr>
              <w:t xml:space="preserve">creative and/or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D">
            <w:pPr>
              <w:spacing w:after="0" w:before="0" w:lineRule="auto"/>
              <w:rPr/>
            </w:pPr>
            <w:r w:rsidDel="00000000" w:rsidR="00000000" w:rsidRPr="00000000">
              <w:rPr>
                <w:rFonts w:ascii="Calibri" w:cs="Calibri" w:eastAsia="Calibri" w:hAnsi="Calibri"/>
                <w:sz w:val="16"/>
                <w:szCs w:val="16"/>
                <w:rtl w:val="0"/>
              </w:rPr>
              <w:t xml:space="preserve">creative and/or</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E">
            <w:pPr>
              <w:spacing w:after="0" w:before="0" w:lineRule="auto"/>
              <w:rPr/>
            </w:pPr>
            <w:r w:rsidDel="00000000" w:rsidR="00000000" w:rsidRPr="00000000">
              <w:rPr>
                <w:rFonts w:ascii="Calibri" w:cs="Calibri" w:eastAsia="Calibri" w:hAnsi="Calibri"/>
                <w:sz w:val="16"/>
                <w:szCs w:val="16"/>
                <w:rtl w:val="0"/>
              </w:rPr>
              <w:t xml:space="preserve">artistic skills related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5F">
            <w:pPr>
              <w:spacing w:after="0" w:before="0" w:lineRule="auto"/>
              <w:rPr/>
            </w:pPr>
            <w:r w:rsidDel="00000000" w:rsidR="00000000" w:rsidRPr="00000000">
              <w:rPr>
                <w:rFonts w:ascii="Calibri" w:cs="Calibri" w:eastAsia="Calibri" w:hAnsi="Calibri"/>
                <w:sz w:val="16"/>
                <w:szCs w:val="16"/>
                <w:rtl w:val="0"/>
              </w:rPr>
              <w:t xml:space="preserve">skills in most, or key,</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60">
            <w:pPr>
              <w:spacing w:after="0" w:before="0" w:lineRule="auto"/>
              <w:rPr/>
            </w:pPr>
            <w:r w:rsidDel="00000000" w:rsidR="00000000" w:rsidRPr="00000000">
              <w:rPr>
                <w:rFonts w:ascii="Calibri" w:cs="Calibri" w:eastAsia="Calibri" w:hAnsi="Calibri"/>
                <w:sz w:val="16"/>
                <w:szCs w:val="16"/>
                <w:rtl w:val="0"/>
              </w:rPr>
              <w:t xml:space="preserve">skills related to their</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61">
            <w:pPr>
              <w:spacing w:after="0" w:before="0" w:lineRule="auto"/>
              <w:rPr/>
            </w:pPr>
            <w:r w:rsidDel="00000000" w:rsidR="00000000" w:rsidRPr="00000000">
              <w:rPr>
                <w:rFonts w:ascii="Calibri" w:cs="Calibri" w:eastAsia="Calibri" w:hAnsi="Calibri"/>
                <w:sz w:val="16"/>
                <w:szCs w:val="16"/>
                <w:rtl w:val="0"/>
              </w:rPr>
              <w:t xml:space="preserve">skills required for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2">
            <w:pPr>
              <w:spacing w:after="0" w:before="0" w:lineRule="auto"/>
              <w:rPr/>
            </w:pPr>
            <w:r w:rsidDel="00000000" w:rsidR="00000000" w:rsidRPr="00000000">
              <w:rPr>
                <w:rFonts w:ascii="Calibri" w:cs="Calibri" w:eastAsia="Calibri" w:hAnsi="Calibri"/>
                <w:sz w:val="16"/>
                <w:szCs w:val="16"/>
                <w:rtl w:val="0"/>
              </w:rPr>
              <w:t xml:space="preserve">skills required for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3">
            <w:pPr>
              <w:spacing w:after="0" w:before="0" w:lineRule="auto"/>
              <w:rPr/>
            </w:pPr>
            <w:r w:rsidDel="00000000" w:rsidR="00000000" w:rsidRPr="00000000">
              <w:rPr>
                <w:rFonts w:ascii="Calibri" w:cs="Calibri" w:eastAsia="Calibri" w:hAnsi="Calibri"/>
                <w:sz w:val="16"/>
                <w:szCs w:val="16"/>
                <w:rtl w:val="0"/>
              </w:rPr>
              <w:t xml:space="preserve">technical, creative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4">
            <w:pPr>
              <w:spacing w:after="0" w:before="0" w:lineRule="auto"/>
              <w:rPr/>
            </w:pPr>
            <w:r w:rsidDel="00000000" w:rsidR="00000000" w:rsidRPr="00000000">
              <w:rPr>
                <w:rFonts w:ascii="Calibri" w:cs="Calibri" w:eastAsia="Calibri" w:hAnsi="Calibri"/>
                <w:sz w:val="16"/>
                <w:szCs w:val="16"/>
                <w:rtl w:val="0"/>
              </w:rPr>
              <w:t xml:space="preserve">artistic skills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5">
            <w:pPr>
              <w:spacing w:after="0" w:before="0" w:lineRule="auto"/>
              <w:rPr/>
            </w:pPr>
            <w:r w:rsidDel="00000000" w:rsidR="00000000" w:rsidRPr="00000000">
              <w:rPr>
                <w:rFonts w:ascii="Calibri" w:cs="Calibri" w:eastAsia="Calibri" w:hAnsi="Calibri"/>
                <w:sz w:val="16"/>
                <w:szCs w:val="16"/>
                <w:rtl w:val="0"/>
              </w:rPr>
              <w:t xml:space="preserve">artistic 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6">
            <w:pPr>
              <w:spacing w:after="0" w:before="0" w:lineRule="auto"/>
              <w:rPr/>
            </w:pPr>
            <w:r w:rsidDel="00000000" w:rsidR="00000000" w:rsidRPr="00000000">
              <w:rPr>
                <w:rFonts w:ascii="Calibri" w:cs="Calibri" w:eastAsia="Calibri" w:hAnsi="Calibri"/>
                <w:sz w:val="16"/>
                <w:szCs w:val="16"/>
                <w:rtl w:val="0"/>
              </w:rPr>
              <w:t xml:space="preserve">artistic skills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7">
            <w:pPr>
              <w:spacing w:after="0" w:before="0" w:lineRule="auto"/>
              <w:rPr/>
            </w:pPr>
            <w:r w:rsidDel="00000000" w:rsidR="00000000" w:rsidRPr="00000000">
              <w:rPr>
                <w:rFonts w:ascii="Calibri" w:cs="Calibri" w:eastAsia="Calibri" w:hAnsi="Calibri"/>
                <w:sz w:val="16"/>
                <w:szCs w:val="16"/>
                <w:rtl w:val="0"/>
              </w:rPr>
              <w:t xml:space="preserve">to their area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8">
            <w:pPr>
              <w:spacing w:after="0" w:before="0" w:lineRule="auto"/>
              <w:rPr/>
            </w:pPr>
            <w:r w:rsidDel="00000000" w:rsidR="00000000" w:rsidRPr="00000000">
              <w:rPr>
                <w:rFonts w:ascii="Calibri" w:cs="Calibri" w:eastAsia="Calibri" w:hAnsi="Calibri"/>
                <w:sz w:val="16"/>
                <w:szCs w:val="16"/>
                <w:rtl w:val="0"/>
              </w:rPr>
              <w:t xml:space="preserve">areas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69">
            <w:pPr>
              <w:spacing w:after="0" w:before="0" w:lineRule="auto"/>
              <w:rPr/>
            </w:pPr>
            <w:r w:rsidDel="00000000" w:rsidR="00000000" w:rsidRPr="00000000">
              <w:rPr>
                <w:rFonts w:ascii="Calibri" w:cs="Calibri" w:eastAsia="Calibri" w:hAnsi="Calibri"/>
                <w:sz w:val="16"/>
                <w:szCs w:val="16"/>
                <w:rtl w:val="0"/>
              </w:rPr>
              <w:t xml:space="preserve">area of study.</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6A">
            <w:pPr>
              <w:spacing w:after="0" w:before="0" w:lineRule="auto"/>
              <w:rPr/>
            </w:pPr>
            <w:r w:rsidDel="00000000" w:rsidR="00000000" w:rsidRPr="00000000">
              <w:rPr>
                <w:rFonts w:ascii="Calibri" w:cs="Calibri" w:eastAsia="Calibri" w:hAnsi="Calibri"/>
                <w:sz w:val="16"/>
                <w:szCs w:val="16"/>
                <w:rtl w:val="0"/>
              </w:rPr>
              <w:t xml:space="preserve">area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B">
            <w:pPr>
              <w:spacing w:after="0" w:before="0" w:lineRule="auto"/>
              <w:rPr/>
            </w:pPr>
            <w:r w:rsidDel="00000000" w:rsidR="00000000" w:rsidRPr="00000000">
              <w:rPr>
                <w:rFonts w:ascii="Calibri" w:cs="Calibri" w:eastAsia="Calibri" w:hAnsi="Calibri"/>
                <w:sz w:val="16"/>
                <w:szCs w:val="16"/>
                <w:rtl w:val="0"/>
              </w:rPr>
              <w:t xml:space="preserve">area of study.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C">
            <w:pPr>
              <w:spacing w:after="0" w:before="0" w:lineRule="auto"/>
              <w:rPr/>
            </w:pPr>
            <w:r w:rsidDel="00000000" w:rsidR="00000000" w:rsidRPr="00000000">
              <w:rPr>
                <w:rFonts w:ascii="Calibri" w:cs="Calibri" w:eastAsia="Calibri" w:hAnsi="Calibri"/>
                <w:sz w:val="16"/>
                <w:szCs w:val="16"/>
                <w:rtl w:val="0"/>
              </w:rPr>
              <w:t xml:space="preserve">and/or artistic 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D">
            <w:pPr>
              <w:spacing w:after="0" w:before="0" w:lineRule="auto"/>
              <w:rPr/>
            </w:pPr>
            <w:r w:rsidDel="00000000" w:rsidR="00000000" w:rsidRPr="00000000">
              <w:rPr>
                <w:rFonts w:ascii="Calibri" w:cs="Calibri" w:eastAsia="Calibri" w:hAnsi="Calibri"/>
                <w:sz w:val="16"/>
                <w:szCs w:val="16"/>
                <w:rtl w:val="0"/>
              </w:rPr>
              <w:t xml:space="preserve">finesse in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E">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6F">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0">
            <w:pPr>
              <w:spacing w:after="0" w:before="0" w:lineRule="auto"/>
              <w:rPr/>
            </w:pPr>
            <w:r w:rsidDel="00000000" w:rsidR="00000000" w:rsidRPr="00000000">
              <w:rPr>
                <w:rFonts w:ascii="Calibri" w:cs="Calibri" w:eastAsia="Calibri" w:hAnsi="Calibri"/>
                <w:sz w:val="16"/>
                <w:szCs w:val="16"/>
                <w:rtl w:val="0"/>
              </w:rPr>
              <w:t xml:space="preserve">or 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7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7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5">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6">
            <w:pPr>
              <w:spacing w:after="0" w:before="0" w:lineRule="auto"/>
              <w:rPr/>
            </w:pPr>
            <w:r w:rsidDel="00000000" w:rsidR="00000000" w:rsidRPr="00000000">
              <w:rPr>
                <w:rFonts w:ascii="Calibri" w:cs="Calibri" w:eastAsia="Calibri" w:hAnsi="Calibri"/>
                <w:sz w:val="16"/>
                <w:szCs w:val="16"/>
                <w:rtl w:val="0"/>
              </w:rPr>
              <w:t xml:space="preserve">selection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7">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7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79">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7A">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7B">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27C">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7D">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7E">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7F">
            <w:pPr>
              <w:spacing w:after="0" w:before="0" w:lineRule="auto"/>
              <w:rPr/>
            </w:pPr>
            <w:r w:rsidDel="00000000" w:rsidR="00000000" w:rsidRPr="00000000">
              <w:rPr>
                <w:rFonts w:ascii="Calibri" w:cs="Calibri" w:eastAsia="Calibri" w:hAnsi="Calibri"/>
                <w:sz w:val="16"/>
                <w:szCs w:val="16"/>
                <w:rtl w:val="0"/>
              </w:rPr>
              <w:t xml:space="preserve">application.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80">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81">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r>
    </w:tbl>
    <w:p w:rsidR="00000000" w:rsidDel="00000000" w:rsidP="00000000" w:rsidRDefault="00000000" w:rsidRPr="00000000" w14:paraId="00000282">
      <w:pPr>
        <w:rPr/>
      </w:pPr>
      <w:r w:rsidDel="00000000" w:rsidR="00000000" w:rsidRPr="00000000">
        <w:rPr>
          <w:rFonts w:ascii="Trebuchet MS" w:cs="Trebuchet MS" w:eastAsia="Trebuchet MS" w:hAnsi="Trebuchet MS"/>
          <w:sz w:val="20"/>
          <w:szCs w:val="20"/>
          <w:rtl w:val="0"/>
        </w:rPr>
        <w:t xml:space="preserve"> </w:t>
      </w:r>
      <w:r w:rsidDel="00000000" w:rsidR="00000000" w:rsidRPr="00000000">
        <w:rPr>
          <w:rtl w:val="0"/>
        </w:rPr>
      </w:r>
    </w:p>
    <w:p w:rsidR="00000000" w:rsidDel="00000000" w:rsidP="00000000" w:rsidRDefault="00000000" w:rsidRPr="00000000" w14:paraId="00000283">
      <w:pPr>
        <w:spacing w:before="66" w:lineRule="auto"/>
        <w:rPr/>
      </w:pPr>
      <w:r w:rsidDel="00000000" w:rsidR="00000000" w:rsidRPr="00000000">
        <w:rPr>
          <w:rFonts w:ascii="Trebuchet MS" w:cs="Trebuchet MS" w:eastAsia="Trebuchet MS" w:hAnsi="Trebuchet MS"/>
          <w:sz w:val="20"/>
          <w:szCs w:val="20"/>
          <w:rtl w:val="0"/>
        </w:rPr>
        <w:t xml:space="preserve"> </w:t>
      </w:r>
      <w:r w:rsidDel="00000000" w:rsidR="00000000" w:rsidRPr="00000000">
        <w:rPr>
          <w:rtl w:val="0"/>
        </w:rPr>
      </w:r>
    </w:p>
    <w:tbl>
      <w:tblPr>
        <w:tblStyle w:val="Table7"/>
        <w:tblW w:w="1353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418"/>
        <w:gridCol w:w="1541"/>
        <w:gridCol w:w="1446"/>
        <w:gridCol w:w="1514"/>
        <w:gridCol w:w="1500"/>
        <w:gridCol w:w="1514"/>
        <w:gridCol w:w="1487"/>
        <w:gridCol w:w="1555"/>
        <w:tblGridChange w:id="0">
          <w:tblGrid>
            <w:gridCol w:w="1555"/>
            <w:gridCol w:w="1418"/>
            <w:gridCol w:w="1541"/>
            <w:gridCol w:w="1446"/>
            <w:gridCol w:w="1514"/>
            <w:gridCol w:w="1500"/>
            <w:gridCol w:w="1514"/>
            <w:gridCol w:w="1487"/>
            <w:gridCol w:w="1555"/>
          </w:tblGrid>
        </w:tblGridChange>
      </w:tblGrid>
      <w:tr>
        <w:trPr>
          <w:cantSplit w:val="0"/>
          <w:trHeight w:val="330" w:hRule="atLeast"/>
          <w:tblHeader w:val="0"/>
        </w:trPr>
        <w:tc>
          <w:tcPr>
            <w:gridSpan w:val="9"/>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84">
            <w:pPr>
              <w:spacing w:after="0" w:before="42" w:lineRule="auto"/>
              <w:rPr/>
            </w:pPr>
            <w:r w:rsidDel="00000000" w:rsidR="00000000" w:rsidRPr="00000000">
              <w:rPr>
                <w:rFonts w:ascii="Calibri" w:cs="Calibri" w:eastAsia="Calibri" w:hAnsi="Calibri"/>
                <w:sz w:val="20"/>
                <w:szCs w:val="20"/>
                <w:rtl w:val="0"/>
              </w:rPr>
              <w:t xml:space="preserve">REALISATION &amp; COMMUNICATION</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8D">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12" w:val="single"/>
            </w:tcBorders>
            <w:shd w:fill="ffc000" w:val="clear"/>
            <w:vAlign w:val="top"/>
          </w:tcPr>
          <w:p w:rsidR="00000000" w:rsidDel="00000000" w:rsidP="00000000" w:rsidRDefault="00000000" w:rsidRPr="00000000" w14:paraId="0000028E">
            <w:pPr>
              <w:spacing w:after="0" w:before="37" w:lineRule="auto"/>
              <w:jc w:val="center"/>
              <w:rPr/>
            </w:pPr>
            <w:r w:rsidDel="00000000" w:rsidR="00000000" w:rsidRPr="00000000">
              <w:rPr>
                <w:rFonts w:ascii="Calibri" w:cs="Calibri" w:eastAsia="Calibri" w:hAnsi="Calibri"/>
                <w:b w:val="1"/>
                <w:color w:val="000000"/>
                <w:sz w:val="16"/>
                <w:szCs w:val="16"/>
                <w:rtl w:val="0"/>
              </w:rPr>
              <w:t xml:space="preserve">FAIL</w:t>
            </w: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shd w:fill="c2d49b" w:val="clear"/>
            <w:vAlign w:val="top"/>
          </w:tcPr>
          <w:p w:rsidR="00000000" w:rsidDel="00000000" w:rsidP="00000000" w:rsidRDefault="00000000" w:rsidRPr="00000000" w14:paraId="00000290">
            <w:pPr>
              <w:spacing w:after="0" w:before="37" w:lineRule="auto"/>
              <w:jc w:val="center"/>
              <w:rPr/>
            </w:pPr>
            <w:r w:rsidDel="00000000" w:rsidR="00000000" w:rsidRPr="00000000">
              <w:rPr>
                <w:rFonts w:ascii="Calibri" w:cs="Calibri" w:eastAsia="Calibri" w:hAnsi="Calibri"/>
                <w:b w:val="1"/>
                <w:color w:val="000000"/>
                <w:sz w:val="16"/>
                <w:szCs w:val="16"/>
                <w:rtl w:val="0"/>
              </w:rPr>
              <w:t xml:space="preserve">PASS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96">
            <w:pPr>
              <w:spacing w:after="0" w:before="39" w:lineRule="auto"/>
              <w:rPr/>
            </w:pPr>
            <w:r w:rsidDel="00000000" w:rsidR="00000000" w:rsidRPr="00000000">
              <w:rPr>
                <w:rFonts w:ascii="Calibri" w:cs="Calibri" w:eastAsia="Calibri" w:hAnsi="Calibri"/>
                <w:b w:val="1"/>
                <w:sz w:val="16"/>
                <w:szCs w:val="16"/>
                <w:rtl w:val="0"/>
              </w:rPr>
              <w:t xml:space="preserve">Threshold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97">
            <w:pPr>
              <w:spacing w:after="0" w:before="39" w:lineRule="auto"/>
              <w:rPr/>
            </w:pPr>
            <w:r w:rsidDel="00000000" w:rsidR="00000000" w:rsidRPr="00000000">
              <w:rPr>
                <w:rFonts w:ascii="Calibri" w:cs="Calibri" w:eastAsia="Calibri" w:hAnsi="Calibri"/>
                <w:b w:val="1"/>
                <w:sz w:val="16"/>
                <w:szCs w:val="16"/>
                <w:rtl w:val="0"/>
              </w:rPr>
              <w:t xml:space="preserve">0-29%</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98">
            <w:pPr>
              <w:spacing w:after="0" w:before="39" w:lineRule="auto"/>
              <w:rPr/>
            </w:pPr>
            <w:r w:rsidDel="00000000" w:rsidR="00000000" w:rsidRPr="00000000">
              <w:rPr>
                <w:rFonts w:ascii="Calibri" w:cs="Calibri" w:eastAsia="Calibri" w:hAnsi="Calibri"/>
                <w:b w:val="1"/>
                <w:sz w:val="16"/>
                <w:szCs w:val="16"/>
                <w:rtl w:val="0"/>
              </w:rPr>
              <w:t xml:space="preserve">30-39%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99">
            <w:pPr>
              <w:spacing w:after="0" w:before="39" w:lineRule="auto"/>
              <w:rPr/>
            </w:pPr>
            <w:r w:rsidDel="00000000" w:rsidR="00000000" w:rsidRPr="00000000">
              <w:rPr>
                <w:rFonts w:ascii="Calibri" w:cs="Calibri" w:eastAsia="Calibri" w:hAnsi="Calibri"/>
                <w:b w:val="1"/>
                <w:sz w:val="16"/>
                <w:szCs w:val="16"/>
                <w:rtl w:val="0"/>
              </w:rPr>
              <w:t xml:space="preserve">40-49%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9A">
            <w:pPr>
              <w:spacing w:after="0" w:before="39" w:lineRule="auto"/>
              <w:rPr/>
            </w:pPr>
            <w:r w:rsidDel="00000000" w:rsidR="00000000" w:rsidRPr="00000000">
              <w:rPr>
                <w:rFonts w:ascii="Calibri" w:cs="Calibri" w:eastAsia="Calibri" w:hAnsi="Calibri"/>
                <w:b w:val="1"/>
                <w:sz w:val="16"/>
                <w:szCs w:val="16"/>
                <w:rtl w:val="0"/>
              </w:rPr>
              <w:t xml:space="preserve">50-59%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9B">
            <w:pPr>
              <w:spacing w:after="0" w:before="39" w:lineRule="auto"/>
              <w:rPr/>
            </w:pPr>
            <w:r w:rsidDel="00000000" w:rsidR="00000000" w:rsidRPr="00000000">
              <w:rPr>
                <w:rFonts w:ascii="Calibri" w:cs="Calibri" w:eastAsia="Calibri" w:hAnsi="Calibri"/>
                <w:b w:val="1"/>
                <w:sz w:val="16"/>
                <w:szCs w:val="16"/>
                <w:rtl w:val="0"/>
              </w:rPr>
              <w:t xml:space="preserve">60-69%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9C">
            <w:pPr>
              <w:spacing w:after="0" w:before="39" w:lineRule="auto"/>
              <w:rPr/>
            </w:pPr>
            <w:r w:rsidDel="00000000" w:rsidR="00000000" w:rsidRPr="00000000">
              <w:rPr>
                <w:rFonts w:ascii="Calibri" w:cs="Calibri" w:eastAsia="Calibri" w:hAnsi="Calibri"/>
                <w:b w:val="1"/>
                <w:sz w:val="16"/>
                <w:szCs w:val="16"/>
                <w:rtl w:val="0"/>
              </w:rPr>
              <w:t xml:space="preserve">70-79%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9D">
            <w:pPr>
              <w:spacing w:after="0" w:before="39" w:lineRule="auto"/>
              <w:rPr/>
            </w:pPr>
            <w:r w:rsidDel="00000000" w:rsidR="00000000" w:rsidRPr="00000000">
              <w:rPr>
                <w:rFonts w:ascii="Calibri" w:cs="Calibri" w:eastAsia="Calibri" w:hAnsi="Calibri"/>
                <w:b w:val="1"/>
                <w:sz w:val="16"/>
                <w:szCs w:val="16"/>
                <w:rtl w:val="0"/>
              </w:rPr>
              <w:t xml:space="preserve">80-89%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9E">
            <w:pPr>
              <w:spacing w:after="0" w:before="39" w:lineRule="auto"/>
              <w:rPr/>
            </w:pPr>
            <w:r w:rsidDel="00000000" w:rsidR="00000000" w:rsidRPr="00000000">
              <w:rPr>
                <w:rFonts w:ascii="Calibri" w:cs="Calibri" w:eastAsia="Calibri" w:hAnsi="Calibri"/>
                <w:b w:val="1"/>
                <w:sz w:val="16"/>
                <w:szCs w:val="16"/>
                <w:rtl w:val="0"/>
              </w:rPr>
              <w:t xml:space="preserve">90-100%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9F">
            <w:pPr>
              <w:spacing w:after="0" w:before="37" w:lineRule="auto"/>
              <w:rPr/>
            </w:pPr>
            <w:r w:rsidDel="00000000" w:rsidR="00000000" w:rsidRPr="00000000">
              <w:rPr>
                <w:rFonts w:ascii="Calibri" w:cs="Calibri" w:eastAsia="Calibri" w:hAnsi="Calibri"/>
                <w:sz w:val="16"/>
                <w:szCs w:val="16"/>
                <w:rtl w:val="0"/>
              </w:rPr>
              <w:t xml:space="preserve">Communicate the</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0">
            <w:pPr>
              <w:spacing w:after="0" w:before="37" w:lineRule="auto"/>
              <w:rPr/>
            </w:pPr>
            <w:r w:rsidDel="00000000" w:rsidR="00000000" w:rsidRPr="00000000">
              <w:rPr>
                <w:rFonts w:ascii="Calibri" w:cs="Calibri" w:eastAsia="Calibri" w:hAnsi="Calibri"/>
                <w:sz w:val="16"/>
                <w:szCs w:val="16"/>
                <w:rtl w:val="0"/>
              </w:rPr>
              <w:t xml:space="preserve">Little to no clarity in</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2A1">
            <w:pPr>
              <w:spacing w:after="0" w:before="37" w:lineRule="auto"/>
              <w:rPr/>
            </w:pPr>
            <w:r w:rsidDel="00000000" w:rsidR="00000000" w:rsidRPr="00000000">
              <w:rPr>
                <w:rFonts w:ascii="Calibri" w:cs="Calibri" w:eastAsia="Calibri" w:hAnsi="Calibri"/>
                <w:sz w:val="16"/>
                <w:szCs w:val="16"/>
                <w:rtl w:val="0"/>
              </w:rPr>
              <w:t xml:space="preserve">Low clarity in the</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2A2">
            <w:pPr>
              <w:spacing w:after="0" w:before="37" w:lineRule="auto"/>
              <w:rPr/>
            </w:pPr>
            <w:r w:rsidDel="00000000" w:rsidR="00000000" w:rsidRPr="00000000">
              <w:rPr>
                <w:rFonts w:ascii="Calibri" w:cs="Calibri" w:eastAsia="Calibri" w:hAnsi="Calibri"/>
                <w:sz w:val="16"/>
                <w:szCs w:val="16"/>
                <w:rtl w:val="0"/>
              </w:rPr>
              <w:t xml:space="preserve">Competent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3">
            <w:pPr>
              <w:spacing w:after="0" w:before="37" w:lineRule="auto"/>
              <w:rPr/>
            </w:pPr>
            <w:r w:rsidDel="00000000" w:rsidR="00000000" w:rsidRPr="00000000">
              <w:rPr>
                <w:rFonts w:ascii="Calibri" w:cs="Calibri" w:eastAsia="Calibri" w:hAnsi="Calibri"/>
                <w:sz w:val="16"/>
                <w:szCs w:val="16"/>
                <w:rtl w:val="0"/>
              </w:rPr>
              <w:t xml:space="preserve">Satisfactory</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4">
            <w:pPr>
              <w:spacing w:after="0" w:before="37" w:lineRule="auto"/>
              <w:rPr/>
            </w:pPr>
            <w:r w:rsidDel="00000000" w:rsidR="00000000" w:rsidRPr="00000000">
              <w:rPr>
                <w:rFonts w:ascii="Calibri" w:cs="Calibri" w:eastAsia="Calibri" w:hAnsi="Calibri"/>
                <w:sz w:val="16"/>
                <w:szCs w:val="16"/>
                <w:rtl w:val="0"/>
              </w:rPr>
              <w:t xml:space="preserve">Good communication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5">
            <w:pPr>
              <w:spacing w:after="0" w:before="37" w:lineRule="auto"/>
              <w:rPr/>
            </w:pPr>
            <w:r w:rsidDel="00000000" w:rsidR="00000000" w:rsidRPr="00000000">
              <w:rPr>
                <w:rFonts w:ascii="Calibri" w:cs="Calibri" w:eastAsia="Calibri" w:hAnsi="Calibri"/>
                <w:sz w:val="16"/>
                <w:szCs w:val="16"/>
                <w:rtl w:val="0"/>
              </w:rPr>
              <w:t xml:space="preserve">Very good</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6">
            <w:pPr>
              <w:spacing w:after="0" w:before="37" w:lineRule="auto"/>
              <w:rPr/>
            </w:pPr>
            <w:r w:rsidDel="00000000" w:rsidR="00000000" w:rsidRPr="00000000">
              <w:rPr>
                <w:rFonts w:ascii="Calibri" w:cs="Calibri" w:eastAsia="Calibri" w:hAnsi="Calibri"/>
                <w:sz w:val="16"/>
                <w:szCs w:val="16"/>
                <w:rtl w:val="0"/>
              </w:rPr>
              <w:t xml:space="preserve">Excellent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A7">
            <w:pPr>
              <w:spacing w:after="0" w:before="37" w:lineRule="auto"/>
              <w:rPr/>
            </w:pPr>
            <w:r w:rsidDel="00000000" w:rsidR="00000000" w:rsidRPr="00000000">
              <w:rPr>
                <w:rFonts w:ascii="Calibri" w:cs="Calibri" w:eastAsia="Calibri" w:hAnsi="Calibri"/>
                <w:sz w:val="16"/>
                <w:szCs w:val="16"/>
                <w:rtl w:val="0"/>
              </w:rPr>
              <w:t xml:space="preserve">Exceptional</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8">
            <w:pPr>
              <w:spacing w:after="0" w:before="0" w:lineRule="auto"/>
              <w:rPr/>
            </w:pPr>
            <w:r w:rsidDel="00000000" w:rsidR="00000000" w:rsidRPr="00000000">
              <w:rPr>
                <w:rFonts w:ascii="Calibri" w:cs="Calibri" w:eastAsia="Calibri" w:hAnsi="Calibri"/>
                <w:sz w:val="16"/>
                <w:szCs w:val="16"/>
                <w:rtl w:val="0"/>
              </w:rPr>
              <w:t xml:space="preserve">results of their</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9">
            <w:pPr>
              <w:spacing w:after="0" w:before="0" w:lineRule="auto"/>
              <w:rPr/>
            </w:pPr>
            <w:r w:rsidDel="00000000" w:rsidR="00000000" w:rsidRPr="00000000">
              <w:rPr>
                <w:rFonts w:ascii="Calibri" w:cs="Calibri" w:eastAsia="Calibri" w:hAnsi="Calibri"/>
                <w:sz w:val="16"/>
                <w:szCs w:val="16"/>
                <w:rtl w:val="0"/>
              </w:rPr>
              <w:t xml:space="preserve">the expression of</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AA">
            <w:pPr>
              <w:spacing w:after="0" w:before="0" w:lineRule="auto"/>
              <w:rPr/>
            </w:pPr>
            <w:r w:rsidDel="00000000" w:rsidR="00000000" w:rsidRPr="00000000">
              <w:rPr>
                <w:rFonts w:ascii="Calibri" w:cs="Calibri" w:eastAsia="Calibri" w:hAnsi="Calibri"/>
                <w:sz w:val="16"/>
                <w:szCs w:val="16"/>
                <w:rtl w:val="0"/>
              </w:rPr>
              <w:t xml:space="preserve">expression of ideas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AB">
            <w:pPr>
              <w:spacing w:after="0" w:before="0" w:lineRule="auto"/>
              <w:rPr/>
            </w:pPr>
            <w:r w:rsidDel="00000000" w:rsidR="00000000" w:rsidRPr="00000000">
              <w:rPr>
                <w:rFonts w:ascii="Calibri" w:cs="Calibri" w:eastAsia="Calibri" w:hAnsi="Calibri"/>
                <w:sz w:val="16"/>
                <w:szCs w:val="16"/>
                <w:rtl w:val="0"/>
              </w:rPr>
              <w:t xml:space="preserve">communication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C">
            <w:pPr>
              <w:spacing w:after="0" w:before="0" w:lineRule="auto"/>
              <w:rPr/>
            </w:pPr>
            <w:r w:rsidDel="00000000" w:rsidR="00000000" w:rsidRPr="00000000">
              <w:rPr>
                <w:rFonts w:ascii="Calibri" w:cs="Calibri" w:eastAsia="Calibri" w:hAnsi="Calibri"/>
                <w:sz w:val="16"/>
                <w:szCs w:val="16"/>
                <w:rtl w:val="0"/>
              </w:rPr>
              <w:t xml:space="preserve">communication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D">
            <w:pPr>
              <w:spacing w:after="0" w:before="0" w:lineRule="auto"/>
              <w:rPr/>
            </w:pPr>
            <w:r w:rsidDel="00000000" w:rsidR="00000000" w:rsidRPr="00000000">
              <w:rPr>
                <w:rFonts w:ascii="Calibri" w:cs="Calibri" w:eastAsia="Calibri" w:hAnsi="Calibri"/>
                <w:sz w:val="16"/>
                <w:szCs w:val="16"/>
                <w:rtl w:val="0"/>
              </w:rPr>
              <w:t xml:space="preserve">of information, ideas,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E">
            <w:pPr>
              <w:spacing w:after="0" w:before="0" w:lineRule="auto"/>
              <w:rPr/>
            </w:pPr>
            <w:r w:rsidDel="00000000" w:rsidR="00000000" w:rsidRPr="00000000">
              <w:rPr>
                <w:rFonts w:ascii="Calibri" w:cs="Calibri" w:eastAsia="Calibri" w:hAnsi="Calibri"/>
                <w:sz w:val="16"/>
                <w:szCs w:val="16"/>
                <w:rtl w:val="0"/>
              </w:rPr>
              <w:t xml:space="preserve">communication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AF">
            <w:pPr>
              <w:spacing w:after="0" w:before="0" w:lineRule="auto"/>
              <w:rPr/>
            </w:pPr>
            <w:r w:rsidDel="00000000" w:rsidR="00000000" w:rsidRPr="00000000">
              <w:rPr>
                <w:rFonts w:ascii="Calibri" w:cs="Calibri" w:eastAsia="Calibri" w:hAnsi="Calibri"/>
                <w:sz w:val="16"/>
                <w:szCs w:val="16"/>
                <w:rtl w:val="0"/>
              </w:rPr>
              <w:t xml:space="preserve">communication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0">
            <w:pPr>
              <w:spacing w:after="0" w:before="0" w:lineRule="auto"/>
              <w:rPr/>
            </w:pPr>
            <w:r w:rsidDel="00000000" w:rsidR="00000000" w:rsidRPr="00000000">
              <w:rPr>
                <w:rFonts w:ascii="Calibri" w:cs="Calibri" w:eastAsia="Calibri" w:hAnsi="Calibri"/>
                <w:sz w:val="16"/>
                <w:szCs w:val="16"/>
                <w:rtl w:val="0"/>
              </w:rPr>
              <w:t xml:space="preserve">communication of</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1">
            <w:pPr>
              <w:spacing w:after="0" w:before="0" w:lineRule="auto"/>
              <w:rPr/>
            </w:pPr>
            <w:r w:rsidDel="00000000" w:rsidR="00000000" w:rsidRPr="00000000">
              <w:rPr>
                <w:rFonts w:ascii="Calibri" w:cs="Calibri" w:eastAsia="Calibri" w:hAnsi="Calibri"/>
                <w:sz w:val="16"/>
                <w:szCs w:val="16"/>
                <w:rtl w:val="0"/>
              </w:rPr>
              <w:t xml:space="preserve">study/work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2">
            <w:pPr>
              <w:spacing w:after="0" w:before="0" w:lineRule="auto"/>
              <w:rPr/>
            </w:pPr>
            <w:r w:rsidDel="00000000" w:rsidR="00000000" w:rsidRPr="00000000">
              <w:rPr>
                <w:rFonts w:ascii="Calibri" w:cs="Calibri" w:eastAsia="Calibri" w:hAnsi="Calibri"/>
                <w:sz w:val="16"/>
                <w:szCs w:val="16"/>
                <w:rtl w:val="0"/>
              </w:rPr>
              <w:t xml:space="preserve">ideas and/or unable</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B3">
            <w:pPr>
              <w:spacing w:after="0" w:before="0" w:lineRule="auto"/>
              <w:rPr/>
            </w:pPr>
            <w:r w:rsidDel="00000000" w:rsidR="00000000" w:rsidRPr="00000000">
              <w:rPr>
                <w:rFonts w:ascii="Calibri" w:cs="Calibri" w:eastAsia="Calibri" w:hAnsi="Calibri"/>
                <w:sz w:val="16"/>
                <w:szCs w:val="16"/>
                <w:rtl w:val="0"/>
              </w:rPr>
              <w:t xml:space="preserve">and/or unable to</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B4">
            <w:pPr>
              <w:spacing w:after="0" w:before="0" w:lineRule="auto"/>
              <w:rPr/>
            </w:pPr>
            <w:r w:rsidDel="00000000" w:rsidR="00000000" w:rsidRPr="00000000">
              <w:rPr>
                <w:rFonts w:ascii="Calibri" w:cs="Calibri" w:eastAsia="Calibri" w:hAnsi="Calibri"/>
                <w:sz w:val="16"/>
                <w:szCs w:val="16"/>
                <w:rtl w:val="0"/>
              </w:rPr>
              <w:t xml:space="preserve">information, ideas,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5">
            <w:pPr>
              <w:spacing w:after="0" w:before="0" w:lineRule="auto"/>
              <w:rPr/>
            </w:pPr>
            <w:r w:rsidDel="00000000" w:rsidR="00000000" w:rsidRPr="00000000">
              <w:rPr>
                <w:rFonts w:ascii="Calibri" w:cs="Calibri" w:eastAsia="Calibri" w:hAnsi="Calibri"/>
                <w:sz w:val="16"/>
                <w:szCs w:val="16"/>
                <w:rtl w:val="0"/>
              </w:rPr>
              <w:t xml:space="preserve">information, ideas,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6">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7">
            <w:pPr>
              <w:spacing w:after="0" w:before="0" w:lineRule="auto"/>
              <w:rPr/>
            </w:pPr>
            <w:r w:rsidDel="00000000" w:rsidR="00000000" w:rsidRPr="00000000">
              <w:rPr>
                <w:rFonts w:ascii="Calibri" w:cs="Calibri" w:eastAsia="Calibri" w:hAnsi="Calibri"/>
                <w:sz w:val="16"/>
                <w:szCs w:val="16"/>
                <w:rtl w:val="0"/>
              </w:rPr>
              <w:t xml:space="preserve">information, ideas,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8">
            <w:pPr>
              <w:spacing w:after="0" w:before="0" w:lineRule="auto"/>
              <w:rPr/>
            </w:pPr>
            <w:r w:rsidDel="00000000" w:rsidR="00000000" w:rsidRPr="00000000">
              <w:rPr>
                <w:rFonts w:ascii="Calibri" w:cs="Calibri" w:eastAsia="Calibri" w:hAnsi="Calibri"/>
                <w:sz w:val="16"/>
                <w:szCs w:val="16"/>
                <w:rtl w:val="0"/>
              </w:rPr>
              <w:t xml:space="preserve">information, ideas,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9">
            <w:pPr>
              <w:spacing w:after="0" w:before="0" w:lineRule="auto"/>
              <w:rPr/>
            </w:pPr>
            <w:r w:rsidDel="00000000" w:rsidR="00000000" w:rsidRPr="00000000">
              <w:rPr>
                <w:rFonts w:ascii="Calibri" w:cs="Calibri" w:eastAsia="Calibri" w:hAnsi="Calibri"/>
                <w:sz w:val="16"/>
                <w:szCs w:val="16"/>
                <w:rtl w:val="0"/>
              </w:rPr>
              <w:t xml:space="preserve">information, ideas,</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A">
            <w:pPr>
              <w:spacing w:after="0" w:before="0" w:lineRule="auto"/>
              <w:rPr/>
            </w:pPr>
            <w:r w:rsidDel="00000000" w:rsidR="00000000" w:rsidRPr="00000000">
              <w:rPr>
                <w:rFonts w:ascii="Calibri" w:cs="Calibri" w:eastAsia="Calibri" w:hAnsi="Calibri"/>
                <w:sz w:val="16"/>
                <w:szCs w:val="16"/>
                <w:rtl w:val="0"/>
              </w:rPr>
              <w:t xml:space="preserve">accurately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B">
            <w:pPr>
              <w:spacing w:after="0" w:before="0" w:lineRule="auto"/>
              <w:rPr/>
            </w:pPr>
            <w:r w:rsidDel="00000000" w:rsidR="00000000" w:rsidRPr="00000000">
              <w:rPr>
                <w:rFonts w:ascii="Calibri" w:cs="Calibri" w:eastAsia="Calibri" w:hAnsi="Calibri"/>
                <w:sz w:val="16"/>
                <w:szCs w:val="16"/>
                <w:rtl w:val="0"/>
              </w:rPr>
              <w:t xml:space="preserve">to convey meaning</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BC">
            <w:pPr>
              <w:spacing w:after="0" w:before="0" w:lineRule="auto"/>
              <w:rPr/>
            </w:pPr>
            <w:r w:rsidDel="00000000" w:rsidR="00000000" w:rsidRPr="00000000">
              <w:rPr>
                <w:rFonts w:ascii="Calibri" w:cs="Calibri" w:eastAsia="Calibri" w:hAnsi="Calibri"/>
                <w:sz w:val="16"/>
                <w:szCs w:val="16"/>
                <w:rtl w:val="0"/>
              </w:rPr>
              <w:t xml:space="preserve">convey clear meaning</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BD">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E">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BF">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0">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1">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2">
            <w:pPr>
              <w:spacing w:after="0" w:before="0" w:lineRule="auto"/>
              <w:rPr/>
            </w:pPr>
            <w:r w:rsidDel="00000000" w:rsidR="00000000" w:rsidRPr="00000000">
              <w:rPr>
                <w:rFonts w:ascii="Calibri" w:cs="Calibri" w:eastAsia="Calibri" w:hAnsi="Calibri"/>
                <w:sz w:val="16"/>
                <w:szCs w:val="16"/>
                <w:rtl w:val="0"/>
              </w:rPr>
              <w:t xml:space="preserve">problems and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3">
            <w:pPr>
              <w:spacing w:after="0" w:before="0" w:lineRule="auto"/>
              <w:rPr/>
            </w:pPr>
            <w:r w:rsidDel="00000000" w:rsidR="00000000" w:rsidRPr="00000000">
              <w:rPr>
                <w:rFonts w:ascii="Calibri" w:cs="Calibri" w:eastAsia="Calibri" w:hAnsi="Calibri"/>
                <w:sz w:val="16"/>
                <w:szCs w:val="16"/>
                <w:rtl w:val="0"/>
              </w:rPr>
              <w:t xml:space="preserve">reliably, and with</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4">
            <w:pPr>
              <w:spacing w:after="0" w:before="0" w:lineRule="auto"/>
              <w:rPr/>
            </w:pPr>
            <w:r w:rsidDel="00000000" w:rsidR="00000000" w:rsidRPr="00000000">
              <w:rPr>
                <w:rFonts w:ascii="Calibri" w:cs="Calibri" w:eastAsia="Calibri" w:hAnsi="Calibri"/>
                <w:sz w:val="16"/>
                <w:szCs w:val="16"/>
                <w:rtl w:val="0"/>
              </w:rPr>
              <w:t xml:space="preserve">verbally, visually</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C5">
            <w:pPr>
              <w:spacing w:after="0" w:before="0" w:lineRule="auto"/>
              <w:rPr/>
            </w:pPr>
            <w:r w:rsidDel="00000000" w:rsidR="00000000" w:rsidRPr="00000000">
              <w:rPr>
                <w:rFonts w:ascii="Calibri" w:cs="Calibri" w:eastAsia="Calibri" w:hAnsi="Calibri"/>
                <w:sz w:val="16"/>
                <w:szCs w:val="16"/>
                <w:rtl w:val="0"/>
              </w:rPr>
              <w:t xml:space="preserve">verbally, visually</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C6">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7">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8">
            <w:pPr>
              <w:spacing w:after="0" w:before="0" w:lineRule="auto"/>
              <w:rPr/>
            </w:pPr>
            <w:r w:rsidDel="00000000" w:rsidR="00000000" w:rsidRPr="00000000">
              <w:rPr>
                <w:rFonts w:ascii="Calibri" w:cs="Calibri" w:eastAsia="Calibri" w:hAnsi="Calibri"/>
                <w:sz w:val="16"/>
                <w:szCs w:val="16"/>
                <w:rtl w:val="0"/>
              </w:rPr>
              <w:t xml:space="preserve">visually and/or in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9">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A">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B">
            <w:pPr>
              <w:spacing w:after="0" w:before="0" w:lineRule="auto"/>
              <w:rPr/>
            </w:pPr>
            <w:r w:rsidDel="00000000" w:rsidR="00000000" w:rsidRPr="00000000">
              <w:rPr>
                <w:rFonts w:ascii="Calibri" w:cs="Calibri" w:eastAsia="Calibri" w:hAnsi="Calibri"/>
                <w:sz w:val="16"/>
                <w:szCs w:val="16"/>
                <w:rtl w:val="0"/>
              </w:rPr>
              <w:t xml:space="preserve">solutions verbally,</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C">
            <w:pPr>
              <w:spacing w:after="0" w:before="0" w:lineRule="auto"/>
              <w:rPr/>
            </w:pPr>
            <w:r w:rsidDel="00000000" w:rsidR="00000000" w:rsidRPr="00000000">
              <w:rPr>
                <w:rFonts w:ascii="Calibri" w:cs="Calibri" w:eastAsia="Calibri" w:hAnsi="Calibri"/>
                <w:sz w:val="16"/>
                <w:szCs w:val="16"/>
                <w:rtl w:val="0"/>
              </w:rPr>
              <w:t xml:space="preserve">structured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CD">
            <w:pPr>
              <w:spacing w:after="0" w:before="0" w:lineRule="auto"/>
              <w:rPr/>
            </w:pPr>
            <w:r w:rsidDel="00000000" w:rsidR="00000000" w:rsidRPr="00000000">
              <w:rPr>
                <w:rFonts w:ascii="Calibri" w:cs="Calibri" w:eastAsia="Calibri" w:hAnsi="Calibri"/>
                <w:sz w:val="16"/>
                <w:szCs w:val="16"/>
                <w:rtl w:val="0"/>
              </w:rPr>
              <w:t xml:space="preserve">and/or in writing.</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2CE">
            <w:pPr>
              <w:spacing w:after="0" w:before="0" w:lineRule="auto"/>
              <w:rPr/>
            </w:pPr>
            <w:r w:rsidDel="00000000" w:rsidR="00000000" w:rsidRPr="00000000">
              <w:rPr>
                <w:rFonts w:ascii="Calibri" w:cs="Calibri" w:eastAsia="Calibri" w:hAnsi="Calibri"/>
                <w:sz w:val="16"/>
                <w:szCs w:val="16"/>
                <w:rtl w:val="0"/>
              </w:rPr>
              <w:t xml:space="preserve">and/or in writing.</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2CF">
            <w:pPr>
              <w:spacing w:after="0" w:before="0" w:lineRule="auto"/>
              <w:rPr/>
            </w:pPr>
            <w:r w:rsidDel="00000000" w:rsidR="00000000" w:rsidRPr="00000000">
              <w:rPr>
                <w:rFonts w:ascii="Calibri" w:cs="Calibri" w:eastAsia="Calibri" w:hAnsi="Calibri"/>
                <w:sz w:val="16"/>
                <w:szCs w:val="16"/>
                <w:rtl w:val="0"/>
              </w:rPr>
              <w:t xml:space="preserve">visually, electronically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D0">
            <w:pPr>
              <w:spacing w:after="0" w:before="0" w:lineRule="auto"/>
              <w:rPr/>
            </w:pPr>
            <w:r w:rsidDel="00000000" w:rsidR="00000000" w:rsidRPr="00000000">
              <w:rPr>
                <w:rFonts w:ascii="Calibri" w:cs="Calibri" w:eastAsia="Calibri" w:hAnsi="Calibri"/>
                <w:sz w:val="16"/>
                <w:szCs w:val="16"/>
                <w:rtl w:val="0"/>
              </w:rPr>
              <w:t xml:space="preserve">visually and/or in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D1">
            <w:pPr>
              <w:spacing w:after="0" w:before="0" w:lineRule="auto"/>
              <w:rPr/>
            </w:pPr>
            <w:r w:rsidDel="00000000" w:rsidR="00000000" w:rsidRPr="00000000">
              <w:rPr>
                <w:rFonts w:ascii="Calibri" w:cs="Calibri" w:eastAsia="Calibri" w:hAnsi="Calibri"/>
                <w:sz w:val="16"/>
                <w:szCs w:val="16"/>
                <w:rtl w:val="0"/>
              </w:rPr>
              <w:t xml:space="preserve">writing.</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D2">
            <w:pPr>
              <w:spacing w:after="0" w:before="0" w:lineRule="auto"/>
              <w:rPr/>
            </w:pPr>
            <w:r w:rsidDel="00000000" w:rsidR="00000000" w:rsidRPr="00000000">
              <w:rPr>
                <w:rFonts w:ascii="Calibri" w:cs="Calibri" w:eastAsia="Calibri" w:hAnsi="Calibri"/>
                <w:sz w:val="16"/>
                <w:szCs w:val="16"/>
                <w:rtl w:val="0"/>
              </w:rPr>
              <w:t xml:space="preserve">visually, electronically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D3">
            <w:pPr>
              <w:spacing w:after="0" w:before="0" w:lineRule="auto"/>
              <w:rPr/>
            </w:pPr>
            <w:r w:rsidDel="00000000" w:rsidR="00000000" w:rsidRPr="00000000">
              <w:rPr>
                <w:rFonts w:ascii="Calibri" w:cs="Calibri" w:eastAsia="Calibri" w:hAnsi="Calibri"/>
                <w:sz w:val="16"/>
                <w:szCs w:val="16"/>
                <w:rtl w:val="0"/>
              </w:rPr>
              <w:t xml:space="preserve">visually, electronically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2D4">
            <w:pPr>
              <w:spacing w:after="0" w:before="0" w:lineRule="auto"/>
              <w:rPr/>
            </w:pPr>
            <w:r w:rsidDel="00000000" w:rsidR="00000000" w:rsidRPr="00000000">
              <w:rPr>
                <w:rFonts w:ascii="Calibri" w:cs="Calibri" w:eastAsia="Calibri" w:hAnsi="Calibri"/>
                <w:sz w:val="16"/>
                <w:szCs w:val="16"/>
                <w:rtl w:val="0"/>
              </w:rPr>
              <w:t xml:space="preserve">visually, electronically</w:t>
            </w: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5">
            <w:pPr>
              <w:spacing w:after="0" w:before="0" w:lineRule="auto"/>
              <w:rPr/>
            </w:pPr>
            <w:r w:rsidDel="00000000" w:rsidR="00000000" w:rsidRPr="00000000">
              <w:rPr>
                <w:rFonts w:ascii="Calibri" w:cs="Calibri" w:eastAsia="Calibri" w:hAnsi="Calibri"/>
                <w:sz w:val="16"/>
                <w:szCs w:val="16"/>
                <w:rtl w:val="0"/>
              </w:rPr>
              <w:t xml:space="preserve">coherent arguments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6">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D7">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2D8">
            <w:pPr>
              <w:spacing w:after="0" w:before="0" w:lineRule="auto"/>
              <w:rPr/>
            </w:pPr>
            <w:r w:rsidDel="00000000" w:rsidR="00000000" w:rsidRPr="00000000">
              <w:rPr>
                <w:rFonts w:ascii="Calibri" w:cs="Calibri" w:eastAsia="Calibri" w:hAnsi="Calibri"/>
                <w:sz w:val="16"/>
                <w:szCs w:val="16"/>
                <w:rtl w:val="0"/>
              </w:rPr>
              <w:t xml:space="preserve">and in writing.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9">
            <w:pPr>
              <w:spacing w:after="0" w:before="0" w:lineRule="auto"/>
              <w:rPr/>
            </w:pPr>
            <w:r w:rsidDel="00000000" w:rsidR="00000000" w:rsidRPr="00000000">
              <w:rPr>
                <w:rFonts w:ascii="Calibri" w:cs="Calibri" w:eastAsia="Calibri" w:hAnsi="Calibri"/>
                <w:sz w:val="16"/>
                <w:szCs w:val="16"/>
                <w:rtl w:val="0"/>
              </w:rPr>
              <w:t xml:space="preserve">writing.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A">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B">
            <w:pPr>
              <w:spacing w:after="0" w:before="0" w:lineRule="auto"/>
              <w:rPr/>
            </w:pPr>
            <w:r w:rsidDel="00000000" w:rsidR="00000000" w:rsidRPr="00000000">
              <w:rPr>
                <w:rFonts w:ascii="Calibri" w:cs="Calibri" w:eastAsia="Calibri" w:hAnsi="Calibri"/>
                <w:sz w:val="16"/>
                <w:szCs w:val="16"/>
                <w:rtl w:val="0"/>
              </w:rPr>
              <w:t xml:space="preserve">and in writing.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C">
            <w:pPr>
              <w:spacing w:after="0" w:before="0" w:lineRule="auto"/>
              <w:rPr/>
            </w:pPr>
            <w:r w:rsidDel="00000000" w:rsidR="00000000" w:rsidRPr="00000000">
              <w:rPr>
                <w:rFonts w:ascii="Calibri" w:cs="Calibri" w:eastAsia="Calibri" w:hAnsi="Calibri"/>
                <w:sz w:val="16"/>
                <w:szCs w:val="16"/>
                <w:rtl w:val="0"/>
              </w:rPr>
              <w:t xml:space="preserve">and in writing.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DD">
            <w:pPr>
              <w:spacing w:after="0" w:before="0" w:lineRule="auto"/>
              <w:rPr/>
            </w:pPr>
            <w:r w:rsidDel="00000000" w:rsidR="00000000" w:rsidRPr="00000000">
              <w:rPr>
                <w:rFonts w:ascii="Calibri" w:cs="Calibri" w:eastAsia="Calibri" w:hAnsi="Calibri"/>
                <w:sz w:val="16"/>
                <w:szCs w:val="16"/>
                <w:rtl w:val="0"/>
              </w:rPr>
              <w:t xml:space="preserve">and in writing.</w:t>
            </w:r>
            <w:r w:rsidDel="00000000" w:rsidR="00000000" w:rsidRPr="00000000">
              <w:rPr>
                <w:rtl w:val="0"/>
              </w:rPr>
            </w:r>
          </w:p>
        </w:tc>
      </w:tr>
    </w:tbl>
    <w:p w:rsidR="00000000" w:rsidDel="00000000" w:rsidP="00000000" w:rsidRDefault="00000000" w:rsidRPr="00000000" w14:paraId="000002DE">
      <w:pPr>
        <w:spacing w:before="69" w:lineRule="auto"/>
        <w:rPr/>
      </w:pPr>
      <w:r w:rsidDel="00000000" w:rsidR="00000000" w:rsidRPr="00000000">
        <w:rPr>
          <w:rFonts w:ascii="Trebuchet MS" w:cs="Trebuchet MS" w:eastAsia="Trebuchet MS" w:hAnsi="Trebuchet MS"/>
          <w:sz w:val="20"/>
          <w:szCs w:val="20"/>
          <w:rtl w:val="0"/>
        </w:rPr>
        <w:t xml:space="preserve"> </w:t>
      </w:r>
      <w:r w:rsidDel="00000000" w:rsidR="00000000" w:rsidRPr="00000000">
        <w:rPr>
          <w:rtl w:val="0"/>
        </w:rPr>
      </w:r>
    </w:p>
    <w:tbl>
      <w:tblPr>
        <w:tblStyle w:val="Table8"/>
        <w:tblW w:w="1353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1"/>
        <w:gridCol w:w="1555"/>
        <w:gridCol w:w="1418"/>
        <w:gridCol w:w="1528"/>
        <w:gridCol w:w="1541"/>
        <w:gridCol w:w="1391"/>
        <w:gridCol w:w="1446"/>
        <w:gridCol w:w="1555"/>
        <w:gridCol w:w="1555"/>
        <w:tblGridChange w:id="0">
          <w:tblGrid>
            <w:gridCol w:w="1541"/>
            <w:gridCol w:w="1555"/>
            <w:gridCol w:w="1418"/>
            <w:gridCol w:w="1528"/>
            <w:gridCol w:w="1541"/>
            <w:gridCol w:w="1391"/>
            <w:gridCol w:w="1446"/>
            <w:gridCol w:w="1555"/>
            <w:gridCol w:w="1555"/>
          </w:tblGrid>
        </w:tblGridChange>
      </w:tblGrid>
      <w:tr>
        <w:trPr>
          <w:cantSplit w:val="0"/>
          <w:trHeight w:val="330" w:hRule="atLeast"/>
          <w:tblHeader w:val="0"/>
        </w:trPr>
        <w:tc>
          <w:tcPr>
            <w:gridSpan w:val="9"/>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DF">
            <w:pPr>
              <w:spacing w:after="0" w:before="39" w:lineRule="auto"/>
              <w:rPr/>
            </w:pPr>
            <w:r w:rsidDel="00000000" w:rsidR="00000000" w:rsidRPr="00000000">
              <w:rPr>
                <w:rFonts w:ascii="Calibri" w:cs="Calibri" w:eastAsia="Calibri" w:hAnsi="Calibri"/>
                <w:sz w:val="20"/>
                <w:szCs w:val="20"/>
                <w:rtl w:val="0"/>
              </w:rPr>
              <w:t xml:space="preserve">PERSONAL &amp; PROFESSIONAL CONNECTIVITY</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E8">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12" w:val="single"/>
            </w:tcBorders>
            <w:shd w:fill="ffc000" w:val="clear"/>
            <w:vAlign w:val="top"/>
          </w:tcPr>
          <w:p w:rsidR="00000000" w:rsidDel="00000000" w:rsidP="00000000" w:rsidRDefault="00000000" w:rsidRPr="00000000" w14:paraId="000002E9">
            <w:pPr>
              <w:spacing w:after="0" w:before="37" w:lineRule="auto"/>
              <w:jc w:val="center"/>
              <w:rPr/>
            </w:pPr>
            <w:r w:rsidDel="00000000" w:rsidR="00000000" w:rsidRPr="00000000">
              <w:rPr>
                <w:rFonts w:ascii="Calibri" w:cs="Calibri" w:eastAsia="Calibri" w:hAnsi="Calibri"/>
                <w:b w:val="1"/>
                <w:color w:val="000000"/>
                <w:sz w:val="16"/>
                <w:szCs w:val="16"/>
                <w:rtl w:val="0"/>
              </w:rPr>
              <w:t xml:space="preserve">FAIL</w:t>
            </w: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shd w:fill="c2d49b" w:val="clear"/>
            <w:vAlign w:val="top"/>
          </w:tcPr>
          <w:p w:rsidR="00000000" w:rsidDel="00000000" w:rsidP="00000000" w:rsidRDefault="00000000" w:rsidRPr="00000000" w14:paraId="000002EB">
            <w:pPr>
              <w:spacing w:after="0" w:before="37" w:lineRule="auto"/>
              <w:jc w:val="center"/>
              <w:rPr/>
            </w:pPr>
            <w:r w:rsidDel="00000000" w:rsidR="00000000" w:rsidRPr="00000000">
              <w:rPr>
                <w:rFonts w:ascii="Calibri" w:cs="Calibri" w:eastAsia="Calibri" w:hAnsi="Calibri"/>
                <w:b w:val="1"/>
                <w:color w:val="000000"/>
                <w:sz w:val="16"/>
                <w:szCs w:val="16"/>
                <w:rtl w:val="0"/>
              </w:rPr>
              <w:t xml:space="preserve">PASS</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F1">
            <w:pPr>
              <w:spacing w:after="0" w:before="39" w:lineRule="auto"/>
              <w:rPr/>
            </w:pPr>
            <w:r w:rsidDel="00000000" w:rsidR="00000000" w:rsidRPr="00000000">
              <w:rPr>
                <w:rFonts w:ascii="Calibri" w:cs="Calibri" w:eastAsia="Calibri" w:hAnsi="Calibri"/>
                <w:b w:val="1"/>
                <w:sz w:val="16"/>
                <w:szCs w:val="16"/>
                <w:rtl w:val="0"/>
              </w:rPr>
              <w:t xml:space="preserve">Threshold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2F2">
            <w:pPr>
              <w:spacing w:after="0" w:before="39" w:lineRule="auto"/>
              <w:rPr/>
            </w:pPr>
            <w:r w:rsidDel="00000000" w:rsidR="00000000" w:rsidRPr="00000000">
              <w:rPr>
                <w:rFonts w:ascii="Calibri" w:cs="Calibri" w:eastAsia="Calibri" w:hAnsi="Calibri"/>
                <w:b w:val="1"/>
                <w:sz w:val="16"/>
                <w:szCs w:val="16"/>
                <w:rtl w:val="0"/>
              </w:rPr>
              <w:t xml:space="preserve">0-29%</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2F3">
            <w:pPr>
              <w:spacing w:after="0" w:before="39" w:lineRule="auto"/>
              <w:rPr/>
            </w:pPr>
            <w:r w:rsidDel="00000000" w:rsidR="00000000" w:rsidRPr="00000000">
              <w:rPr>
                <w:rFonts w:ascii="Calibri" w:cs="Calibri" w:eastAsia="Calibri" w:hAnsi="Calibri"/>
                <w:b w:val="1"/>
                <w:sz w:val="16"/>
                <w:szCs w:val="16"/>
                <w:rtl w:val="0"/>
              </w:rPr>
              <w:t xml:space="preserve">30-39%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F4">
            <w:pPr>
              <w:spacing w:after="0" w:before="39" w:lineRule="auto"/>
              <w:rPr/>
            </w:pPr>
            <w:r w:rsidDel="00000000" w:rsidR="00000000" w:rsidRPr="00000000">
              <w:rPr>
                <w:rFonts w:ascii="Calibri" w:cs="Calibri" w:eastAsia="Calibri" w:hAnsi="Calibri"/>
                <w:b w:val="1"/>
                <w:sz w:val="16"/>
                <w:szCs w:val="16"/>
                <w:rtl w:val="0"/>
              </w:rPr>
              <w:t xml:space="preserve">40-49%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F5">
            <w:pPr>
              <w:spacing w:after="0" w:before="39" w:lineRule="auto"/>
              <w:rPr/>
            </w:pPr>
            <w:r w:rsidDel="00000000" w:rsidR="00000000" w:rsidRPr="00000000">
              <w:rPr>
                <w:rFonts w:ascii="Calibri" w:cs="Calibri" w:eastAsia="Calibri" w:hAnsi="Calibri"/>
                <w:b w:val="1"/>
                <w:sz w:val="16"/>
                <w:szCs w:val="16"/>
                <w:rtl w:val="0"/>
              </w:rPr>
              <w:t xml:space="preserve">50-59%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F6">
            <w:pPr>
              <w:spacing w:after="0" w:before="39" w:lineRule="auto"/>
              <w:rPr/>
            </w:pPr>
            <w:r w:rsidDel="00000000" w:rsidR="00000000" w:rsidRPr="00000000">
              <w:rPr>
                <w:rFonts w:ascii="Calibri" w:cs="Calibri" w:eastAsia="Calibri" w:hAnsi="Calibri"/>
                <w:b w:val="1"/>
                <w:sz w:val="16"/>
                <w:szCs w:val="16"/>
                <w:rtl w:val="0"/>
              </w:rPr>
              <w:t xml:space="preserve">60-69%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F7">
            <w:pPr>
              <w:spacing w:after="0" w:before="39" w:lineRule="auto"/>
              <w:rPr/>
            </w:pPr>
            <w:r w:rsidDel="00000000" w:rsidR="00000000" w:rsidRPr="00000000">
              <w:rPr>
                <w:rFonts w:ascii="Calibri" w:cs="Calibri" w:eastAsia="Calibri" w:hAnsi="Calibri"/>
                <w:b w:val="1"/>
                <w:sz w:val="16"/>
                <w:szCs w:val="16"/>
                <w:rtl w:val="0"/>
              </w:rPr>
              <w:t xml:space="preserve">70-79%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F8">
            <w:pPr>
              <w:spacing w:after="0" w:before="39" w:lineRule="auto"/>
              <w:rPr/>
            </w:pPr>
            <w:r w:rsidDel="00000000" w:rsidR="00000000" w:rsidRPr="00000000">
              <w:rPr>
                <w:rFonts w:ascii="Calibri" w:cs="Calibri" w:eastAsia="Calibri" w:hAnsi="Calibri"/>
                <w:b w:val="1"/>
                <w:sz w:val="16"/>
                <w:szCs w:val="16"/>
                <w:rtl w:val="0"/>
              </w:rPr>
              <w:t xml:space="preserve">80-89%</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2F9">
            <w:pPr>
              <w:spacing w:after="0" w:before="39" w:lineRule="auto"/>
              <w:rPr/>
            </w:pPr>
            <w:r w:rsidDel="00000000" w:rsidR="00000000" w:rsidRPr="00000000">
              <w:rPr>
                <w:rFonts w:ascii="Calibri" w:cs="Calibri" w:eastAsia="Calibri" w:hAnsi="Calibri"/>
                <w:b w:val="1"/>
                <w:sz w:val="16"/>
                <w:szCs w:val="16"/>
                <w:rtl w:val="0"/>
              </w:rPr>
              <w:t xml:space="preserve">90-100%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FA">
            <w:pPr>
              <w:spacing w:after="0" w:before="37" w:lineRule="auto"/>
              <w:rPr/>
            </w:pPr>
            <w:r w:rsidDel="00000000" w:rsidR="00000000" w:rsidRPr="00000000">
              <w:rPr>
                <w:rFonts w:ascii="Calibri" w:cs="Calibri" w:eastAsia="Calibri" w:hAnsi="Calibri"/>
                <w:sz w:val="16"/>
                <w:szCs w:val="16"/>
                <w:rtl w:val="0"/>
              </w:rPr>
              <w:t xml:space="preserve">Undertake further</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FB">
            <w:pPr>
              <w:spacing w:after="0" w:before="37" w:lineRule="auto"/>
              <w:rPr/>
            </w:pPr>
            <w:r w:rsidDel="00000000" w:rsidR="00000000" w:rsidRPr="00000000">
              <w:rPr>
                <w:rFonts w:ascii="Calibri" w:cs="Calibri" w:eastAsia="Calibri" w:hAnsi="Calibri"/>
                <w:sz w:val="16"/>
                <w:szCs w:val="16"/>
                <w:rtl w:val="0"/>
              </w:rPr>
              <w:t xml:space="preserve">Little to no</w:t>
            </w:r>
            <w:r w:rsidDel="00000000" w:rsidR="00000000" w:rsidRPr="00000000">
              <w:rPr>
                <w:rtl w:val="0"/>
              </w:rPr>
            </w:r>
          </w:p>
        </w:tc>
        <w:tc>
          <w:tcPr>
            <w:tcBorders>
              <w:top w:color="000000" w:space="0" w:sz="8" w:val="single"/>
              <w:left w:color="000000" w:space="0" w:sz="8" w:val="single"/>
              <w:bottom w:color="000000" w:space="0" w:sz="0" w:val="nil"/>
              <w:right w:color="000000" w:space="0" w:sz="12" w:val="single"/>
            </w:tcBorders>
            <w:vAlign w:val="top"/>
          </w:tcPr>
          <w:p w:rsidR="00000000" w:rsidDel="00000000" w:rsidP="00000000" w:rsidRDefault="00000000" w:rsidRPr="00000000" w14:paraId="000002FC">
            <w:pPr>
              <w:spacing w:after="0" w:before="37" w:lineRule="auto"/>
              <w:rPr/>
            </w:pPr>
            <w:r w:rsidDel="00000000" w:rsidR="00000000" w:rsidRPr="00000000">
              <w:rPr>
                <w:rFonts w:ascii="Calibri" w:cs="Calibri" w:eastAsia="Calibri" w:hAnsi="Calibri"/>
                <w:sz w:val="16"/>
                <w:szCs w:val="16"/>
                <w:rtl w:val="0"/>
              </w:rPr>
              <w:t xml:space="preserve">Low contribution</w:t>
            </w:r>
            <w:r w:rsidDel="00000000" w:rsidR="00000000" w:rsidRPr="00000000">
              <w:rPr>
                <w:rtl w:val="0"/>
              </w:rPr>
            </w:r>
          </w:p>
        </w:tc>
        <w:tc>
          <w:tcPr>
            <w:tcBorders>
              <w:top w:color="000000" w:space="0" w:sz="8" w:val="single"/>
              <w:left w:color="000000" w:space="0" w:sz="12" w:val="single"/>
              <w:bottom w:color="000000" w:space="0" w:sz="0" w:val="nil"/>
              <w:right w:color="000000" w:space="0" w:sz="8" w:val="single"/>
            </w:tcBorders>
            <w:vAlign w:val="top"/>
          </w:tcPr>
          <w:p w:rsidR="00000000" w:rsidDel="00000000" w:rsidP="00000000" w:rsidRDefault="00000000" w:rsidRPr="00000000" w14:paraId="000002FD">
            <w:pPr>
              <w:spacing w:after="0" w:before="37" w:lineRule="auto"/>
              <w:rPr/>
            </w:pPr>
            <w:r w:rsidDel="00000000" w:rsidR="00000000" w:rsidRPr="00000000">
              <w:rPr>
                <w:rFonts w:ascii="Calibri" w:cs="Calibri" w:eastAsia="Calibri" w:hAnsi="Calibri"/>
                <w:sz w:val="16"/>
                <w:szCs w:val="16"/>
                <w:rtl w:val="0"/>
              </w:rPr>
              <w:t xml:space="preserve">Competent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FE">
            <w:pPr>
              <w:spacing w:after="0" w:before="37" w:lineRule="auto"/>
              <w:rPr/>
            </w:pPr>
            <w:r w:rsidDel="00000000" w:rsidR="00000000" w:rsidRPr="00000000">
              <w:rPr>
                <w:rFonts w:ascii="Calibri" w:cs="Calibri" w:eastAsia="Calibri" w:hAnsi="Calibri"/>
                <w:sz w:val="16"/>
                <w:szCs w:val="16"/>
                <w:rtl w:val="0"/>
              </w:rPr>
              <w:t xml:space="preserve">Satisfactory</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2FF">
            <w:pPr>
              <w:spacing w:after="0" w:before="37" w:lineRule="auto"/>
              <w:rPr/>
            </w:pPr>
            <w:r w:rsidDel="00000000" w:rsidR="00000000" w:rsidRPr="00000000">
              <w:rPr>
                <w:rFonts w:ascii="Calibri" w:cs="Calibri" w:eastAsia="Calibri" w:hAnsi="Calibri"/>
                <w:sz w:val="16"/>
                <w:szCs w:val="16"/>
                <w:rtl w:val="0"/>
              </w:rPr>
              <w:t xml:space="preserve">Good contributions</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300">
            <w:pPr>
              <w:spacing w:after="0" w:before="37" w:lineRule="auto"/>
              <w:rPr/>
            </w:pPr>
            <w:r w:rsidDel="00000000" w:rsidR="00000000" w:rsidRPr="00000000">
              <w:rPr>
                <w:rFonts w:ascii="Calibri" w:cs="Calibri" w:eastAsia="Calibri" w:hAnsi="Calibri"/>
                <w:sz w:val="16"/>
                <w:szCs w:val="16"/>
                <w:rtl w:val="0"/>
              </w:rPr>
              <w:t xml:space="preserve">Very good</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301">
            <w:pPr>
              <w:spacing w:after="0" w:before="37" w:lineRule="auto"/>
              <w:rPr/>
            </w:pPr>
            <w:r w:rsidDel="00000000" w:rsidR="00000000" w:rsidRPr="00000000">
              <w:rPr>
                <w:rFonts w:ascii="Calibri" w:cs="Calibri" w:eastAsia="Calibri" w:hAnsi="Calibri"/>
                <w:sz w:val="16"/>
                <w:szCs w:val="16"/>
                <w:rtl w:val="0"/>
              </w:rPr>
              <w:t xml:space="preserve">Excellent contribution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vAlign w:val="top"/>
          </w:tcPr>
          <w:p w:rsidR="00000000" w:rsidDel="00000000" w:rsidP="00000000" w:rsidRDefault="00000000" w:rsidRPr="00000000" w14:paraId="00000302">
            <w:pPr>
              <w:spacing w:after="0" w:before="37" w:lineRule="auto"/>
              <w:rPr/>
            </w:pPr>
            <w:r w:rsidDel="00000000" w:rsidR="00000000" w:rsidRPr="00000000">
              <w:rPr>
                <w:rFonts w:ascii="Calibri" w:cs="Calibri" w:eastAsia="Calibri" w:hAnsi="Calibri"/>
                <w:sz w:val="16"/>
                <w:szCs w:val="16"/>
                <w:rtl w:val="0"/>
              </w:rPr>
              <w:t xml:space="preserve">Exceptional</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3">
            <w:pPr>
              <w:spacing w:after="0" w:before="0" w:lineRule="auto"/>
              <w:rPr/>
            </w:pPr>
            <w:r w:rsidDel="00000000" w:rsidR="00000000" w:rsidRPr="00000000">
              <w:rPr>
                <w:rFonts w:ascii="Calibri" w:cs="Calibri" w:eastAsia="Calibri" w:hAnsi="Calibri"/>
                <w:sz w:val="16"/>
                <w:szCs w:val="16"/>
                <w:rtl w:val="0"/>
              </w:rPr>
              <w:t xml:space="preserve">training and develop</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4">
            <w:pPr>
              <w:spacing w:after="0" w:before="0" w:lineRule="auto"/>
              <w:rPr/>
            </w:pPr>
            <w:r w:rsidDel="00000000" w:rsidR="00000000" w:rsidRPr="00000000">
              <w:rPr>
                <w:rFonts w:ascii="Calibri" w:cs="Calibri" w:eastAsia="Calibri" w:hAnsi="Calibri"/>
                <w:sz w:val="16"/>
                <w:szCs w:val="16"/>
                <w:rtl w:val="0"/>
              </w:rPr>
              <w:t xml:space="preserve">contribution to group</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05">
            <w:pPr>
              <w:spacing w:after="0" w:before="0" w:lineRule="auto"/>
              <w:rPr/>
            </w:pPr>
            <w:r w:rsidDel="00000000" w:rsidR="00000000" w:rsidRPr="00000000">
              <w:rPr>
                <w:rFonts w:ascii="Calibri" w:cs="Calibri" w:eastAsia="Calibri" w:hAnsi="Calibri"/>
                <w:sz w:val="16"/>
                <w:szCs w:val="16"/>
                <w:rtl w:val="0"/>
              </w:rPr>
              <w:t xml:space="preserve">to group activity</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06">
            <w:pPr>
              <w:spacing w:after="0" w:before="0" w:lineRule="auto"/>
              <w:rPr/>
            </w:pPr>
            <w:r w:rsidDel="00000000" w:rsidR="00000000" w:rsidRPr="00000000">
              <w:rPr>
                <w:rFonts w:ascii="Calibri" w:cs="Calibri" w:eastAsia="Calibri" w:hAnsi="Calibri"/>
                <w:sz w:val="16"/>
                <w:szCs w:val="16"/>
                <w:rtl w:val="0"/>
              </w:rPr>
              <w:t xml:space="preserve">contribution to</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7">
            <w:pPr>
              <w:spacing w:after="0" w:before="0" w:lineRule="auto"/>
              <w:rPr/>
            </w:pPr>
            <w:r w:rsidDel="00000000" w:rsidR="00000000" w:rsidRPr="00000000">
              <w:rPr>
                <w:rFonts w:ascii="Calibri" w:cs="Calibri" w:eastAsia="Calibri" w:hAnsi="Calibri"/>
                <w:sz w:val="16"/>
                <w:szCs w:val="16"/>
                <w:rtl w:val="0"/>
              </w:rPr>
              <w:t xml:space="preserve">contribution to group</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8">
            <w:pPr>
              <w:spacing w:after="0" w:before="0" w:lineRule="auto"/>
              <w:rPr/>
            </w:pPr>
            <w:r w:rsidDel="00000000" w:rsidR="00000000" w:rsidRPr="00000000">
              <w:rPr>
                <w:rFonts w:ascii="Calibri" w:cs="Calibri" w:eastAsia="Calibri" w:hAnsi="Calibri"/>
                <w:sz w:val="16"/>
                <w:szCs w:val="16"/>
                <w:rtl w:val="0"/>
              </w:rPr>
              <w:t xml:space="preserve">to group activity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9">
            <w:pPr>
              <w:spacing w:after="0" w:before="0" w:lineRule="auto"/>
              <w:rPr/>
            </w:pPr>
            <w:r w:rsidDel="00000000" w:rsidR="00000000" w:rsidRPr="00000000">
              <w:rPr>
                <w:rFonts w:ascii="Calibri" w:cs="Calibri" w:eastAsia="Calibri" w:hAnsi="Calibri"/>
                <w:sz w:val="16"/>
                <w:szCs w:val="16"/>
                <w:rtl w:val="0"/>
              </w:rPr>
              <w:t xml:space="preserve">contribution to</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A">
            <w:pPr>
              <w:spacing w:after="0" w:before="0" w:lineRule="auto"/>
              <w:rPr/>
            </w:pPr>
            <w:r w:rsidDel="00000000" w:rsidR="00000000" w:rsidRPr="00000000">
              <w:rPr>
                <w:rFonts w:ascii="Calibri" w:cs="Calibri" w:eastAsia="Calibri" w:hAnsi="Calibri"/>
                <w:sz w:val="16"/>
                <w:szCs w:val="16"/>
                <w:rtl w:val="0"/>
              </w:rPr>
              <w:t xml:space="preserve">to group activity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B">
            <w:pPr>
              <w:spacing w:after="0" w:before="0" w:lineRule="auto"/>
              <w:rPr/>
            </w:pPr>
            <w:r w:rsidDel="00000000" w:rsidR="00000000" w:rsidRPr="00000000">
              <w:rPr>
                <w:rFonts w:ascii="Calibri" w:cs="Calibri" w:eastAsia="Calibri" w:hAnsi="Calibri"/>
                <w:sz w:val="16"/>
                <w:szCs w:val="16"/>
                <w:rtl w:val="0"/>
              </w:rPr>
              <w:t xml:space="preserve">contribution to group</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C">
            <w:pPr>
              <w:spacing w:after="0" w:before="0" w:lineRule="auto"/>
              <w:rPr/>
            </w:pPr>
            <w:r w:rsidDel="00000000" w:rsidR="00000000" w:rsidRPr="00000000">
              <w:rPr>
                <w:rFonts w:ascii="Calibri" w:cs="Calibri" w:eastAsia="Calibri" w:hAnsi="Calibri"/>
                <w:sz w:val="16"/>
                <w:szCs w:val="16"/>
                <w:rtl w:val="0"/>
              </w:rPr>
              <w:t xml:space="preserve">new skills within 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0D">
            <w:pPr>
              <w:spacing w:after="0" w:before="0" w:lineRule="auto"/>
              <w:rPr/>
            </w:pPr>
            <w:r w:rsidDel="00000000" w:rsidR="00000000" w:rsidRPr="00000000">
              <w:rPr>
                <w:rFonts w:ascii="Calibri" w:cs="Calibri" w:eastAsia="Calibri" w:hAnsi="Calibri"/>
                <w:sz w:val="16"/>
                <w:szCs w:val="16"/>
                <w:rtl w:val="0"/>
              </w:rPr>
              <w:t xml:space="preserve">activity and/or</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0E">
            <w:pPr>
              <w:spacing w:after="0" w:before="0" w:lineRule="auto"/>
              <w:rPr/>
            </w:pPr>
            <w:r w:rsidDel="00000000" w:rsidR="00000000" w:rsidRPr="00000000">
              <w:rPr>
                <w:rFonts w:ascii="Calibri" w:cs="Calibri" w:eastAsia="Calibri" w:hAnsi="Calibri"/>
                <w:sz w:val="16"/>
                <w:szCs w:val="16"/>
                <w:rtl w:val="0"/>
              </w:rPr>
              <w:t xml:space="preserve">and/or project</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0F">
            <w:pPr>
              <w:spacing w:after="0" w:before="0" w:lineRule="auto"/>
              <w:rPr/>
            </w:pPr>
            <w:r w:rsidDel="00000000" w:rsidR="00000000" w:rsidRPr="00000000">
              <w:rPr>
                <w:rFonts w:ascii="Calibri" w:cs="Calibri" w:eastAsia="Calibri" w:hAnsi="Calibri"/>
                <w:sz w:val="16"/>
                <w:szCs w:val="16"/>
                <w:rtl w:val="0"/>
              </w:rPr>
              <w:t xml:space="preserve">group activity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0">
            <w:pPr>
              <w:spacing w:after="0" w:before="0" w:lineRule="auto"/>
              <w:rPr/>
            </w:pPr>
            <w:r w:rsidDel="00000000" w:rsidR="00000000" w:rsidRPr="00000000">
              <w:rPr>
                <w:rFonts w:ascii="Calibri" w:cs="Calibri" w:eastAsia="Calibri" w:hAnsi="Calibri"/>
                <w:sz w:val="16"/>
                <w:szCs w:val="16"/>
                <w:rtl w:val="0"/>
              </w:rPr>
              <w:t xml:space="preserve">activity and/or project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1">
            <w:pPr>
              <w:spacing w:after="0" w:before="0" w:lineRule="auto"/>
              <w:rPr/>
            </w:pPr>
            <w:r w:rsidDel="00000000" w:rsidR="00000000" w:rsidRPr="00000000">
              <w:rPr>
                <w:rFonts w:ascii="Calibri" w:cs="Calibri" w:eastAsia="Calibri" w:hAnsi="Calibri"/>
                <w:sz w:val="16"/>
                <w:szCs w:val="16"/>
                <w:rtl w:val="0"/>
              </w:rPr>
              <w:t xml:space="preserve">and/or project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2">
            <w:pPr>
              <w:spacing w:after="0" w:before="0" w:lineRule="auto"/>
              <w:rPr/>
            </w:pPr>
            <w:r w:rsidDel="00000000" w:rsidR="00000000" w:rsidRPr="00000000">
              <w:rPr>
                <w:rFonts w:ascii="Calibri" w:cs="Calibri" w:eastAsia="Calibri" w:hAnsi="Calibri"/>
                <w:sz w:val="16"/>
                <w:szCs w:val="16"/>
                <w:rtl w:val="0"/>
              </w:rPr>
              <w:t xml:space="preserve">group activity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3">
            <w:pPr>
              <w:spacing w:after="0" w:before="0" w:lineRule="auto"/>
              <w:rPr/>
            </w:pPr>
            <w:r w:rsidDel="00000000" w:rsidR="00000000" w:rsidRPr="00000000">
              <w:rPr>
                <w:rFonts w:ascii="Calibri" w:cs="Calibri" w:eastAsia="Calibri" w:hAnsi="Calibri"/>
                <w:sz w:val="16"/>
                <w:szCs w:val="16"/>
                <w:rtl w:val="0"/>
              </w:rPr>
              <w:t xml:space="preserve">and/or project 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4">
            <w:pPr>
              <w:spacing w:after="0" w:before="0" w:lineRule="auto"/>
              <w:rPr/>
            </w:pPr>
            <w:r w:rsidDel="00000000" w:rsidR="00000000" w:rsidRPr="00000000">
              <w:rPr>
                <w:rFonts w:ascii="Calibri" w:cs="Calibri" w:eastAsia="Calibri" w:hAnsi="Calibri"/>
                <w:sz w:val="16"/>
                <w:szCs w:val="16"/>
                <w:rtl w:val="0"/>
              </w:rPr>
              <w:t xml:space="preserve">activity and/or</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5">
            <w:pPr>
              <w:spacing w:after="0" w:before="0" w:lineRule="auto"/>
              <w:rPr/>
            </w:pPr>
            <w:r w:rsidDel="00000000" w:rsidR="00000000" w:rsidRPr="00000000">
              <w:rPr>
                <w:rFonts w:ascii="Calibri" w:cs="Calibri" w:eastAsia="Calibri" w:hAnsi="Calibri"/>
                <w:sz w:val="16"/>
                <w:szCs w:val="16"/>
                <w:rtl w:val="0"/>
              </w:rPr>
              <w:t xml:space="preserve">structured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6">
            <w:pPr>
              <w:spacing w:after="0" w:before="0" w:lineRule="auto"/>
              <w:rPr/>
            </w:pPr>
            <w:r w:rsidDel="00000000" w:rsidR="00000000" w:rsidRPr="00000000">
              <w:rPr>
                <w:rFonts w:ascii="Calibri" w:cs="Calibri" w:eastAsia="Calibri" w:hAnsi="Calibri"/>
                <w:sz w:val="16"/>
                <w:szCs w:val="16"/>
                <w:rtl w:val="0"/>
              </w:rPr>
              <w:t xml:space="preserve">project work which</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17">
            <w:pPr>
              <w:spacing w:after="0" w:before="0" w:lineRule="auto"/>
              <w:rPr/>
            </w:pPr>
            <w:r w:rsidDel="00000000" w:rsidR="00000000" w:rsidRPr="00000000">
              <w:rPr>
                <w:rFonts w:ascii="Calibri" w:cs="Calibri" w:eastAsia="Calibri" w:hAnsi="Calibri"/>
                <w:sz w:val="16"/>
                <w:szCs w:val="16"/>
                <w:rtl w:val="0"/>
              </w:rPr>
              <w:t xml:space="preserve">work which</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18">
            <w:pPr>
              <w:spacing w:after="0" w:before="0" w:lineRule="auto"/>
              <w:rPr/>
            </w:pPr>
            <w:r w:rsidDel="00000000" w:rsidR="00000000" w:rsidRPr="00000000">
              <w:rPr>
                <w:rFonts w:ascii="Calibri" w:cs="Calibri" w:eastAsia="Calibri" w:hAnsi="Calibri"/>
                <w:sz w:val="16"/>
                <w:szCs w:val="16"/>
                <w:rtl w:val="0"/>
              </w:rPr>
              <w:t xml:space="preserve">and/or project 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9">
            <w:pPr>
              <w:spacing w:after="0" w:before="0" w:lineRule="auto"/>
              <w:rPr/>
            </w:pPr>
            <w:r w:rsidDel="00000000" w:rsidR="00000000" w:rsidRPr="00000000">
              <w:rPr>
                <w:rFonts w:ascii="Calibri" w:cs="Calibri" w:eastAsia="Calibri" w:hAnsi="Calibri"/>
                <w:sz w:val="16"/>
                <w:szCs w:val="16"/>
                <w:rtl w:val="0"/>
              </w:rPr>
              <w:t xml:space="preserve">work which develops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A">
            <w:pPr>
              <w:spacing w:after="0" w:before="0" w:lineRule="auto"/>
              <w:rPr/>
            </w:pPr>
            <w:r w:rsidDel="00000000" w:rsidR="00000000" w:rsidRPr="00000000">
              <w:rPr>
                <w:rFonts w:ascii="Calibri" w:cs="Calibri" w:eastAsia="Calibri" w:hAnsi="Calibri"/>
                <w:sz w:val="16"/>
                <w:szCs w:val="16"/>
                <w:rtl w:val="0"/>
              </w:rPr>
              <w:t xml:space="preserve">work, with an</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B">
            <w:pPr>
              <w:spacing w:after="0" w:before="0" w:lineRule="auto"/>
              <w:rPr/>
            </w:pPr>
            <w:r w:rsidDel="00000000" w:rsidR="00000000" w:rsidRPr="00000000">
              <w:rPr>
                <w:rFonts w:ascii="Calibri" w:cs="Calibri" w:eastAsia="Calibri" w:hAnsi="Calibri"/>
                <w:sz w:val="16"/>
                <w:szCs w:val="16"/>
                <w:rtl w:val="0"/>
              </w:rPr>
              <w:t xml:space="preserve">and/or project work,</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C">
            <w:pPr>
              <w:spacing w:after="0" w:before="0" w:lineRule="auto"/>
              <w:rPr/>
            </w:pPr>
            <w:r w:rsidDel="00000000" w:rsidR="00000000" w:rsidRPr="00000000">
              <w:rPr>
                <w:rFonts w:ascii="Calibri" w:cs="Calibri" w:eastAsia="Calibri" w:hAnsi="Calibri"/>
                <w:sz w:val="16"/>
                <w:szCs w:val="16"/>
                <w:rtl w:val="0"/>
              </w:rPr>
              <w:t xml:space="preserve">with teamwork and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D">
            <w:pPr>
              <w:spacing w:after="0" w:before="0" w:lineRule="auto"/>
              <w:rPr/>
            </w:pPr>
            <w:r w:rsidDel="00000000" w:rsidR="00000000" w:rsidRPr="00000000">
              <w:rPr>
                <w:rFonts w:ascii="Calibri" w:cs="Calibri" w:eastAsia="Calibri" w:hAnsi="Calibri"/>
                <w:sz w:val="16"/>
                <w:szCs w:val="16"/>
                <w:rtl w:val="0"/>
              </w:rPr>
              <w:t xml:space="preserve">project work, with</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E">
            <w:pPr>
              <w:spacing w:after="0" w:before="0" w:lineRule="auto"/>
              <w:rPr/>
            </w:pPr>
            <w:r w:rsidDel="00000000" w:rsidR="00000000" w:rsidRPr="00000000">
              <w:rPr>
                <w:rFonts w:ascii="Calibri" w:cs="Calibri" w:eastAsia="Calibri" w:hAnsi="Calibri"/>
                <w:sz w:val="16"/>
                <w:szCs w:val="16"/>
                <w:rtl w:val="0"/>
              </w:rPr>
              <w:t xml:space="preserve">managed</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1F">
            <w:pPr>
              <w:spacing w:after="0" w:before="0" w:lineRule="auto"/>
              <w:rPr/>
            </w:pPr>
            <w:r w:rsidDel="00000000" w:rsidR="00000000" w:rsidRPr="00000000">
              <w:rPr>
                <w:rFonts w:ascii="Calibri" w:cs="Calibri" w:eastAsia="Calibri" w:hAnsi="Calibri"/>
                <w:sz w:val="16"/>
                <w:szCs w:val="16"/>
                <w:rtl w:val="0"/>
              </w:rPr>
              <w:t xml:space="preserve">develops new skills.</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20">
            <w:pPr>
              <w:spacing w:after="0" w:before="0" w:lineRule="auto"/>
              <w:rPr/>
            </w:pPr>
            <w:r w:rsidDel="00000000" w:rsidR="00000000" w:rsidRPr="00000000">
              <w:rPr>
                <w:rFonts w:ascii="Calibri" w:cs="Calibri" w:eastAsia="Calibri" w:hAnsi="Calibri"/>
                <w:sz w:val="16"/>
                <w:szCs w:val="16"/>
                <w:rtl w:val="0"/>
              </w:rPr>
              <w:t xml:space="preserve">develops new</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21">
            <w:pPr>
              <w:spacing w:after="0" w:before="0" w:lineRule="auto"/>
              <w:rPr/>
            </w:pPr>
            <w:r w:rsidDel="00000000" w:rsidR="00000000" w:rsidRPr="00000000">
              <w:rPr>
                <w:rFonts w:ascii="Calibri" w:cs="Calibri" w:eastAsia="Calibri" w:hAnsi="Calibri"/>
                <w:sz w:val="16"/>
                <w:szCs w:val="16"/>
                <w:rtl w:val="0"/>
              </w:rPr>
              <w:t xml:space="preserve">which develops new</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2">
            <w:pPr>
              <w:spacing w:after="0" w:before="0" w:lineRule="auto"/>
              <w:rPr/>
            </w:pPr>
            <w:r w:rsidDel="00000000" w:rsidR="00000000" w:rsidRPr="00000000">
              <w:rPr>
                <w:rFonts w:ascii="Calibri" w:cs="Calibri" w:eastAsia="Calibri" w:hAnsi="Calibri"/>
                <w:sz w:val="16"/>
                <w:szCs w:val="16"/>
                <w:rtl w:val="0"/>
              </w:rPr>
              <w:t xml:space="preserve">new 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3">
            <w:pPr>
              <w:spacing w:after="0" w:before="0" w:lineRule="auto"/>
              <w:rPr/>
            </w:pPr>
            <w:r w:rsidDel="00000000" w:rsidR="00000000" w:rsidRPr="00000000">
              <w:rPr>
                <w:rFonts w:ascii="Calibri" w:cs="Calibri" w:eastAsia="Calibri" w:hAnsi="Calibri"/>
                <w:sz w:val="16"/>
                <w:szCs w:val="16"/>
                <w:rtl w:val="0"/>
              </w:rPr>
              <w:t xml:space="preserve">understanding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4">
            <w:pPr>
              <w:spacing w:after="0" w:before="0" w:lineRule="auto"/>
              <w:rPr/>
            </w:pPr>
            <w:r w:rsidDel="00000000" w:rsidR="00000000" w:rsidRPr="00000000">
              <w:rPr>
                <w:rFonts w:ascii="Calibri" w:cs="Calibri" w:eastAsia="Calibri" w:hAnsi="Calibri"/>
                <w:sz w:val="16"/>
                <w:szCs w:val="16"/>
                <w:rtl w:val="0"/>
              </w:rPr>
              <w:t xml:space="preserve">with exceptional</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5">
            <w:pPr>
              <w:spacing w:after="0" w:before="0" w:lineRule="auto"/>
              <w:rPr/>
            </w:pPr>
            <w:r w:rsidDel="00000000" w:rsidR="00000000" w:rsidRPr="00000000">
              <w:rPr>
                <w:rFonts w:ascii="Calibri" w:cs="Calibri" w:eastAsia="Calibri" w:hAnsi="Calibri"/>
                <w:sz w:val="16"/>
                <w:szCs w:val="16"/>
                <w:rtl w:val="0"/>
              </w:rPr>
              <w:t xml:space="preserve">some leadership</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6">
            <w:pPr>
              <w:spacing w:after="0" w:before="0" w:lineRule="auto"/>
              <w:rPr/>
            </w:pPr>
            <w:r w:rsidDel="00000000" w:rsidR="00000000" w:rsidRPr="00000000">
              <w:rPr>
                <w:rFonts w:ascii="Calibri" w:cs="Calibri" w:eastAsia="Calibri" w:hAnsi="Calibri"/>
                <w:sz w:val="16"/>
                <w:szCs w:val="16"/>
                <w:rtl w:val="0"/>
              </w:rPr>
              <w:t xml:space="preserve">teamwork and</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7">
            <w:pPr>
              <w:spacing w:after="0" w:before="0" w:lineRule="auto"/>
              <w:rPr/>
            </w:pPr>
            <w:r w:rsidDel="00000000" w:rsidR="00000000" w:rsidRPr="00000000">
              <w:rPr>
                <w:rFonts w:ascii="Calibri" w:cs="Calibri" w:eastAsia="Calibri" w:hAnsi="Calibri"/>
                <w:sz w:val="16"/>
                <w:szCs w:val="16"/>
                <w:rtl w:val="0"/>
              </w:rPr>
              <w:t xml:space="preserve">environment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8">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29">
            <w:pPr>
              <w:spacing w:after="0" w:before="0" w:lineRule="auto"/>
              <w:rPr/>
            </w:pPr>
            <w:r w:rsidDel="00000000" w:rsidR="00000000" w:rsidRPr="00000000">
              <w:rPr>
                <w:rFonts w:ascii="Calibri" w:cs="Calibri" w:eastAsia="Calibri" w:hAnsi="Calibri"/>
                <w:sz w:val="16"/>
                <w:szCs w:val="16"/>
                <w:rtl w:val="0"/>
              </w:rPr>
              <w:t xml:space="preserve">skills.</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2A">
            <w:pPr>
              <w:spacing w:after="0" w:before="0" w:lineRule="auto"/>
              <w:rPr/>
            </w:pPr>
            <w:r w:rsidDel="00000000" w:rsidR="00000000" w:rsidRPr="00000000">
              <w:rPr>
                <w:rFonts w:ascii="Calibri" w:cs="Calibri" w:eastAsia="Calibri" w:hAnsi="Calibri"/>
                <w:sz w:val="16"/>
                <w:szCs w:val="16"/>
                <w:rtl w:val="0"/>
              </w:rPr>
              <w:t xml:space="preserve">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C">
            <w:pPr>
              <w:spacing w:after="0" w:before="0" w:lineRule="auto"/>
              <w:rPr/>
            </w:pPr>
            <w:r w:rsidDel="00000000" w:rsidR="00000000" w:rsidRPr="00000000">
              <w:rPr>
                <w:rFonts w:ascii="Calibri" w:cs="Calibri" w:eastAsia="Calibri" w:hAnsi="Calibri"/>
                <w:sz w:val="16"/>
                <w:szCs w:val="16"/>
                <w:rtl w:val="0"/>
              </w:rPr>
              <w:t xml:space="preserve">team roles and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D">
            <w:pPr>
              <w:spacing w:after="0" w:before="0" w:lineRule="auto"/>
              <w:rPr/>
            </w:pPr>
            <w:r w:rsidDel="00000000" w:rsidR="00000000" w:rsidRPr="00000000">
              <w:rPr>
                <w:rFonts w:ascii="Calibri" w:cs="Calibri" w:eastAsia="Calibri" w:hAnsi="Calibri"/>
                <w:sz w:val="16"/>
                <w:szCs w:val="16"/>
                <w:rtl w:val="0"/>
              </w:rPr>
              <w:t xml:space="preserve">teamwork and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E">
            <w:pPr>
              <w:spacing w:after="0" w:before="0" w:lineRule="auto"/>
              <w:rPr/>
            </w:pPr>
            <w:r w:rsidDel="00000000" w:rsidR="00000000" w:rsidRPr="00000000">
              <w:rPr>
                <w:rFonts w:ascii="Calibri" w:cs="Calibri" w:eastAsia="Calibri" w:hAnsi="Calibri"/>
                <w:sz w:val="16"/>
                <w:szCs w:val="16"/>
                <w:rtl w:val="0"/>
              </w:rPr>
              <w:t xml:space="preserve">taking responsibility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2F">
            <w:pPr>
              <w:spacing w:after="0" w:before="0" w:lineRule="auto"/>
              <w:rPr/>
            </w:pPr>
            <w:r w:rsidDel="00000000" w:rsidR="00000000" w:rsidRPr="00000000">
              <w:rPr>
                <w:rFonts w:ascii="Calibri" w:cs="Calibri" w:eastAsia="Calibri" w:hAnsi="Calibri"/>
                <w:sz w:val="16"/>
                <w:szCs w:val="16"/>
                <w:rtl w:val="0"/>
              </w:rPr>
              <w:t xml:space="preserve">leadership taking</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0">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1">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32">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33">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4">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5">
            <w:pPr>
              <w:spacing w:after="0" w:before="0" w:lineRule="auto"/>
              <w:rPr/>
            </w:pPr>
            <w:r w:rsidDel="00000000" w:rsidR="00000000" w:rsidRPr="00000000">
              <w:rPr>
                <w:rFonts w:ascii="Calibri" w:cs="Calibri" w:eastAsia="Calibri" w:hAnsi="Calibri"/>
                <w:sz w:val="16"/>
                <w:szCs w:val="16"/>
                <w:rtl w:val="0"/>
              </w:rPr>
              <w:t xml:space="preserve">processes for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6">
            <w:pPr>
              <w:spacing w:after="0" w:before="0" w:lineRule="auto"/>
              <w:rPr/>
            </w:pPr>
            <w:r w:rsidDel="00000000" w:rsidR="00000000" w:rsidRPr="00000000">
              <w:rPr>
                <w:rFonts w:ascii="Calibri" w:cs="Calibri" w:eastAsia="Calibri" w:hAnsi="Calibri"/>
                <w:sz w:val="16"/>
                <w:szCs w:val="16"/>
                <w:rtl w:val="0"/>
              </w:rPr>
              <w:t xml:space="preserve">processes for the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7">
            <w:pPr>
              <w:spacing w:after="0" w:before="0" w:lineRule="auto"/>
              <w:rPr/>
            </w:pPr>
            <w:r w:rsidDel="00000000" w:rsidR="00000000" w:rsidRPr="00000000">
              <w:rPr>
                <w:rFonts w:ascii="Calibri" w:cs="Calibri" w:eastAsia="Calibri" w:hAnsi="Calibri"/>
                <w:sz w:val="16"/>
                <w:szCs w:val="16"/>
                <w:rtl w:val="0"/>
              </w:rPr>
              <w:t xml:space="preserve">for the development</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8">
            <w:pPr>
              <w:spacing w:after="0" w:before="0" w:lineRule="auto"/>
              <w:rPr/>
            </w:pPr>
            <w:r w:rsidDel="00000000" w:rsidR="00000000" w:rsidRPr="00000000">
              <w:rPr>
                <w:rFonts w:ascii="Calibri" w:cs="Calibri" w:eastAsia="Calibri" w:hAnsi="Calibri"/>
                <w:sz w:val="16"/>
                <w:szCs w:val="16"/>
                <w:rtl w:val="0"/>
              </w:rPr>
              <w:t xml:space="preserve">responsibility for the</w:t>
            </w: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9">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A">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12" w:val="single"/>
            </w:tcBorders>
            <w:vAlign w:val="top"/>
          </w:tcPr>
          <w:p w:rsidR="00000000" w:rsidDel="00000000" w:rsidP="00000000" w:rsidRDefault="00000000" w:rsidRPr="00000000" w14:paraId="0000033B">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12" w:val="single"/>
              <w:bottom w:color="000000" w:space="0" w:sz="0" w:val="nil"/>
              <w:right w:color="000000" w:space="0" w:sz="8" w:val="single"/>
            </w:tcBorders>
            <w:vAlign w:val="top"/>
          </w:tcPr>
          <w:p w:rsidR="00000000" w:rsidDel="00000000" w:rsidP="00000000" w:rsidRDefault="00000000" w:rsidRPr="00000000" w14:paraId="0000033C">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D">
            <w:pPr>
              <w:spacing w:after="0" w:before="0" w:lineRule="auto"/>
              <w:rPr/>
            </w:pP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E">
            <w:pPr>
              <w:spacing w:after="0" w:before="0" w:lineRule="auto"/>
              <w:rPr/>
            </w:pPr>
            <w:r w:rsidDel="00000000" w:rsidR="00000000" w:rsidRPr="00000000">
              <w:rPr>
                <w:rFonts w:ascii="Calibri" w:cs="Calibri" w:eastAsia="Calibri" w:hAnsi="Calibri"/>
                <w:sz w:val="16"/>
                <w:szCs w:val="16"/>
                <w:rtl w:val="0"/>
              </w:rPr>
              <w:t xml:space="preserve">development of</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3F">
            <w:pPr>
              <w:spacing w:after="0" w:before="0" w:lineRule="auto"/>
              <w:rPr/>
            </w:pPr>
            <w:r w:rsidDel="00000000" w:rsidR="00000000" w:rsidRPr="00000000">
              <w:rPr>
                <w:rFonts w:ascii="Calibri" w:cs="Calibri" w:eastAsia="Calibri" w:hAnsi="Calibri"/>
                <w:sz w:val="16"/>
                <w:szCs w:val="16"/>
                <w:rtl w:val="0"/>
              </w:rPr>
              <w:t xml:space="preserve">development of new</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40">
            <w:pPr>
              <w:spacing w:after="0" w:before="0" w:lineRule="auto"/>
              <w:rPr/>
            </w:pPr>
            <w:r w:rsidDel="00000000" w:rsidR="00000000" w:rsidRPr="00000000">
              <w:rPr>
                <w:rFonts w:ascii="Calibri" w:cs="Calibri" w:eastAsia="Calibri" w:hAnsi="Calibri"/>
                <w:sz w:val="16"/>
                <w:szCs w:val="16"/>
                <w:rtl w:val="0"/>
              </w:rPr>
              <w:t xml:space="preserve">of new skills.</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341">
            <w:pPr>
              <w:spacing w:after="0" w:before="0" w:lineRule="auto"/>
              <w:rPr/>
            </w:pPr>
            <w:r w:rsidDel="00000000" w:rsidR="00000000" w:rsidRPr="00000000">
              <w:rPr>
                <w:rFonts w:ascii="Calibri" w:cs="Calibri" w:eastAsia="Calibri" w:hAnsi="Calibri"/>
                <w:sz w:val="16"/>
                <w:szCs w:val="16"/>
                <w:rtl w:val="0"/>
              </w:rPr>
              <w:t xml:space="preserve">development of new</w:t>
            </w: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2">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3">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12" w:val="single"/>
            </w:tcBorders>
            <w:vAlign w:val="top"/>
          </w:tcPr>
          <w:p w:rsidR="00000000" w:rsidDel="00000000" w:rsidP="00000000" w:rsidRDefault="00000000" w:rsidRPr="00000000" w14:paraId="00000344">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12" w:val="single"/>
              <w:bottom w:color="000000" w:space="0" w:sz="8" w:val="single"/>
              <w:right w:color="000000" w:space="0" w:sz="8" w:val="single"/>
            </w:tcBorders>
            <w:vAlign w:val="top"/>
          </w:tcPr>
          <w:p w:rsidR="00000000" w:rsidDel="00000000" w:rsidP="00000000" w:rsidRDefault="00000000" w:rsidRPr="00000000" w14:paraId="00000345">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6">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7">
            <w:pPr>
              <w:spacing w:after="0" w:before="0" w:lineRule="auto"/>
              <w:rPr/>
            </w:pPr>
            <w:r w:rsidDel="00000000" w:rsidR="00000000" w:rsidRPr="00000000">
              <w:rPr>
                <w:rFonts w:ascii="Calibri" w:cs="Calibri" w:eastAsia="Calibri" w:hAnsi="Calibri"/>
                <w:sz w:val="16"/>
                <w:szCs w:val="16"/>
                <w:rtl w:val="0"/>
              </w:rPr>
              <w:t xml:space="preserve">new skills.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8">
            <w:pPr>
              <w:spacing w:after="0" w:before="0" w:lineRule="auto"/>
              <w:rPr/>
            </w:pPr>
            <w:r w:rsidDel="00000000" w:rsidR="00000000" w:rsidRPr="00000000">
              <w:rPr>
                <w:rFonts w:ascii="Calibri" w:cs="Calibri" w:eastAsia="Calibri" w:hAnsi="Calibri"/>
                <w:sz w:val="16"/>
                <w:szCs w:val="16"/>
                <w:rtl w:val="0"/>
              </w:rPr>
              <w:t xml:space="preserve">skills.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9">
            <w:pPr>
              <w:spacing w:after="0" w:before="0" w:lineRule="auto"/>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34A">
            <w:pPr>
              <w:spacing w:after="0" w:before="0" w:lineRule="auto"/>
              <w:rPr/>
            </w:pPr>
            <w:r w:rsidDel="00000000" w:rsidR="00000000" w:rsidRPr="00000000">
              <w:rPr>
                <w:rFonts w:ascii="Calibri" w:cs="Calibri" w:eastAsia="Calibri" w:hAnsi="Calibri"/>
                <w:sz w:val="16"/>
                <w:szCs w:val="16"/>
                <w:rtl w:val="0"/>
              </w:rPr>
              <w:t xml:space="preserve">skills.</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before="2" w:lineRule="auto"/>
        <w:rPr/>
      </w:pPr>
      <w:r w:rsidDel="00000000" w:rsidR="00000000" w:rsidRPr="00000000">
        <w:rPr>
          <w:rFonts w:ascii="Trebuchet MS" w:cs="Trebuchet MS" w:eastAsia="Trebuchet MS" w:hAnsi="Trebuchet MS"/>
          <w:sz w:val="12"/>
          <w:szCs w:val="12"/>
          <w:rtl w:val="0"/>
        </w:rPr>
        <w:t xml:space="preserve"> </w:t>
      </w:r>
      <w:r w:rsidDel="00000000" w:rsidR="00000000" w:rsidRPr="00000000">
        <w:rPr>
          <w:rtl w:val="0"/>
        </w:rPr>
      </w:r>
    </w:p>
    <w:tbl>
      <w:tblPr>
        <w:tblStyle w:val="Table9"/>
        <w:tblW w:w="1353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1"/>
        <w:gridCol w:w="1555"/>
        <w:gridCol w:w="1418"/>
        <w:gridCol w:w="1528"/>
        <w:gridCol w:w="1541"/>
        <w:gridCol w:w="1391"/>
        <w:gridCol w:w="1446"/>
        <w:gridCol w:w="1555"/>
        <w:gridCol w:w="1555"/>
        <w:tblGridChange w:id="0">
          <w:tblGrid>
            <w:gridCol w:w="1541"/>
            <w:gridCol w:w="1555"/>
            <w:gridCol w:w="1418"/>
            <w:gridCol w:w="1528"/>
            <w:gridCol w:w="1541"/>
            <w:gridCol w:w="1391"/>
            <w:gridCol w:w="1446"/>
            <w:gridCol w:w="1555"/>
            <w:gridCol w:w="1555"/>
          </w:tblGrid>
        </w:tblGridChange>
      </w:tblGrid>
      <w:tr>
        <w:trPr>
          <w:cantSplit w:val="0"/>
          <w:trHeight w:val="1290" w:hRule="atLeast"/>
          <w:tblHeader w:val="0"/>
        </w:trPr>
        <w:tc>
          <w:tcPr>
            <w:vMerge w:val="restart"/>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D">
            <w:pPr>
              <w:spacing w:after="0" w:before="39" w:lineRule="auto"/>
              <w:rPr/>
            </w:pPr>
            <w:r w:rsidDel="00000000" w:rsidR="00000000" w:rsidRPr="00000000">
              <w:rPr>
                <w:rFonts w:ascii="Calibri" w:cs="Calibri" w:eastAsia="Calibri" w:hAnsi="Calibri"/>
                <w:sz w:val="16"/>
                <w:szCs w:val="16"/>
                <w:rtl w:val="0"/>
              </w:rPr>
              <w:t xml:space="preserve">Qualities and transferable skills necessary for employment requiring the exercise of some personal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E">
            <w:pPr>
              <w:spacing w:after="0" w:before="39" w:lineRule="auto"/>
              <w:ind w:left="3" w:hanging="3"/>
              <w:rPr/>
            </w:pPr>
            <w:r w:rsidDel="00000000" w:rsidR="00000000" w:rsidRPr="00000000">
              <w:rPr>
                <w:rFonts w:ascii="Calibri" w:cs="Calibri" w:eastAsia="Calibri" w:hAnsi="Calibri"/>
                <w:sz w:val="16"/>
                <w:szCs w:val="16"/>
                <w:rtl w:val="0"/>
              </w:rPr>
              <w:t xml:space="preserve">Little to no ability to manage learning and/or work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34F">
            <w:pPr>
              <w:spacing w:after="0" w:before="39" w:lineRule="auto"/>
              <w:jc w:val="both"/>
              <w:rPr/>
            </w:pPr>
            <w:r w:rsidDel="00000000" w:rsidR="00000000" w:rsidRPr="00000000">
              <w:rPr>
                <w:rFonts w:ascii="Calibri" w:cs="Calibri" w:eastAsia="Calibri" w:hAnsi="Calibri"/>
                <w:sz w:val="16"/>
                <w:szCs w:val="16"/>
                <w:rtl w:val="0"/>
              </w:rPr>
              <w:t xml:space="preserve">Low ability to manage learning and/or work without supervision.</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50">
            <w:pPr>
              <w:spacing w:after="0" w:before="39" w:lineRule="auto"/>
              <w:jc w:val="both"/>
              <w:rPr/>
            </w:pPr>
            <w:r w:rsidDel="00000000" w:rsidR="00000000" w:rsidRPr="00000000">
              <w:rPr>
                <w:rFonts w:ascii="Calibri" w:cs="Calibri" w:eastAsia="Calibri" w:hAnsi="Calibri"/>
                <w:sz w:val="16"/>
                <w:szCs w:val="16"/>
                <w:rtl w:val="0"/>
              </w:rPr>
              <w:t xml:space="preserve">Competent ability to manage learning and work with minimal or no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1">
            <w:pPr>
              <w:spacing w:after="0" w:before="39" w:lineRule="auto"/>
              <w:rPr/>
            </w:pPr>
            <w:r w:rsidDel="00000000" w:rsidR="00000000" w:rsidRPr="00000000">
              <w:rPr>
                <w:rFonts w:ascii="Calibri" w:cs="Calibri" w:eastAsia="Calibri" w:hAnsi="Calibri"/>
                <w:sz w:val="16"/>
                <w:szCs w:val="16"/>
                <w:rtl w:val="0"/>
              </w:rPr>
              <w:t xml:space="preserve">Satisfactory ability to systematically manage learning, and work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2">
            <w:pPr>
              <w:spacing w:after="0" w:before="39" w:lineRule="auto"/>
              <w:rPr/>
            </w:pPr>
            <w:r w:rsidDel="00000000" w:rsidR="00000000" w:rsidRPr="00000000">
              <w:rPr>
                <w:rFonts w:ascii="Calibri" w:cs="Calibri" w:eastAsia="Calibri" w:hAnsi="Calibri"/>
                <w:sz w:val="16"/>
                <w:szCs w:val="16"/>
                <w:rtl w:val="0"/>
              </w:rPr>
              <w:t xml:space="preserve">Good ability to systematically manage learning, and work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3">
            <w:pPr>
              <w:spacing w:after="0" w:before="39" w:lineRule="auto"/>
              <w:ind w:left="3" w:hanging="3"/>
              <w:rPr/>
            </w:pPr>
            <w:r w:rsidDel="00000000" w:rsidR="00000000" w:rsidRPr="00000000">
              <w:rPr>
                <w:rFonts w:ascii="Calibri" w:cs="Calibri" w:eastAsia="Calibri" w:hAnsi="Calibri"/>
                <w:sz w:val="16"/>
                <w:szCs w:val="16"/>
                <w:rtl w:val="0"/>
              </w:rPr>
              <w:t xml:space="preserve">Very good ability to systematically manage learning, and work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4">
            <w:pPr>
              <w:spacing w:after="0" w:before="39" w:lineRule="auto"/>
              <w:rPr/>
            </w:pPr>
            <w:r w:rsidDel="00000000" w:rsidR="00000000" w:rsidRPr="00000000">
              <w:rPr>
                <w:rFonts w:ascii="Calibri" w:cs="Calibri" w:eastAsia="Calibri" w:hAnsi="Calibri"/>
                <w:sz w:val="16"/>
                <w:szCs w:val="16"/>
                <w:rtl w:val="0"/>
              </w:rPr>
              <w:t xml:space="preserve">Excellent ability to manage learning on own initiative, and work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5">
            <w:pPr>
              <w:spacing w:after="0" w:before="39" w:lineRule="auto"/>
              <w:ind w:left="3" w:hanging="3"/>
              <w:rPr/>
            </w:pPr>
            <w:r w:rsidDel="00000000" w:rsidR="00000000" w:rsidRPr="00000000">
              <w:rPr>
                <w:rFonts w:ascii="Calibri" w:cs="Calibri" w:eastAsia="Calibri" w:hAnsi="Calibri"/>
                <w:sz w:val="16"/>
                <w:szCs w:val="16"/>
                <w:rtl w:val="0"/>
              </w:rPr>
              <w:t xml:space="preserve">Exceptional ability to manage learning on own initiative, and work without supervision.</w:t>
            </w:r>
            <w:r w:rsidDel="00000000" w:rsidR="00000000" w:rsidRPr="00000000">
              <w:rPr>
                <w:rtl w:val="0"/>
              </w:rPr>
            </w:r>
          </w:p>
        </w:tc>
      </w:tr>
      <w:tr>
        <w:trPr>
          <w:cantSplit w:val="0"/>
          <w:trHeight w:val="1875" w:hRule="atLeast"/>
          <w:tblHeader w:val="0"/>
        </w:trPr>
        <w:tc>
          <w:tcPr>
            <w:vMerge w:val="continue"/>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357">
            <w:pPr>
              <w:spacing w:after="0" w:before="39" w:lineRule="auto"/>
              <w:rPr/>
            </w:pPr>
            <w:r w:rsidDel="00000000" w:rsidR="00000000" w:rsidRPr="00000000">
              <w:rPr>
                <w:rFonts w:ascii="Calibri" w:cs="Calibri" w:eastAsia="Calibri" w:hAnsi="Calibri"/>
                <w:sz w:val="16"/>
                <w:szCs w:val="16"/>
                <w:rtl w:val="0"/>
              </w:rPr>
              <w:t xml:space="preserve">Little to no accurate use of terminology, with limited vocabulary and many errors in spelling, grammar and syntax.</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358">
            <w:pPr>
              <w:spacing w:after="0" w:before="39" w:lineRule="auto"/>
              <w:rPr/>
            </w:pPr>
            <w:r w:rsidDel="00000000" w:rsidR="00000000" w:rsidRPr="00000000">
              <w:rPr>
                <w:rFonts w:ascii="Calibri" w:cs="Calibri" w:eastAsia="Calibri" w:hAnsi="Calibri"/>
                <w:sz w:val="16"/>
                <w:szCs w:val="16"/>
                <w:rtl w:val="0"/>
              </w:rPr>
              <w:t xml:space="preserve">Low accurate use terminology, with many errors in spelling, vocabulary and syntax.</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59">
            <w:pPr>
              <w:spacing w:after="0" w:before="39" w:lineRule="auto"/>
              <w:rPr/>
            </w:pPr>
            <w:r w:rsidDel="00000000" w:rsidR="00000000" w:rsidRPr="00000000">
              <w:rPr>
                <w:rFonts w:ascii="Calibri" w:cs="Calibri" w:eastAsia="Calibri" w:hAnsi="Calibri"/>
                <w:sz w:val="16"/>
                <w:szCs w:val="16"/>
                <w:rtl w:val="0"/>
              </w:rPr>
              <w:t xml:space="preserve">Competent expression and style with appropriate vocabulary and errors in spelling, grammar and syntax which do not affect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A">
            <w:pPr>
              <w:spacing w:after="0" w:before="39" w:lineRule="auto"/>
              <w:rPr/>
            </w:pPr>
            <w:r w:rsidDel="00000000" w:rsidR="00000000" w:rsidRPr="00000000">
              <w:rPr>
                <w:rFonts w:ascii="Calibri" w:cs="Calibri" w:eastAsia="Calibri" w:hAnsi="Calibri"/>
                <w:sz w:val="16"/>
                <w:szCs w:val="16"/>
                <w:rtl w:val="0"/>
              </w:rPr>
              <w:t xml:space="preserve">Satisfactory expression and style, with a range of vocabulary and some errors in spelling, grammar and syntax which do not affect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B">
            <w:pPr>
              <w:spacing w:after="0" w:before="39" w:lineRule="auto"/>
              <w:rPr/>
            </w:pPr>
            <w:r w:rsidDel="00000000" w:rsidR="00000000" w:rsidRPr="00000000">
              <w:rPr>
                <w:rFonts w:ascii="Calibri" w:cs="Calibri" w:eastAsia="Calibri" w:hAnsi="Calibri"/>
                <w:sz w:val="16"/>
                <w:szCs w:val="16"/>
                <w:rtl w:val="0"/>
              </w:rPr>
              <w:t xml:space="preserve">Good expression and style with appropriate vocabulary with minimal errors in spelling, grammar and syntax.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C">
            <w:pPr>
              <w:spacing w:after="0" w:before="39" w:lineRule="auto"/>
              <w:rPr/>
            </w:pPr>
            <w:r w:rsidDel="00000000" w:rsidR="00000000" w:rsidRPr="00000000">
              <w:rPr>
                <w:rFonts w:ascii="Calibri" w:cs="Calibri" w:eastAsia="Calibri" w:hAnsi="Calibri"/>
                <w:sz w:val="16"/>
                <w:szCs w:val="16"/>
                <w:rtl w:val="0"/>
              </w:rPr>
              <w:t xml:space="preserve">Very good expression and style with minimal errors in spelling, grammar and syntax.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D">
            <w:pPr>
              <w:spacing w:after="0" w:before="39" w:lineRule="auto"/>
              <w:rPr/>
            </w:pPr>
            <w:r w:rsidDel="00000000" w:rsidR="00000000" w:rsidRPr="00000000">
              <w:rPr>
                <w:rFonts w:ascii="Calibri" w:cs="Calibri" w:eastAsia="Calibri" w:hAnsi="Calibri"/>
                <w:sz w:val="16"/>
                <w:szCs w:val="16"/>
                <w:rtl w:val="0"/>
              </w:rPr>
              <w:t xml:space="preserve">Excellent expression and style with minimal errors in spelling, grammar and syntax.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E">
            <w:pPr>
              <w:spacing w:after="0" w:before="39" w:lineRule="auto"/>
              <w:rPr/>
            </w:pPr>
            <w:r w:rsidDel="00000000" w:rsidR="00000000" w:rsidRPr="00000000">
              <w:rPr>
                <w:rFonts w:ascii="Calibri" w:cs="Calibri" w:eastAsia="Calibri" w:hAnsi="Calibri"/>
                <w:sz w:val="16"/>
                <w:szCs w:val="16"/>
                <w:rtl w:val="0"/>
              </w:rPr>
              <w:t xml:space="preserve">Exceptional expression and style with no errors in spelling, grammar and syntax.</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360">
            <w:pPr>
              <w:spacing w:after="0" w:before="37" w:lineRule="auto"/>
              <w:rPr/>
            </w:pPr>
            <w:r w:rsidDel="00000000" w:rsidR="00000000" w:rsidRPr="00000000">
              <w:rPr>
                <w:rFonts w:ascii="Calibri" w:cs="Calibri" w:eastAsia="Calibri" w:hAnsi="Calibri"/>
                <w:sz w:val="16"/>
                <w:szCs w:val="16"/>
                <w:rtl w:val="0"/>
              </w:rPr>
              <w:t xml:space="preserve">Little to no basic numeracy or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vAlign w:val="top"/>
          </w:tcPr>
          <w:p w:rsidR="00000000" w:rsidDel="00000000" w:rsidP="00000000" w:rsidRDefault="00000000" w:rsidRPr="00000000" w14:paraId="00000361">
            <w:pPr>
              <w:spacing w:after="0" w:before="37" w:lineRule="auto"/>
              <w:rPr/>
            </w:pPr>
            <w:r w:rsidDel="00000000" w:rsidR="00000000" w:rsidRPr="00000000">
              <w:rPr>
                <w:rFonts w:ascii="Calibri" w:cs="Calibri" w:eastAsia="Calibri" w:hAnsi="Calibri"/>
                <w:sz w:val="16"/>
                <w:szCs w:val="16"/>
                <w:rtl w:val="0"/>
              </w:rPr>
              <w:t xml:space="preserve">Low level of basic numeracy or digital literacy, hardware and software skills.</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62">
            <w:pPr>
              <w:spacing w:after="0" w:before="37" w:lineRule="auto"/>
              <w:rPr/>
            </w:pPr>
            <w:r w:rsidDel="00000000" w:rsidR="00000000" w:rsidRPr="00000000">
              <w:rPr>
                <w:rFonts w:ascii="Calibri" w:cs="Calibri" w:eastAsia="Calibri" w:hAnsi="Calibri"/>
                <w:sz w:val="16"/>
                <w:szCs w:val="16"/>
                <w:rtl w:val="0"/>
              </w:rPr>
              <w:t xml:space="preserve">Competent numeracy and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3">
            <w:pPr>
              <w:spacing w:after="0" w:before="37" w:lineRule="auto"/>
              <w:rPr/>
            </w:pPr>
            <w:r w:rsidDel="00000000" w:rsidR="00000000" w:rsidRPr="00000000">
              <w:rPr>
                <w:rFonts w:ascii="Calibri" w:cs="Calibri" w:eastAsia="Calibri" w:hAnsi="Calibri"/>
                <w:sz w:val="16"/>
                <w:szCs w:val="16"/>
                <w:rtl w:val="0"/>
              </w:rPr>
              <w:t xml:space="preserve">Satisfactory numeracy and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4">
            <w:pPr>
              <w:spacing w:after="0" w:before="37" w:lineRule="auto"/>
              <w:rPr/>
            </w:pPr>
            <w:r w:rsidDel="00000000" w:rsidR="00000000" w:rsidRPr="00000000">
              <w:rPr>
                <w:rFonts w:ascii="Calibri" w:cs="Calibri" w:eastAsia="Calibri" w:hAnsi="Calibri"/>
                <w:sz w:val="16"/>
                <w:szCs w:val="16"/>
                <w:rtl w:val="0"/>
              </w:rPr>
              <w:t xml:space="preserve">Good numeracy and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5">
            <w:pPr>
              <w:spacing w:after="0" w:before="37" w:lineRule="auto"/>
              <w:rPr/>
            </w:pPr>
            <w:r w:rsidDel="00000000" w:rsidR="00000000" w:rsidRPr="00000000">
              <w:rPr>
                <w:rFonts w:ascii="Calibri" w:cs="Calibri" w:eastAsia="Calibri" w:hAnsi="Calibri"/>
                <w:sz w:val="16"/>
                <w:szCs w:val="16"/>
                <w:rtl w:val="0"/>
              </w:rPr>
              <w:t xml:space="preserve">Very good numeracy and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6">
            <w:pPr>
              <w:spacing w:after="0" w:before="37" w:lineRule="auto"/>
              <w:rPr/>
            </w:pPr>
            <w:r w:rsidDel="00000000" w:rsidR="00000000" w:rsidRPr="00000000">
              <w:rPr>
                <w:rFonts w:ascii="Calibri" w:cs="Calibri" w:eastAsia="Calibri" w:hAnsi="Calibri"/>
                <w:sz w:val="16"/>
                <w:szCs w:val="16"/>
                <w:rtl w:val="0"/>
              </w:rPr>
              <w:t xml:space="preserve">Excellentnumeracy and digital literacy, hardware and software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7">
            <w:pPr>
              <w:spacing w:after="0" w:before="37" w:lineRule="auto"/>
              <w:rPr/>
            </w:pPr>
            <w:r w:rsidDel="00000000" w:rsidR="00000000" w:rsidRPr="00000000">
              <w:rPr>
                <w:rFonts w:ascii="Calibri" w:cs="Calibri" w:eastAsia="Calibri" w:hAnsi="Calibri"/>
                <w:sz w:val="16"/>
                <w:szCs w:val="16"/>
                <w:rtl w:val="0"/>
              </w:rPr>
              <w:t xml:space="preserve">Exceptional numeracy or digital literacy, hardware and software skills.</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ind w:left="-993" w:firstLine="0"/>
        <w:rPr/>
      </w:pPr>
      <w:r w:rsidDel="00000000" w:rsidR="00000000" w:rsidRPr="00000000">
        <w:rPr>
          <w:rtl w:val="0"/>
        </w:rPr>
      </w:r>
    </w:p>
    <w:p w:rsidR="00000000" w:rsidDel="00000000" w:rsidP="00000000" w:rsidRDefault="00000000" w:rsidRPr="00000000" w14:paraId="0000036A">
      <w:pPr>
        <w:ind w:left="-993" w:firstLine="0"/>
        <w:rPr/>
      </w:pPr>
      <w:r w:rsidDel="00000000" w:rsidR="00000000" w:rsidRPr="00000000">
        <w:rPr>
          <w:rtl w:val="0"/>
        </w:rPr>
      </w:r>
    </w:p>
    <w:p w:rsidR="00000000" w:rsidDel="00000000" w:rsidP="00000000" w:rsidRDefault="00000000" w:rsidRPr="00000000" w14:paraId="0000036B">
      <w:pPr>
        <w:ind w:left="-1276" w:firstLine="0"/>
        <w:rPr/>
      </w:pPr>
      <w:r w:rsidDel="00000000" w:rsidR="00000000" w:rsidRPr="00000000">
        <w:rPr>
          <w:rtl w:val="0"/>
        </w:rPr>
      </w:r>
    </w:p>
    <w:p w:rsidR="00000000" w:rsidDel="00000000" w:rsidP="00000000" w:rsidRDefault="00000000" w:rsidRPr="00000000" w14:paraId="0000036C">
      <w:pPr>
        <w:ind w:left="-993" w:firstLine="0"/>
        <w:rPr/>
      </w:pPr>
      <w:r w:rsidDel="00000000" w:rsidR="00000000" w:rsidRPr="00000000">
        <w:rPr>
          <w:rtl w:val="0"/>
        </w:rPr>
      </w:r>
    </w:p>
    <w:p w:rsidR="00000000" w:rsidDel="00000000" w:rsidP="00000000" w:rsidRDefault="00000000" w:rsidRPr="00000000" w14:paraId="0000036D">
      <w:pPr>
        <w:ind w:left="-851" w:firstLine="0"/>
        <w:rPr/>
        <w:sectPr>
          <w:type w:val="nextPage"/>
          <w:pgSz w:h="11906" w:w="16838" w:orient="landscape"/>
          <w:pgMar w:bottom="511" w:top="377" w:left="1525" w:right="1758" w:header="794" w:footer="794"/>
        </w:sect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rPr>
          <w:rtl w:val="0"/>
        </w:rPr>
      </w:r>
    </w:p>
    <w:p w:rsidR="00000000" w:rsidDel="00000000" w:rsidP="00000000" w:rsidRDefault="00000000" w:rsidRPr="00000000" w14:paraId="0000036F">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3dy6vkm" w:id="6"/>
      <w:bookmarkEnd w:id="6"/>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Mitigating Circumstances</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LCCA and UCA understand that in students lives, there can be situations that are unexpected and can impact on your ability to hand in your assignment. LCCA and UCA define these situations as mitigating circumstances, and these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are exceptional, short-term events which are outside the student’s control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impact their ability to prepare for, submit or present themselves for an assessment by the given deadline.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something happens close to your assessment deadline that is hindering your ability to submit, please collect a Mitigating Circumstances from the Admin Team and submit along with appropriate supporting evidence BEFORE the assessment deadline. Any forms submitted after this deadline will require additional evidence.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approved, you will be given an extension to the assignment deadline without being penalised.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LCCA and UCA consider that students who submit or present themselves for assessment are, in doing so, declaring themselves fit to be assessed, and therefore mitigating circumstances will not be accepted.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rFonts w:ascii="Arial" w:cs="Arial" w:eastAsia="Arial" w:hAnsi="Arial"/>
          <w:b w:val="0"/>
          <w:i w:val="0"/>
          <w:smallCaps w:val="0"/>
          <w:strike w:val="0"/>
          <w:color w:val="000000"/>
          <w:sz w:val="36"/>
          <w:szCs w:val="36"/>
          <w:u w:val="none"/>
          <w:shd w:fill="auto" w:val="clear"/>
          <w:vertAlign w:val="baseline"/>
        </w:rPr>
      </w:pPr>
      <w:bookmarkStart w:colFirst="0" w:colLast="0" w:name="_heading=h.1t3h5sf" w:id="7"/>
      <w:bookmarkEnd w:id="7"/>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Academic Misconduct</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Academic Misconduct is defined as where a student gains or seeks to gain and advantage in an assessment by unfair or improper means. Academic Misconduct can include the following:</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Plagiarism, including self-plagiarism.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is where a student present work which contained unacknowledged published work (words, thoughts, judgements, ideas, structures, images etc.) of another, or presents work that has been previously submitted for another unit or course, or at a different institution.</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Collusion.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where a student work for assessment done in collaboration with another person(s) entirely as their own or collaborates with another student(s) on work which is subsequently submitted as entirely of the other students work.</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Examination Offenses.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is where a student takes unauthorized materials into an exam room, communicates, or attempts to communicate with another student during the exam, fails to comply with invigilators instructions, or breaches other exam regulations.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70" w:line="36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Dishonest Practice.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can include using essay mills, submitting work not completed by yourself, offering bribes, seeking to obtain confidential information, making false declarations and falsifying transcripts and certification or other official documentation.</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assignments are checked for Academic Misconduct and students who have been found to have committed an offense will be subject to the Academic Misconduct Policy and or the Student Disciplinary Procedures. </w:t>
      </w:r>
    </w:p>
    <w:sdt>
      <w:sdtPr>
        <w:tag w:val="goog_rdk_5"/>
      </w:sdtPr>
      <w:sdtContent>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ins w:author="Anthony Campbell" w:id="1" w:date="2023-10-06T08:26:00Z"/>
              <w:rFonts w:ascii="Arial" w:cs="Arial" w:eastAsia="Arial" w:hAnsi="Arial"/>
              <w:b w:val="0"/>
              <w:i w:val="0"/>
              <w:smallCaps w:val="0"/>
              <w:strike w:val="0"/>
              <w:color w:val="000000"/>
              <w:sz w:val="24"/>
              <w:szCs w:val="24"/>
              <w:u w:val="none"/>
              <w:shd w:fill="auto" w:val="clear"/>
              <w:vertAlign w:val="baseline"/>
            </w:rPr>
          </w:pPr>
          <w:sdt>
            <w:sdtPr>
              <w:tag w:val="goog_rdk_4"/>
            </w:sdtPr>
            <w:sdtContent>
              <w:ins w:author="Anthony Campbell" w:id="1" w:date="2023-10-06T08:26:00Z">
                <w:r w:rsidDel="00000000" w:rsidR="00000000" w:rsidRPr="00000000">
                  <w:rPr>
                    <w:rtl w:val="0"/>
                  </w:rPr>
                </w:r>
              </w:ins>
            </w:sdtContent>
          </w:sdt>
        </w:p>
      </w:sdtContent>
    </w:sdt>
    <w:p w:rsidR="00000000" w:rsidDel="00000000" w:rsidP="00000000" w:rsidRDefault="00000000" w:rsidRPr="00000000" w14:paraId="00000381">
      <w:pPr>
        <w:rPr>
          <w:rFonts w:ascii="Quattrocento Sans" w:cs="Quattrocento Sans" w:eastAsia="Quattrocento Sans" w:hAnsi="Quattrocento Sans"/>
          <w:b w:val="1"/>
          <w:color w:val="000000"/>
          <w:sz w:val="18"/>
          <w:szCs w:val="18"/>
        </w:rPr>
      </w:pPr>
      <w:r w:rsidDel="00000000" w:rsidR="00000000" w:rsidRPr="00000000">
        <w:rPr>
          <w:rFonts w:ascii="Arial" w:cs="Arial" w:eastAsia="Arial" w:hAnsi="Arial"/>
          <w:b w:val="1"/>
          <w:color w:val="000000"/>
          <w:sz w:val="32"/>
          <w:szCs w:val="32"/>
          <w:rtl w:val="0"/>
        </w:rPr>
        <w:t xml:space="preserve">Artificial Intelligence (e.g. Chat GPT) </w:t>
      </w:r>
      <w:r w:rsidDel="00000000" w:rsidR="00000000" w:rsidRPr="00000000">
        <w:rPr>
          <w:rtl w:val="0"/>
        </w:rPr>
      </w:r>
    </w:p>
    <w:p w:rsidR="00000000" w:rsidDel="00000000" w:rsidP="00000000" w:rsidRDefault="00000000" w:rsidRPr="00000000" w14:paraId="00000382">
      <w:pP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83">
      <w:pPr>
        <w:spacing w:line="360" w:lineRule="auto"/>
        <w:rPr>
          <w:rFonts w:ascii="Quattrocento Sans" w:cs="Quattrocento Sans" w:eastAsia="Quattrocento Sans" w:hAnsi="Quattrocento Sans"/>
          <w:sz w:val="18"/>
          <w:szCs w:val="18"/>
        </w:rPr>
      </w:pPr>
      <w:r w:rsidDel="00000000" w:rsidR="00000000" w:rsidRPr="00000000">
        <w:rPr>
          <w:rFonts w:ascii="Arial" w:cs="Arial" w:eastAsia="Arial" w:hAnsi="Arial"/>
          <w:rtl w:val="0"/>
        </w:rPr>
        <w:t xml:space="preserve">With reference to the use of AI Technologies, the UCA’s Academic Misconduct Policy defines plagiarism as - </w:t>
      </w:r>
      <w:r w:rsidDel="00000000" w:rsidR="00000000" w:rsidRPr="00000000">
        <w:rPr>
          <w:rFonts w:ascii="Arial" w:cs="Arial" w:eastAsia="Arial" w:hAnsi="Arial"/>
          <w:i w:val="1"/>
          <w:rtl w:val="0"/>
        </w:rPr>
        <w:t xml:space="preserve">where a student presents work for assessment which contains the unacknowledged published or unpublished words, thoughts, judgements, ideas, structures or images of another person or persons. This includes material downloaded from digital sources and material obtained from third parties including online essay mills and AI applications.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84">
      <w:pPr>
        <w:spacing w:line="360" w:lineRule="auto"/>
        <w:rPr>
          <w:rFonts w:ascii="Quattrocento Sans" w:cs="Quattrocento Sans" w:eastAsia="Quattrocento Sans" w:hAnsi="Quattrocento Sans"/>
          <w:sz w:val="18"/>
          <w:szCs w:val="18"/>
        </w:rPr>
      </w:pPr>
      <w:r w:rsidDel="00000000" w:rsidR="00000000" w:rsidRPr="00000000">
        <w:rPr>
          <w:rFonts w:ascii="Arial" w:cs="Arial" w:eastAsia="Arial" w:hAnsi="Arial"/>
          <w:color w:val="000000"/>
          <w:rtl w:val="0"/>
        </w:rPr>
        <w:t xml:space="preserve">To enhance student learning, enable students to explore new ideas and concepts; undertake effective research; and help with assessment planning, the University supports the appropriate use of AI technologies, though students should give serious consideration as to how they may choose to use such technologies within assessments they submit. </w:t>
      </w:r>
      <w:r w:rsidDel="00000000" w:rsidR="00000000" w:rsidRPr="00000000">
        <w:rPr>
          <w:rtl w:val="0"/>
        </w:rPr>
      </w:r>
    </w:p>
    <w:p w:rsidR="00000000" w:rsidDel="00000000" w:rsidP="00000000" w:rsidRDefault="00000000" w:rsidRPr="00000000" w14:paraId="00000385">
      <w:pPr>
        <w:spacing w:line="360" w:lineRule="auto"/>
        <w:rPr>
          <w:rFonts w:ascii="Quattrocento Sans" w:cs="Quattrocento Sans" w:eastAsia="Quattrocento Sans" w:hAnsi="Quattrocento Sans"/>
          <w:sz w:val="18"/>
          <w:szCs w:val="18"/>
        </w:rPr>
      </w:pPr>
      <w:r w:rsidDel="00000000" w:rsidR="00000000" w:rsidRPr="00000000">
        <w:rPr>
          <w:rFonts w:ascii="Arial" w:cs="Arial" w:eastAsia="Arial" w:hAnsi="Arial"/>
          <w:rtl w:val="0"/>
        </w:rPr>
        <w:t xml:space="preserve">If a student uses AI technologies for any part of their assessment - planning, research or content - they must: </w:t>
      </w:r>
      <w:r w:rsidDel="00000000" w:rsidR="00000000" w:rsidRPr="00000000">
        <w:rPr>
          <w:rtl w:val="0"/>
        </w:rPr>
      </w:r>
    </w:p>
    <w:p w:rsidR="00000000" w:rsidDel="00000000" w:rsidP="00000000" w:rsidRDefault="00000000" w:rsidRPr="00000000" w14:paraId="00000386">
      <w:pPr>
        <w:numPr>
          <w:ilvl w:val="0"/>
          <w:numId w:val="7"/>
        </w:num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reference the AI tool used and the content obtained; </w:t>
      </w:r>
    </w:p>
    <w:p w:rsidR="00000000" w:rsidDel="00000000" w:rsidP="00000000" w:rsidRDefault="00000000" w:rsidRPr="00000000" w14:paraId="00000387">
      <w:pPr>
        <w:numPr>
          <w:ilvl w:val="0"/>
          <w:numId w:val="7"/>
        </w:num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apply quotation conventions where the text has not been altered; </w:t>
      </w:r>
    </w:p>
    <w:p w:rsidR="00000000" w:rsidDel="00000000" w:rsidP="00000000" w:rsidRDefault="00000000" w:rsidRPr="00000000" w14:paraId="00000388">
      <w:pPr>
        <w:numPr>
          <w:ilvl w:val="0"/>
          <w:numId w:val="7"/>
        </w:num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clearly identify paraphrased or summarised material; and • outline the method and information gathered via the AI tool; </w:t>
      </w:r>
    </w:p>
    <w:p w:rsidR="00000000" w:rsidDel="00000000" w:rsidP="00000000" w:rsidRDefault="00000000" w:rsidRPr="00000000" w14:paraId="00000389">
      <w:pPr>
        <w:numPr>
          <w:ilvl w:val="0"/>
          <w:numId w:val="7"/>
        </w:num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explain how the AI content has been reused within the assessment. In such cases, the student will have acted with integrity and academic misconduct will not have been committed.  </w:t>
      </w:r>
    </w:p>
    <w:p w:rsidR="00000000" w:rsidDel="00000000" w:rsidP="00000000" w:rsidRDefault="00000000" w:rsidRPr="00000000" w14:paraId="0000038A">
      <w:pPr>
        <w:spacing w:line="360" w:lineRule="auto"/>
        <w:rPr>
          <w:rFonts w:ascii="Quattrocento Sans" w:cs="Quattrocento Sans" w:eastAsia="Quattrocento Sans" w:hAnsi="Quattrocento Sans"/>
          <w:sz w:val="18"/>
          <w:szCs w:val="18"/>
        </w:rPr>
      </w:pPr>
      <w:r w:rsidDel="00000000" w:rsidR="00000000" w:rsidRPr="00000000">
        <w:rPr>
          <w:rFonts w:ascii="Arial" w:cs="Arial" w:eastAsia="Arial" w:hAnsi="Arial"/>
          <w:rtl w:val="0"/>
        </w:rPr>
        <w:t xml:space="preserve">Although, it is important to acknowledge that grades are determined of by evidence of meeting learning objectives at a particular level of competency, not on repetition of AI generated content. </w:t>
      </w:r>
      <w:r w:rsidDel="00000000" w:rsidR="00000000" w:rsidRPr="00000000">
        <w:rPr>
          <w:rtl w:val="0"/>
        </w:rPr>
      </w:r>
    </w:p>
    <w:p w:rsidR="00000000" w:rsidDel="00000000" w:rsidP="00000000" w:rsidRDefault="00000000" w:rsidRPr="00000000" w14:paraId="0000038B">
      <w:pPr>
        <w:spacing w:line="360" w:lineRule="auto"/>
        <w:rPr>
          <w:rFonts w:ascii="Quattrocento Sans" w:cs="Quattrocento Sans" w:eastAsia="Quattrocento Sans" w:hAnsi="Quattrocento Sans"/>
          <w:sz w:val="18"/>
          <w:szCs w:val="18"/>
        </w:rPr>
      </w:pPr>
      <w:r w:rsidDel="00000000" w:rsidR="00000000" w:rsidRPr="00000000">
        <w:rPr>
          <w:rFonts w:ascii="Arial" w:cs="Arial" w:eastAsia="Arial" w:hAnsi="Arial"/>
          <w:rtl w:val="0"/>
        </w:rPr>
        <w:t xml:space="preserve">If the University suspects that AI technologies have been used during the assessment process and submission then it reserves the right to invite the student to attend a viva (oral examination) to explore the student’s understanding of their submission. If evidence of academic misconduct is found then the case will be addressed in accordance with the University’s Academic Misconduct Policy. </w:t>
      </w:r>
      <w:sdt>
        <w:sdtPr>
          <w:tag w:val="goog_rdk_6"/>
        </w:sdtPr>
        <w:sdtContent>
          <w:commentRangeStart w:id="2"/>
        </w:sdtContent>
      </w:sdt>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8D">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pPr>
      <w:bookmarkStart w:colFirst="0" w:colLast="0" w:name="_heading=h.4d34og8" w:id="8"/>
      <w:bookmarkEnd w:id="8"/>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Marking and Feedback</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should expect to receive you marks approximately 4 weeks after the assignment deadline.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fairness, and parity of marking. All assignments are first marked, and a sample are second marked, and Internally Verified by a tutor from UCA to ensure the marks are correct and the feedback is appropriate.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marks also considered by an Internal Exam Board at LCCA to ensure due process has been followed and the Board of Examiners at UCA where marks are ratified.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marks are PROVISIONAL until ratified by the Board of Examiners.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provisional grade and feedback will be made available to you on Turnitin on Canvas. Unless advised otherwise by your tutor.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156" w:before="240" w:line="259" w:lineRule="auto"/>
        <w:ind w:left="567" w:right="0" w:hanging="567"/>
        <w:jc w:val="left"/>
        <w:rPr>
          <w:rFonts w:ascii="Arial" w:cs="Arial" w:eastAsia="Arial" w:hAnsi="Arial"/>
          <w:b w:val="1"/>
          <w:i w:val="0"/>
          <w:smallCaps w:val="0"/>
          <w:strike w:val="0"/>
          <w:color w:val="000000"/>
          <w:sz w:val="36"/>
          <w:szCs w:val="36"/>
          <w:u w:val="none"/>
          <w:shd w:fill="auto" w:val="clear"/>
          <w:vertAlign w:val="baseline"/>
        </w:rPr>
      </w:pPr>
      <w:bookmarkStart w:colFirst="0" w:colLast="0" w:name="_heading=h.2s8eyo1" w:id="9"/>
      <w:bookmarkEnd w:id="9"/>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Reading Lists and Additional Materials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156"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ESSENTIAL:</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Moore, G. (2021) Fashion Promotion: Building a Brand Through Marketing and Communication. London: Bloomsbury Publishing USA.</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Cope, J. and Maloney, D. (2021;2020;2016;) Fashion Promotion in Practice. London: Fairchild Books.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68"/>
          <w:tab w:val="center" w:leader="none" w:pos="8770"/>
        </w:tabs>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Hancock, J. (2022) Fashion brand stories. (Third) London: Bloomsbury Visual Arts.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Sikarskie, A. (2020) Storytelling in Luxury Fashion: Brands, Visual Cultures, and Technologies. Milton: Taylor and Francis.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Södergren, J. (2021) 'Brand authenticity: 25 Years of research' In: International journal of consumer studies 45 (4) pp.645–663.</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Jobling, P., Nesbitt, P. and Wong, A. (2022) Fashion, identity, image. London; New York: Bloomsbury Visual Arts.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Chrimes, C., Boardman, R., Vignali, G. and McCormick, H. (2022) 'Investigating how online fashion product page design affects the consumer's clothing fit appraisal' In: Journal of consumer behaviour 21 (6) pp.1478–1493.</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Business of Fashion: https://www.businessoffashion.com/</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Dazed: https://www.dazeddigital.com/</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Hypebeast: https://hypebeast.com/</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Vogue Business: https://www.voguebusiness.com/</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WGSN: https://www.wgsn.com/insight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757" w:top="1525" w:left="1468" w:right="1468" w:header="793" w:footer="793"/>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len Ismael" w:id="1" w:date="2023-10-04T13:23:00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LOs here - the text.</w:t>
      </w:r>
    </w:p>
  </w:comment>
  <w:comment w:author="Helen Ismael" w:id="2" w:date="2023-10-04T13:25:00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guideline to be added</w:t>
      </w:r>
    </w:p>
  </w:comment>
  <w:comment w:author="Helen Ismael" w:id="0" w:date="2023-10-04T13:22:00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approval form needs to be completed by the students if they are collecting primary research. We will share the LCCA ethical guidelines with you.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B" w15:done="0"/>
  <w15:commentEx w15:paraId="000003AC" w15:done="0"/>
  <w15:commentEx w15:paraId="000003A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rebuchet MS"/>
  <w:font w:name="Courier New"/>
  <w:font w:name="CircularPro-Book"/>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ircular Pro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single"/>
        <w:shd w:fill="auto" w:val="clear"/>
        <w:vertAlign w:val="baseline"/>
        <w:rtl w:val="0"/>
      </w:rPr>
      <w:tab/>
      <w:tab/>
    </w:r>
    <w:r w:rsidDel="00000000" w:rsidR="00000000" w:rsidRPr="00000000">
      <w:rPr>
        <w:rtl w:val="0"/>
      </w:rPr>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Fashion Branding and Promotion L4 Brief</w:t>
    </w:r>
    <w:r w:rsidDel="00000000" w:rsidR="00000000" w:rsidRPr="00000000">
      <w:rPr>
        <w:rtl w:val="0"/>
      </w:rPr>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EFMM4009 / Adam King / Deadline Date:</w:t>
    </w:r>
    <w:r w:rsidDel="00000000" w:rsidR="00000000" w:rsidRPr="00000000">
      <w:rPr>
        <w:rFonts w:ascii="Arial" w:cs="Arial" w:eastAsia="Arial" w:hAnsi="Arial"/>
        <w:sz w:val="16"/>
        <w:szCs w:val="16"/>
        <w:rtl w:val="0"/>
      </w:rPr>
      <w:t xml:space="preserve"> 27th July 2025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
      <w:lvlJc w:val="left"/>
      <w:pPr>
        <w:ind w:left="940" w:hanging="500"/>
      </w:pPr>
      <w:rPr>
        <w:rFonts w:ascii="Times" w:cs="Times" w:eastAsia="Times" w:hAnsi="Times"/>
        <w:b w:val="0"/>
        <w:i w:val="0"/>
        <w:smallCaps w:val="0"/>
        <w:strike w:val="0"/>
        <w:shd w:fill="auto" w:val="clear"/>
        <w:vertAlign w:val="baseline"/>
      </w:rPr>
    </w:lvl>
    <w:lvl w:ilvl="2">
      <w:start w:val="1"/>
      <w:numFmt w:val="bullet"/>
      <w:lvlText w:val="•"/>
      <w:lvlJc w:val="left"/>
      <w:pPr>
        <w:ind w:left="1160" w:hanging="500"/>
      </w:pPr>
      <w:rPr>
        <w:rFonts w:ascii="Times" w:cs="Times" w:eastAsia="Times" w:hAnsi="Times"/>
        <w:b w:val="0"/>
        <w:i w:val="0"/>
        <w:smallCaps w:val="0"/>
        <w:strike w:val="0"/>
        <w:shd w:fill="auto" w:val="clear"/>
        <w:vertAlign w:val="baseline"/>
      </w:rPr>
    </w:lvl>
    <w:lvl w:ilvl="3">
      <w:start w:val="1"/>
      <w:numFmt w:val="bullet"/>
      <w:lvlText w:val="•"/>
      <w:lvlJc w:val="left"/>
      <w:pPr>
        <w:ind w:left="1380" w:hanging="500"/>
      </w:pPr>
      <w:rPr>
        <w:rFonts w:ascii="Times" w:cs="Times" w:eastAsia="Times" w:hAnsi="Times"/>
        <w:b w:val="0"/>
        <w:i w:val="0"/>
        <w:smallCaps w:val="0"/>
        <w:strike w:val="0"/>
        <w:shd w:fill="auto" w:val="clear"/>
        <w:vertAlign w:val="baseline"/>
      </w:rPr>
    </w:lvl>
    <w:lvl w:ilvl="4">
      <w:start w:val="1"/>
      <w:numFmt w:val="bullet"/>
      <w:lvlText w:val="•"/>
      <w:lvlJc w:val="left"/>
      <w:pPr>
        <w:ind w:left="1600" w:hanging="500"/>
      </w:pPr>
      <w:rPr>
        <w:rFonts w:ascii="Times" w:cs="Times" w:eastAsia="Times" w:hAnsi="Times"/>
        <w:b w:val="0"/>
        <w:i w:val="0"/>
        <w:smallCaps w:val="0"/>
        <w:strike w:val="0"/>
        <w:shd w:fill="auto" w:val="clear"/>
        <w:vertAlign w:val="baseline"/>
      </w:rPr>
    </w:lvl>
    <w:lvl w:ilvl="5">
      <w:start w:val="1"/>
      <w:numFmt w:val="bullet"/>
      <w:lvlText w:val="•"/>
      <w:lvlJc w:val="left"/>
      <w:pPr>
        <w:ind w:left="1820" w:hanging="500"/>
      </w:pPr>
      <w:rPr>
        <w:rFonts w:ascii="Times" w:cs="Times" w:eastAsia="Times" w:hAnsi="Times"/>
        <w:b w:val="0"/>
        <w:i w:val="0"/>
        <w:smallCaps w:val="0"/>
        <w:strike w:val="0"/>
        <w:shd w:fill="auto" w:val="clear"/>
        <w:vertAlign w:val="baseline"/>
      </w:rPr>
    </w:lvl>
    <w:lvl w:ilvl="6">
      <w:start w:val="1"/>
      <w:numFmt w:val="bullet"/>
      <w:lvlText w:val="•"/>
      <w:lvlJc w:val="left"/>
      <w:pPr>
        <w:ind w:left="2040" w:hanging="500"/>
      </w:pPr>
      <w:rPr>
        <w:rFonts w:ascii="Times" w:cs="Times" w:eastAsia="Times" w:hAnsi="Times"/>
        <w:b w:val="0"/>
        <w:i w:val="0"/>
        <w:smallCaps w:val="0"/>
        <w:strike w:val="0"/>
        <w:shd w:fill="auto" w:val="clear"/>
        <w:vertAlign w:val="baseline"/>
      </w:rPr>
    </w:lvl>
    <w:lvl w:ilvl="7">
      <w:start w:val="1"/>
      <w:numFmt w:val="bullet"/>
      <w:lvlText w:val="•"/>
      <w:lvlJc w:val="left"/>
      <w:pPr>
        <w:ind w:left="2260" w:hanging="500"/>
      </w:pPr>
      <w:rPr>
        <w:rFonts w:ascii="Times" w:cs="Times" w:eastAsia="Times" w:hAnsi="Times"/>
        <w:b w:val="0"/>
        <w:i w:val="0"/>
        <w:smallCaps w:val="0"/>
        <w:strike w:val="0"/>
        <w:shd w:fill="auto" w:val="clear"/>
        <w:vertAlign w:val="baseline"/>
      </w:rPr>
    </w:lvl>
    <w:lvl w:ilvl="8">
      <w:start w:val="1"/>
      <w:numFmt w:val="bullet"/>
      <w:lvlText w:val="•"/>
      <w:lvlJc w:val="left"/>
      <w:pPr>
        <w:ind w:left="2480" w:hanging="500"/>
      </w:pPr>
      <w:rPr>
        <w:rFonts w:ascii="Times" w:cs="Times" w:eastAsia="Times" w:hAnsi="Times"/>
        <w:b w:val="0"/>
        <w:i w:val="0"/>
        <w:smallCaps w:val="0"/>
        <w:strike w:val="0"/>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500"/>
      </w:pPr>
      <w:rPr>
        <w:rFonts w:ascii="Times" w:cs="Times" w:eastAsia="Times" w:hAnsi="Times"/>
        <w:b w:val="0"/>
        <w:i w:val="0"/>
        <w:smallCaps w:val="0"/>
        <w:strike w:val="0"/>
        <w:shd w:fill="auto" w:val="clear"/>
        <w:vertAlign w:val="baseline"/>
      </w:rPr>
    </w:lvl>
    <w:lvl w:ilvl="1">
      <w:start w:val="1"/>
      <w:numFmt w:val="decimal"/>
      <w:lvlText w:val="%2."/>
      <w:lvlJc w:val="left"/>
      <w:pPr>
        <w:ind w:left="940" w:hanging="500"/>
      </w:pPr>
      <w:rPr>
        <w:rFonts w:ascii="Times" w:cs="Times" w:eastAsia="Times" w:hAnsi="Times"/>
        <w:b w:val="0"/>
        <w:i w:val="0"/>
        <w:smallCaps w:val="0"/>
        <w:strike w:val="0"/>
        <w:shd w:fill="auto" w:val="clear"/>
        <w:vertAlign w:val="baseline"/>
      </w:rPr>
    </w:lvl>
    <w:lvl w:ilvl="2">
      <w:start w:val="1"/>
      <w:numFmt w:val="decimal"/>
      <w:lvlText w:val="%3."/>
      <w:lvlJc w:val="left"/>
      <w:pPr>
        <w:ind w:left="1160" w:hanging="500"/>
      </w:pPr>
      <w:rPr>
        <w:rFonts w:ascii="Times" w:cs="Times" w:eastAsia="Times" w:hAnsi="Times"/>
        <w:b w:val="0"/>
        <w:i w:val="0"/>
        <w:smallCaps w:val="0"/>
        <w:strike w:val="0"/>
        <w:shd w:fill="auto" w:val="clear"/>
        <w:vertAlign w:val="baseline"/>
      </w:rPr>
    </w:lvl>
    <w:lvl w:ilvl="3">
      <w:start w:val="1"/>
      <w:numFmt w:val="decimal"/>
      <w:lvlText w:val="%4."/>
      <w:lvlJc w:val="left"/>
      <w:pPr>
        <w:ind w:left="1380" w:hanging="500"/>
      </w:pPr>
      <w:rPr>
        <w:rFonts w:ascii="Times" w:cs="Times" w:eastAsia="Times" w:hAnsi="Times"/>
        <w:b w:val="0"/>
        <w:i w:val="0"/>
        <w:smallCaps w:val="0"/>
        <w:strike w:val="0"/>
        <w:shd w:fill="auto" w:val="clear"/>
        <w:vertAlign w:val="baseline"/>
      </w:rPr>
    </w:lvl>
    <w:lvl w:ilvl="4">
      <w:start w:val="1"/>
      <w:numFmt w:val="decimal"/>
      <w:lvlText w:val="%5."/>
      <w:lvlJc w:val="left"/>
      <w:pPr>
        <w:ind w:left="1600" w:hanging="500"/>
      </w:pPr>
      <w:rPr>
        <w:rFonts w:ascii="Times" w:cs="Times" w:eastAsia="Times" w:hAnsi="Times"/>
        <w:b w:val="0"/>
        <w:i w:val="0"/>
        <w:smallCaps w:val="0"/>
        <w:strike w:val="0"/>
        <w:shd w:fill="auto" w:val="clear"/>
        <w:vertAlign w:val="baseline"/>
      </w:rPr>
    </w:lvl>
    <w:lvl w:ilvl="5">
      <w:start w:val="1"/>
      <w:numFmt w:val="decimal"/>
      <w:lvlText w:val="%6."/>
      <w:lvlJc w:val="left"/>
      <w:pPr>
        <w:ind w:left="1820" w:hanging="500"/>
      </w:pPr>
      <w:rPr>
        <w:rFonts w:ascii="Times" w:cs="Times" w:eastAsia="Times" w:hAnsi="Times"/>
        <w:b w:val="0"/>
        <w:i w:val="0"/>
        <w:smallCaps w:val="0"/>
        <w:strike w:val="0"/>
        <w:shd w:fill="auto" w:val="clear"/>
        <w:vertAlign w:val="baseline"/>
      </w:rPr>
    </w:lvl>
    <w:lvl w:ilvl="6">
      <w:start w:val="1"/>
      <w:numFmt w:val="decimal"/>
      <w:lvlText w:val="%7."/>
      <w:lvlJc w:val="left"/>
      <w:pPr>
        <w:ind w:left="2040" w:hanging="500"/>
      </w:pPr>
      <w:rPr>
        <w:rFonts w:ascii="Times" w:cs="Times" w:eastAsia="Times" w:hAnsi="Times"/>
        <w:b w:val="0"/>
        <w:i w:val="0"/>
        <w:smallCaps w:val="0"/>
        <w:strike w:val="0"/>
        <w:shd w:fill="auto" w:val="clear"/>
        <w:vertAlign w:val="baseline"/>
      </w:rPr>
    </w:lvl>
    <w:lvl w:ilvl="7">
      <w:start w:val="1"/>
      <w:numFmt w:val="decimal"/>
      <w:lvlText w:val="%8."/>
      <w:lvlJc w:val="left"/>
      <w:pPr>
        <w:ind w:left="2260" w:hanging="500"/>
      </w:pPr>
      <w:rPr>
        <w:rFonts w:ascii="Times" w:cs="Times" w:eastAsia="Times" w:hAnsi="Times"/>
        <w:b w:val="0"/>
        <w:i w:val="0"/>
        <w:smallCaps w:val="0"/>
        <w:strike w:val="0"/>
        <w:shd w:fill="auto" w:val="clear"/>
        <w:vertAlign w:val="baseline"/>
      </w:rPr>
    </w:lvl>
    <w:lvl w:ilvl="8">
      <w:start w:val="1"/>
      <w:numFmt w:val="decimal"/>
      <w:lvlText w:val="%9."/>
      <w:lvlJc w:val="left"/>
      <w:pPr>
        <w:ind w:left="2480" w:hanging="500"/>
      </w:pPr>
      <w:rPr>
        <w:rFonts w:ascii="Times" w:cs="Times" w:eastAsia="Times" w:hAnsi="Times"/>
        <w:b w:val="0"/>
        <w:i w:val="0"/>
        <w:smallCaps w:val="0"/>
        <w:strike w:val="0"/>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pPr>
    <w:rPr>
      <w:rFonts w:ascii="Arial" w:cs="Arial" w:eastAsia="Arial" w:hAnsi="Arial"/>
      <w:b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pPr>
    <w:rPr>
      <w:rFonts w:ascii="Arial" w:cs="Arial" w:eastAsia="Arial" w:hAnsi="Arial"/>
      <w:b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pPr>
      <w:keepNext w:val="1"/>
      <w:keepLines w:val="1"/>
      <w:spacing w:before="240" w:line="259" w:lineRule="auto"/>
      <w:outlineLvl w:val="0"/>
    </w:pPr>
    <w:rPr>
      <w:rFonts w:ascii="Arial" w:hAnsi="Arial" w:cstheme="majorBidi" w:eastAsiaTheme="majorEastAsia"/>
      <w:b w:val="1"/>
      <w:color w:val="000000" w:themeColor="text1"/>
      <w:sz w:val="32"/>
      <w:szCs w:val="32"/>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Pr>
      <w:u w:val="single"/>
    </w:rPr>
  </w:style>
  <w:style w:type="character" w:styleId="None" w:customStyle="1">
    <w:name w:val="None"/>
    <w:qFormat w:val="1"/>
  </w:style>
  <w:style w:type="character" w:styleId="Hyperlink0" w:customStyle="1">
    <w:name w:val="Hyperlink.0"/>
    <w:basedOn w:val="None"/>
    <w:qFormat w:val="1"/>
    <w:rPr>
      <w:rFonts w:ascii="Arial" w:cs="Arial" w:eastAsia="Arial" w:hAnsi="Arial"/>
      <w14:textOutline w14:cap="flat" w14:cmpd="sng" w14:w="12700" w14:algn="ctr">
        <w14:noFill/>
        <w14:prstDash w14:val="solid"/>
        <w14:miter w14:lim="400000"/>
      </w14:textOutline>
    </w:rPr>
  </w:style>
  <w:style w:type="character" w:styleId="IndexLink" w:customStyle="1">
    <w:name w:val="Index Link"/>
    <w:qFormat w:val="1"/>
  </w:style>
  <w:style w:type="character" w:styleId="NumberingSymbols" w:customStyle="1">
    <w:name w:val="Numbering Symbols"/>
    <w:qFormat w:val="1"/>
  </w:style>
  <w:style w:type="character" w:styleId="Bullets" w:customStyle="1">
    <w:name w:val="Bullets"/>
    <w:qFormat w:val="1"/>
    <w:rPr>
      <w:rFonts w:ascii="OpenSymbol" w:cs="OpenSymbol" w:eastAsia="OpenSymbol" w:hAnsi="OpenSymbol"/>
    </w:rPr>
  </w:style>
  <w:style w:type="character" w:styleId="normaltextrun" w:customStyle="1">
    <w:name w:val="normaltextrun"/>
    <w:basedOn w:val="DefaultParagraphFont"/>
    <w:qFormat w:val="1"/>
  </w:style>
  <w:style w:type="character" w:styleId="eop" w:customStyle="1">
    <w:name w:val="eop"/>
    <w:basedOn w:val="DefaultParagraphFont"/>
    <w:qFormat w:val="1"/>
  </w:style>
  <w:style w:type="paragraph" w:styleId="Heading" w:customStyle="1">
    <w:name w:val="Heading"/>
    <w:next w:val="BodyAA"/>
    <w:qFormat w:val="1"/>
    <w:pPr>
      <w:keepNext w:val="1"/>
      <w:keepLines w:val="1"/>
      <w:numPr>
        <w:numId w:val="2"/>
      </w:numPr>
      <w:spacing w:after="156" w:before="240" w:line="259" w:lineRule="auto"/>
      <w:outlineLvl w:val="0"/>
    </w:pPr>
    <w:rPr>
      <w:rFonts w:ascii="Arial" w:cs="Calibri Light" w:eastAsia="Calibri Light" w:hAnsi="Arial"/>
      <w:color w:val="000000"/>
      <w:sz w:val="36"/>
      <w:szCs w:val="36"/>
      <w:u w:color="2f5496"/>
      <w14:textOutline w14:cap="flat" w14:cmpd="sng" w14:w="12700" w14:algn="ctr">
        <w14:noFill/>
        <w14:prstDash w14:val="solid"/>
        <w14:miter w14:lim="400000"/>
      </w14:textOutline>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rPr>
  </w:style>
  <w:style w:type="paragraph" w:styleId="Index" w:customStyle="1">
    <w:name w:val="Index"/>
    <w:basedOn w:val="Normal"/>
    <w:qFormat w:val="1"/>
    <w:pPr>
      <w:suppressLineNumbers w:val="1"/>
    </w:pPr>
    <w:rPr>
      <w:rFonts w:cs="FreeSans"/>
    </w:rPr>
  </w:style>
  <w:style w:type="paragraph" w:styleId="HeaderFooter" w:customStyle="1">
    <w:name w:val="Header &amp; Footer"/>
    <w:qFormat w:val="1"/>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HeaderandFooter" w:customStyle="1">
    <w:name w:val="Header and Footer"/>
    <w:basedOn w:val="Normal"/>
    <w:qFormat w:val="1"/>
  </w:style>
  <w:style w:type="paragraph" w:styleId="Footer">
    <w:name w:val="footer"/>
    <w:pPr>
      <w:tabs>
        <w:tab w:val="center" w:pos="4513"/>
        <w:tab w:val="right" w:pos="9026"/>
      </w:tabs>
    </w:pPr>
    <w:rPr>
      <w:rFonts w:ascii="Calibri" w:cs="Arial Unicode MS" w:hAnsi="Calibri"/>
      <w:color w:val="000000"/>
      <w:sz w:val="22"/>
      <w:szCs w:val="22"/>
      <w:u w:color="000000"/>
    </w:rPr>
  </w:style>
  <w:style w:type="paragraph" w:styleId="paragraph" w:customStyle="1">
    <w:name w:val="paragraph"/>
    <w:qFormat w:val="1"/>
    <w:pPr>
      <w:spacing w:after="100" w:before="100"/>
    </w:pPr>
    <w:rPr>
      <w:rFonts w:eastAsia="Times New Roman"/>
      <w:color w:val="000000"/>
      <w:sz w:val="24"/>
      <w:szCs w:val="24"/>
      <w:u w:color="000000"/>
    </w:rPr>
  </w:style>
  <w:style w:type="paragraph" w:styleId="BodyA" w:customStyle="1">
    <w:name w:val="Body A"/>
    <w:qFormat w:val="1"/>
    <w:rPr>
      <w:rFonts w:cs="Arial Unicode MS"/>
      <w:color w:val="000000"/>
      <w:sz w:val="24"/>
      <w:szCs w:val="24"/>
      <w:u w:color="000000"/>
      <w:lang w:val="it-IT"/>
      <w14:textOutline w14:cap="flat" w14:cmpd="sng" w14:w="12700" w14:algn="ctr">
        <w14:noFill/>
        <w14:prstDash w14:val="solid"/>
        <w14:miter w14:lim="400000"/>
      </w14:textOutline>
    </w:rPr>
  </w:style>
  <w:style w:type="paragraph" w:styleId="IndexHeading">
    <w:name w:val="index heading"/>
    <w:basedOn w:val="Heading"/>
  </w:style>
  <w:style w:type="paragraph" w:styleId="TOCHeading">
    <w:name w:val="TOC Heading"/>
    <w:next w:val="BodyAA"/>
    <w:pPr>
      <w:keepNext w:val="1"/>
      <w:keepLines w:val="1"/>
      <w:spacing w:before="240" w:line="259" w:lineRule="auto"/>
    </w:pPr>
    <w:rPr>
      <w:rFonts w:ascii="Calibri Light" w:cs="Arial Unicode MS" w:hAnsi="Calibri Light"/>
      <w:color w:val="2f5496"/>
      <w:sz w:val="32"/>
      <w:szCs w:val="32"/>
      <w:u w:color="2f5496"/>
    </w:rPr>
  </w:style>
  <w:style w:type="paragraph" w:styleId="BodyAA" w:customStyle="1">
    <w:name w:val="Body A A"/>
    <w:qFormat w:val="1"/>
    <w:pPr>
      <w:tabs>
        <w:tab w:val="left" w:pos="4768"/>
        <w:tab w:val="center" w:pos="8770"/>
      </w:tabs>
      <w:spacing w:line="360" w:lineRule="auto"/>
    </w:pPr>
    <w:rPr>
      <w:rFonts w:ascii="Arial" w:cs="Arial Unicode MS" w:hAnsi="Arial"/>
      <w:color w:val="000000"/>
      <w:sz w:val="24"/>
      <w:szCs w:val="22"/>
      <w:u w:color="000000"/>
      <w14:textOutline w14:cap="flat" w14:cmpd="sng" w14:w="12700" w14:algn="ctr">
        <w14:noFill/>
        <w14:prstDash w14:val="solid"/>
        <w14:miter w14:lim="400000"/>
      </w14:textOutline>
    </w:rPr>
  </w:style>
  <w:style w:type="paragraph" w:styleId="TOC1">
    <w:name w:val="toc 1"/>
    <w:uiPriority w:val="39"/>
    <w:pPr>
      <w:tabs>
        <w:tab w:val="left" w:pos="440"/>
        <w:tab w:val="right" w:leader="dot" w:pos="9000"/>
      </w:tabs>
      <w:spacing w:after="100" w:line="259" w:lineRule="auto"/>
    </w:pPr>
    <w:rPr>
      <w:rFonts w:ascii="Calibri" w:cs="Calibri" w:eastAsia="Calibri" w:hAnsi="Calibri"/>
      <w:color w:val="000000"/>
      <w:sz w:val="22"/>
      <w:szCs w:val="22"/>
      <w:u w:color="000000"/>
    </w:rPr>
  </w:style>
  <w:style w:type="paragraph" w:styleId="Default" w:customStyle="1">
    <w:name w:val="Default"/>
    <w:qFormat w:val="1"/>
    <w:pPr>
      <w:spacing w:before="160" w:line="288" w:lineRule="auto"/>
    </w:pPr>
    <w:rPr>
      <w:rFonts w:ascii="Helvetica Neue" w:cs="Arial Unicode MS" w:hAnsi="Helvetica Neue"/>
      <w:color w:val="000000"/>
      <w:sz w:val="24"/>
      <w:szCs w:val="24"/>
      <w:u w:color="000000"/>
      <w14:textOutline w14:cap="flat" w14:cmpd="sng" w14:w="12700" w14:algn="ctr">
        <w14:noFill/>
        <w14:prstDash w14:val="solid"/>
        <w14:miter w14:lim="400000"/>
      </w14:textOutline>
    </w:rPr>
  </w:style>
  <w:style w:type="paragraph" w:styleId="Subtitle">
    <w:name w:val="Subtitle"/>
    <w:next w:val="Body"/>
    <w:uiPriority w:val="11"/>
    <w:qFormat w:val="1"/>
    <w:pPr>
      <w:keepNext w:val="1"/>
    </w:pPr>
    <w:rPr>
      <w:rFonts w:ascii="Helvetica Neue" w:cs="Helvetica Neue" w:eastAsia="Helvetica Neue" w:hAnsi="Helvetica Neue"/>
      <w:color w:val="000000"/>
      <w:sz w:val="40"/>
      <w:szCs w:val="40"/>
      <w14:textOutline w14:cap="flat" w14:cmpd="sng" w14:algn="ctr">
        <w14:noFill/>
        <w14:prstDash w14:val="solid"/>
        <w14:bevel/>
      </w14:textOutline>
    </w:rPr>
  </w:style>
  <w:style w:type="paragraph" w:styleId="Body" w:customStyle="1">
    <w:name w:val="Body"/>
    <w:qFormat w:val="1"/>
    <w:rPr>
      <w:rFonts w:eastAsia="Times New Roman"/>
      <w:color w:val="000000"/>
      <w:sz w:val="24"/>
      <w:szCs w:val="24"/>
      <w:u w:color="000000"/>
      <w14:textOutline w14:cap="flat" w14:cmpd="sng" w14:algn="ctr">
        <w14:noFill/>
        <w14:prstDash w14:val="solid"/>
        <w14:bevel/>
      </w14:textOutline>
    </w:rPr>
  </w:style>
  <w:style w:type="paragraph" w:styleId="ListParagraph">
    <w:name w:val="List Paragraph"/>
    <w:qFormat w:val="1"/>
    <w:pPr>
      <w:spacing w:after="160" w:line="259" w:lineRule="auto"/>
      <w:ind w:left="720"/>
    </w:pPr>
    <w:rPr>
      <w:rFonts w:ascii="Calibri" w:cs="Calibri" w:eastAsia="Calibri" w:hAnsi="Calibri"/>
      <w:color w:val="000000"/>
      <w:sz w:val="22"/>
      <w:szCs w:val="22"/>
      <w:u w:color="000000"/>
    </w:rPr>
  </w:style>
  <w:style w:type="paragraph" w:styleId="Header">
    <w:name w:val="header"/>
    <w:basedOn w:val="HeaderandFooter"/>
  </w:style>
  <w:style w:type="paragraph" w:styleId="TableContents" w:customStyle="1">
    <w:name w:val="Table Contents"/>
    <w:basedOn w:val="Normal"/>
    <w:qFormat w:val="1"/>
    <w:pPr>
      <w:widowControl w:val="0"/>
      <w:suppressLineNumbers w:val="1"/>
    </w:pPr>
  </w:style>
  <w:style w:type="paragraph" w:styleId="TableHeading" w:customStyle="1">
    <w:name w:val="Table Heading"/>
    <w:basedOn w:val="TableContents"/>
    <w:qFormat w:val="1"/>
    <w:pPr>
      <w:jc w:val="center"/>
    </w:pPr>
    <w:rPr>
      <w:b w:val="1"/>
      <w:bCs w:val="1"/>
    </w:rPr>
  </w:style>
  <w:style w:type="paragraph" w:styleId="CopyText" w:customStyle="1">
    <w:name w:val="Copy Text"/>
    <w:basedOn w:val="BodyAA"/>
    <w:qFormat w:val="1"/>
  </w:style>
  <w:style w:type="paragraph" w:styleId="SUB-HEADINGS" w:customStyle="1">
    <w:name w:val="SUB-HEADINGS"/>
    <w:basedOn w:val="CopyText"/>
    <w:qFormat w:val="1"/>
    <w:pPr>
      <w:spacing w:before="156"/>
    </w:pPr>
    <w:rPr>
      <w:b w:val="1"/>
      <w:bCs w:val="1"/>
    </w:rPr>
  </w:style>
  <w:style w:type="paragraph" w:styleId="TOC2">
    <w:name w:val="toc 2"/>
    <w:basedOn w:val="Index"/>
    <w:pPr>
      <w:tabs>
        <w:tab w:val="right" w:leader="dot" w:pos="8743"/>
      </w:tabs>
      <w:ind w:left="283"/>
    </w:pPr>
  </w:style>
  <w:style w:type="paragraph" w:styleId="TOC3">
    <w:name w:val="toc 3"/>
    <w:basedOn w:val="Index"/>
    <w:pPr>
      <w:tabs>
        <w:tab w:val="right" w:leader="dot" w:pos="8459"/>
      </w:tabs>
      <w:ind w:left="567"/>
    </w:pPr>
  </w:style>
  <w:style w:type="paragraph" w:styleId="Table-New" w:customStyle="1">
    <w:name w:val="Table-New"/>
    <w:basedOn w:val="Normal"/>
    <w:qFormat w:val="1"/>
    <w:pPr>
      <w:jc w:val="center"/>
    </w:pPr>
    <w:rPr>
      <w:rFonts w:eastAsia="SimSun"/>
      <w:lang w:val="en-GB"/>
    </w:rPr>
  </w:style>
  <w:style w:type="paragraph" w:styleId="ReadingList" w:customStyle="1">
    <w:name w:val="Reading List"/>
    <w:basedOn w:val="CopyText"/>
    <w:qFormat w:val="1"/>
    <w:pPr>
      <w:spacing w:after="113"/>
      <w:ind w:left="340" w:hanging="340"/>
    </w:pPr>
    <w:rPr>
      <w:sz w:val="22"/>
    </w:rPr>
  </w:style>
  <w:style w:type="paragraph" w:styleId="TableParagraph" w:customStyle="1">
    <w:name w:val="Table Paragraph"/>
    <w:basedOn w:val="Normal"/>
    <w:uiPriority w:val="1"/>
    <w:qFormat w:val="1"/>
    <w:pPr>
      <w:widowControl w:val="0"/>
      <w:ind w:left="102"/>
    </w:pPr>
    <w:rPr>
      <w:rFonts w:ascii="CircularPro-Book" w:cs="CircularPro-Book" w:eastAsia="CircularPro-Book" w:hAnsi="CircularPro-Book"/>
    </w:rPr>
  </w:style>
  <w:style w:type="numbering" w:styleId="ImportedStyle1" w:customStyle="1">
    <w:name w:val="Imported Style 1"/>
    <w:qFormat w:val="1"/>
  </w:style>
  <w:style w:type="numbering" w:styleId="ImportedStyle2" w:customStyle="1">
    <w:name w:val="Imported Style 2"/>
    <w:qFormat w:val="1"/>
  </w:style>
  <w:style w:type="numbering" w:styleId="ImportedStyle3" w:customStyle="1">
    <w:name w:val="Imported Style 3"/>
    <w:qFormat w:val="1"/>
  </w:style>
  <w:style w:type="numbering" w:styleId="Bullets0" w:customStyle="1">
    <w:name w:val="Bullets0"/>
    <w:qFormat w:val="1"/>
  </w:style>
  <w:style w:type="numbering" w:styleId="Bullet" w:customStyle="1">
    <w:name w:val="Bullet"/>
    <w:qFormat w:val="1"/>
  </w:style>
  <w:style w:type="numbering" w:styleId="Numbered" w:customStyle="1">
    <w:name w:val="Numbered"/>
    <w:qFormat w:val="1"/>
    <w:pPr>
      <w:numPr>
        <w:numId w:val="8"/>
      </w:numPr>
    </w:pPr>
  </w:style>
  <w:style w:type="numbering" w:styleId="ImportedStyle4" w:customStyle="1">
    <w:name w:val="Imported Style 4"/>
    <w:qFormat w:val="1"/>
  </w:style>
  <w:style w:type="paragraph" w:styleId="NormalWeb">
    <w:name w:val="Normal (Web)"/>
    <w:basedOn w:val="Normal"/>
    <w:uiPriority w:val="99"/>
    <w:unhideWhenUsed w:val="1"/>
    <w:rsid w:val="00D017F8"/>
    <w:pPr>
      <w:suppressAutoHyphens w:val="0"/>
      <w:spacing w:after="100" w:afterAutospacing="1" w:before="100" w:beforeAutospacing="1"/>
    </w:pPr>
    <w:rPr>
      <w:rFonts w:eastAsia="Times New Roman"/>
      <w:lang w:eastAsia="en-GB" w:val="en-GB"/>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6764AF"/>
    <w:pPr>
      <w:suppressAutoHyphens w:val="0"/>
    </w:pPr>
    <w:rPr>
      <w:sz w:val="24"/>
      <w:szCs w:val="24"/>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i w:val="0"/>
      <w:smallCaps w:val="0"/>
      <w:strike w:val="0"/>
      <w:color w:val="000000"/>
      <w:sz w:val="40"/>
      <w:szCs w:val="4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i w:val="0"/>
      <w:smallCaps w:val="0"/>
      <w:strike w:val="0"/>
      <w:color w:val="000000"/>
      <w:sz w:val="40"/>
      <w:szCs w:val="4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uca.assetbank-server.com/assetbank-uca/assetfile/50373.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94cfrIP1/d6a4jtauHd/ut+1Q==">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2023-10-06T16:19:00.0000000Z</dcterms:created>
  <dc:creator>Cristina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0x010100E2B58E4D5BF5404CB275753A3AFA21A9</vt:lpwstr>
  </property>
</Properties>
</file>