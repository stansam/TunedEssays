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970D7" w14:textId="77777777" w:rsidR="000A7864" w:rsidRPr="002C19D6" w:rsidRDefault="000A7864" w:rsidP="000A7864">
      <w:pPr>
        <w:jc w:val="center"/>
        <w:rPr>
          <w:rFonts w:ascii="Times New Roman" w:hAnsi="Times New Roman" w:cs="Times New Roman"/>
          <w:color w:val="000000" w:themeColor="text1"/>
        </w:rPr>
      </w:pPr>
    </w:p>
    <w:p w14:paraId="6501BEE9" w14:textId="77777777" w:rsidR="00BC6FC0" w:rsidRPr="002C19D6" w:rsidRDefault="00754E4A" w:rsidP="00BC6FC0">
      <w:pPr>
        <w:jc w:val="center"/>
        <w:rPr>
          <w:rFonts w:ascii="Times New Roman" w:eastAsia="Calibri" w:hAnsi="Times New Roman" w:cs="Times New Roman"/>
          <w:color w:val="000000" w:themeColor="text1"/>
        </w:rPr>
      </w:pPr>
      <w:r w:rsidRPr="002C19D6">
        <w:rPr>
          <w:rFonts w:ascii="Times New Roman" w:eastAsia="Calibri" w:hAnsi="Times New Roman" w:cs="Times New Roman"/>
          <w:color w:val="000000" w:themeColor="text1"/>
        </w:rPr>
        <w:t>Liberty University</w:t>
      </w:r>
    </w:p>
    <w:p w14:paraId="0F05ECA7" w14:textId="77777777" w:rsidR="00BC6FC0" w:rsidRPr="002C19D6" w:rsidRDefault="00BC6FC0" w:rsidP="00BC6FC0">
      <w:pPr>
        <w:jc w:val="center"/>
        <w:rPr>
          <w:rFonts w:ascii="Times New Roman" w:eastAsia="Calibri" w:hAnsi="Times New Roman" w:cs="Times New Roman"/>
          <w:color w:val="000000" w:themeColor="text1"/>
        </w:rPr>
      </w:pPr>
    </w:p>
    <w:p w14:paraId="71548DBE" w14:textId="77777777" w:rsidR="00BC6FC0" w:rsidRPr="002C19D6" w:rsidRDefault="00754E4A" w:rsidP="00BC6FC0">
      <w:pPr>
        <w:jc w:val="center"/>
        <w:rPr>
          <w:rFonts w:ascii="Times New Roman" w:eastAsia="Calibri" w:hAnsi="Times New Roman" w:cs="Times New Roman"/>
          <w:color w:val="000000" w:themeColor="text1"/>
        </w:rPr>
      </w:pPr>
      <w:r w:rsidRPr="002C19D6">
        <w:rPr>
          <w:rFonts w:ascii="Times New Roman" w:eastAsia="Calibri" w:hAnsi="Times New Roman" w:cs="Times New Roman"/>
          <w:color w:val="000000" w:themeColor="text1"/>
        </w:rPr>
        <w:t>School of Music</w:t>
      </w:r>
    </w:p>
    <w:p w14:paraId="53CEB260" w14:textId="77777777" w:rsidR="00BC6FC0" w:rsidRPr="002C19D6" w:rsidRDefault="00BC6FC0" w:rsidP="00BC6FC0">
      <w:pPr>
        <w:jc w:val="center"/>
        <w:rPr>
          <w:rFonts w:ascii="Times New Roman" w:eastAsia="Calibri" w:hAnsi="Times New Roman" w:cs="Times New Roman"/>
          <w:color w:val="000000" w:themeColor="text1"/>
        </w:rPr>
      </w:pPr>
    </w:p>
    <w:p w14:paraId="3B9DEC8F" w14:textId="77777777" w:rsidR="00BC6FC0" w:rsidRPr="002C19D6" w:rsidRDefault="00BC6FC0" w:rsidP="00BC6FC0">
      <w:pPr>
        <w:jc w:val="center"/>
        <w:rPr>
          <w:rFonts w:ascii="Times New Roman" w:eastAsia="Calibri" w:hAnsi="Times New Roman" w:cs="Times New Roman"/>
          <w:color w:val="000000" w:themeColor="text1"/>
        </w:rPr>
      </w:pPr>
    </w:p>
    <w:p w14:paraId="34890211" w14:textId="77777777" w:rsidR="00BC6FC0" w:rsidRPr="002C19D6" w:rsidRDefault="00BC6FC0" w:rsidP="00BC6FC0">
      <w:pPr>
        <w:jc w:val="center"/>
        <w:rPr>
          <w:rFonts w:ascii="Times New Roman" w:eastAsia="Calibri" w:hAnsi="Times New Roman" w:cs="Times New Roman"/>
          <w:color w:val="000000" w:themeColor="text1"/>
        </w:rPr>
      </w:pPr>
    </w:p>
    <w:p w14:paraId="07211108" w14:textId="77777777" w:rsidR="00BC6FC0" w:rsidRPr="002C19D6" w:rsidRDefault="00BC6FC0" w:rsidP="00BC6FC0">
      <w:pPr>
        <w:jc w:val="center"/>
        <w:rPr>
          <w:rFonts w:ascii="Times New Roman" w:eastAsia="Calibri" w:hAnsi="Times New Roman" w:cs="Times New Roman"/>
          <w:color w:val="000000" w:themeColor="text1"/>
        </w:rPr>
      </w:pPr>
    </w:p>
    <w:p w14:paraId="1A9724FE" w14:textId="4A6BA9B7" w:rsidR="00BC6FC0" w:rsidRPr="002C19D6" w:rsidRDefault="00754E4A" w:rsidP="00BC6FC0">
      <w:pPr>
        <w:jc w:val="center"/>
        <w:rPr>
          <w:rFonts w:ascii="Times New Roman" w:eastAsia="Calibri" w:hAnsi="Times New Roman" w:cs="Times New Roman"/>
          <w:color w:val="000000" w:themeColor="text1"/>
        </w:rPr>
      </w:pPr>
      <w:r w:rsidRPr="002C19D6">
        <w:rPr>
          <w:rFonts w:ascii="Times New Roman" w:eastAsia="Calibri" w:hAnsi="Times New Roman" w:cs="Times New Roman"/>
          <w:color w:val="000000" w:themeColor="text1"/>
        </w:rPr>
        <w:t xml:space="preserve">     </w:t>
      </w:r>
    </w:p>
    <w:p w14:paraId="3372E9E2" w14:textId="77777777" w:rsidR="00BC6FC0" w:rsidRPr="002C19D6" w:rsidRDefault="00BC6FC0" w:rsidP="00BC6FC0">
      <w:pPr>
        <w:jc w:val="center"/>
        <w:rPr>
          <w:rFonts w:ascii="Times New Roman" w:eastAsia="Calibri" w:hAnsi="Times New Roman" w:cs="Times New Roman"/>
          <w:color w:val="000000" w:themeColor="text1"/>
        </w:rPr>
      </w:pPr>
    </w:p>
    <w:p w14:paraId="5A835320" w14:textId="77777777" w:rsidR="00BC6FC0" w:rsidRPr="002C19D6" w:rsidRDefault="00BC6FC0" w:rsidP="00BC6FC0">
      <w:pPr>
        <w:jc w:val="center"/>
        <w:rPr>
          <w:rFonts w:ascii="Times New Roman" w:eastAsia="Calibri" w:hAnsi="Times New Roman" w:cs="Times New Roman"/>
          <w:color w:val="000000" w:themeColor="text1"/>
        </w:rPr>
      </w:pPr>
    </w:p>
    <w:p w14:paraId="7B18CC29" w14:textId="77777777" w:rsidR="00BC6FC0" w:rsidRPr="002C19D6" w:rsidRDefault="00BC6FC0" w:rsidP="00BC6FC0">
      <w:pPr>
        <w:jc w:val="center"/>
        <w:rPr>
          <w:rFonts w:ascii="Times New Roman" w:eastAsia="Calibri" w:hAnsi="Times New Roman" w:cs="Times New Roman"/>
          <w:color w:val="000000" w:themeColor="text1"/>
        </w:rPr>
      </w:pPr>
    </w:p>
    <w:p w14:paraId="015D436C" w14:textId="77777777" w:rsidR="00BC6FC0" w:rsidRPr="002C19D6" w:rsidRDefault="00BC6FC0" w:rsidP="00BC6FC0">
      <w:pPr>
        <w:rPr>
          <w:rFonts w:ascii="Times New Roman" w:eastAsia="Calibri" w:hAnsi="Times New Roman" w:cs="Times New Roman"/>
          <w:color w:val="000000" w:themeColor="text1"/>
        </w:rPr>
      </w:pPr>
    </w:p>
    <w:p w14:paraId="71F049E4" w14:textId="77777777" w:rsidR="00BC6FC0" w:rsidRPr="002C19D6" w:rsidRDefault="00BC6FC0" w:rsidP="00BC6FC0">
      <w:pPr>
        <w:jc w:val="center"/>
        <w:rPr>
          <w:rFonts w:ascii="Times New Roman" w:eastAsia="Calibri" w:hAnsi="Times New Roman" w:cs="Times New Roman"/>
          <w:color w:val="000000" w:themeColor="text1"/>
        </w:rPr>
      </w:pPr>
    </w:p>
    <w:p w14:paraId="1BE4EA90" w14:textId="77777777" w:rsidR="00882684" w:rsidRPr="002C19D6" w:rsidRDefault="00754E4A" w:rsidP="00882684">
      <w:pPr>
        <w:spacing w:line="480" w:lineRule="auto"/>
        <w:jc w:val="center"/>
        <w:rPr>
          <w:rFonts w:ascii="Times New Roman" w:eastAsia="Calibri" w:hAnsi="Times New Roman" w:cs="Times New Roman"/>
          <w:b/>
          <w:bCs/>
          <w:color w:val="000000" w:themeColor="text1"/>
        </w:rPr>
      </w:pPr>
      <w:r w:rsidRPr="002C19D6">
        <w:rPr>
          <w:rFonts w:ascii="Times New Roman" w:eastAsia="Calibri" w:hAnsi="Times New Roman" w:cs="Times New Roman"/>
          <w:b/>
          <w:bCs/>
          <w:color w:val="000000" w:themeColor="text1"/>
        </w:rPr>
        <w:t xml:space="preserve">The Competition Effect: Comparing </w:t>
      </w:r>
      <w:r w:rsidR="00882684" w:rsidRPr="002C19D6">
        <w:rPr>
          <w:rFonts w:ascii="Times New Roman" w:eastAsia="Calibri" w:hAnsi="Times New Roman" w:cs="Times New Roman"/>
          <w:b/>
          <w:bCs/>
          <w:color w:val="000000" w:themeColor="text1"/>
        </w:rPr>
        <w:t xml:space="preserve">Music Education </w:t>
      </w:r>
    </w:p>
    <w:p w14:paraId="2A4FB0DC" w14:textId="1F4B03FE" w:rsidR="00BC6FC0" w:rsidRPr="002C19D6" w:rsidRDefault="00754E4A" w:rsidP="00882684">
      <w:pPr>
        <w:spacing w:line="480" w:lineRule="auto"/>
        <w:jc w:val="center"/>
        <w:rPr>
          <w:rFonts w:ascii="Times New Roman" w:eastAsia="Calibri" w:hAnsi="Times New Roman" w:cs="Times New Roman"/>
          <w:b/>
          <w:bCs/>
          <w:color w:val="000000" w:themeColor="text1"/>
        </w:rPr>
      </w:pPr>
      <w:r w:rsidRPr="002C19D6">
        <w:rPr>
          <w:rFonts w:ascii="Times New Roman" w:eastAsia="Calibri" w:hAnsi="Times New Roman" w:cs="Times New Roman"/>
          <w:b/>
          <w:bCs/>
          <w:color w:val="000000" w:themeColor="text1"/>
        </w:rPr>
        <w:t>Stakeholder Perception</w:t>
      </w:r>
      <w:r w:rsidR="004040E2" w:rsidRPr="002C19D6">
        <w:rPr>
          <w:rFonts w:ascii="Times New Roman" w:eastAsia="Calibri" w:hAnsi="Times New Roman" w:cs="Times New Roman"/>
          <w:b/>
          <w:bCs/>
          <w:color w:val="000000" w:themeColor="text1"/>
        </w:rPr>
        <w:t>s</w:t>
      </w:r>
      <w:r w:rsidRPr="002C19D6">
        <w:rPr>
          <w:rFonts w:ascii="Times New Roman" w:eastAsia="Calibri" w:hAnsi="Times New Roman" w:cs="Times New Roman"/>
          <w:b/>
          <w:bCs/>
          <w:color w:val="000000" w:themeColor="text1"/>
        </w:rPr>
        <w:t xml:space="preserve"> of Success to Student Achievement </w:t>
      </w:r>
    </w:p>
    <w:p w14:paraId="4E409EB2" w14:textId="77777777" w:rsidR="00BC6FC0" w:rsidRPr="002C19D6" w:rsidRDefault="00BC6FC0" w:rsidP="00BC6FC0">
      <w:pPr>
        <w:spacing w:line="480" w:lineRule="auto"/>
        <w:jc w:val="center"/>
        <w:rPr>
          <w:rFonts w:ascii="Times New Roman" w:eastAsia="Calibri" w:hAnsi="Times New Roman" w:cs="Times New Roman"/>
          <w:color w:val="000000" w:themeColor="text1"/>
        </w:rPr>
      </w:pPr>
    </w:p>
    <w:p w14:paraId="2014E40A" w14:textId="77777777" w:rsidR="00BC6FC0" w:rsidRPr="002C19D6" w:rsidRDefault="00754E4A" w:rsidP="00BC6FC0">
      <w:pPr>
        <w:spacing w:line="480" w:lineRule="auto"/>
        <w:jc w:val="center"/>
        <w:rPr>
          <w:rFonts w:ascii="Times New Roman" w:eastAsia="Calibri" w:hAnsi="Times New Roman" w:cs="Times New Roman"/>
          <w:color w:val="000000" w:themeColor="text1"/>
        </w:rPr>
      </w:pPr>
      <w:r w:rsidRPr="002C19D6">
        <w:rPr>
          <w:rFonts w:ascii="Times New Roman" w:eastAsia="Calibri" w:hAnsi="Times New Roman" w:cs="Times New Roman"/>
          <w:color w:val="000000" w:themeColor="text1"/>
        </w:rPr>
        <w:t xml:space="preserve">A Thesis Submitted to </w:t>
      </w:r>
    </w:p>
    <w:p w14:paraId="5C7D1126" w14:textId="77777777" w:rsidR="00BC6FC0" w:rsidRPr="002C19D6" w:rsidRDefault="00754E4A" w:rsidP="00BC6FC0">
      <w:pPr>
        <w:spacing w:line="480" w:lineRule="auto"/>
        <w:jc w:val="center"/>
        <w:rPr>
          <w:rFonts w:ascii="Times New Roman" w:eastAsia="Calibri" w:hAnsi="Times New Roman" w:cs="Times New Roman"/>
          <w:color w:val="000000" w:themeColor="text1"/>
        </w:rPr>
      </w:pPr>
      <w:r w:rsidRPr="002C19D6">
        <w:rPr>
          <w:rFonts w:ascii="Times New Roman" w:eastAsia="Calibri" w:hAnsi="Times New Roman" w:cs="Times New Roman"/>
          <w:color w:val="000000" w:themeColor="text1"/>
        </w:rPr>
        <w:t xml:space="preserve">the Faculty of the School of Music </w:t>
      </w:r>
    </w:p>
    <w:p w14:paraId="4507BD84" w14:textId="77777777" w:rsidR="00BC6FC0" w:rsidRPr="002C19D6" w:rsidRDefault="00754E4A" w:rsidP="00BC6FC0">
      <w:pPr>
        <w:spacing w:line="480" w:lineRule="auto"/>
        <w:jc w:val="center"/>
        <w:rPr>
          <w:rFonts w:ascii="Times New Roman" w:eastAsia="Calibri" w:hAnsi="Times New Roman" w:cs="Times New Roman"/>
          <w:color w:val="000000" w:themeColor="text1"/>
        </w:rPr>
      </w:pPr>
      <w:r w:rsidRPr="002C19D6">
        <w:rPr>
          <w:rFonts w:ascii="Times New Roman" w:eastAsia="Calibri" w:hAnsi="Times New Roman" w:cs="Times New Roman"/>
          <w:color w:val="000000" w:themeColor="text1"/>
        </w:rPr>
        <w:t xml:space="preserve">in Candidacy for the Degree of </w:t>
      </w:r>
    </w:p>
    <w:p w14:paraId="54FE3B35" w14:textId="77777777" w:rsidR="00BC6FC0" w:rsidRPr="002C19D6" w:rsidRDefault="00754E4A" w:rsidP="00BC6FC0">
      <w:pPr>
        <w:spacing w:line="480" w:lineRule="auto"/>
        <w:jc w:val="center"/>
        <w:rPr>
          <w:rFonts w:ascii="Times New Roman" w:eastAsia="Calibri" w:hAnsi="Times New Roman" w:cs="Times New Roman"/>
          <w:color w:val="000000" w:themeColor="text1"/>
        </w:rPr>
      </w:pPr>
      <w:r w:rsidRPr="002C19D6">
        <w:rPr>
          <w:rFonts w:ascii="Times New Roman" w:eastAsia="Calibri" w:hAnsi="Times New Roman" w:cs="Times New Roman"/>
          <w:color w:val="000000" w:themeColor="text1"/>
        </w:rPr>
        <w:t xml:space="preserve">Doctorate of Music Education </w:t>
      </w:r>
    </w:p>
    <w:p w14:paraId="38323A52" w14:textId="77777777" w:rsidR="00BC6FC0" w:rsidRPr="002C19D6" w:rsidRDefault="00BC6FC0" w:rsidP="00BC6FC0">
      <w:pPr>
        <w:spacing w:line="480" w:lineRule="auto"/>
        <w:rPr>
          <w:rFonts w:ascii="Times New Roman" w:eastAsia="Calibri" w:hAnsi="Times New Roman" w:cs="Times New Roman"/>
          <w:color w:val="000000" w:themeColor="text1"/>
        </w:rPr>
      </w:pPr>
    </w:p>
    <w:p w14:paraId="79F41C00" w14:textId="77777777" w:rsidR="00BC6FC0" w:rsidRPr="002C19D6" w:rsidRDefault="00BC6FC0" w:rsidP="00BC6FC0">
      <w:pPr>
        <w:spacing w:line="480" w:lineRule="auto"/>
        <w:jc w:val="center"/>
        <w:rPr>
          <w:rFonts w:ascii="Times New Roman" w:eastAsia="Calibri" w:hAnsi="Times New Roman" w:cs="Times New Roman"/>
          <w:color w:val="000000" w:themeColor="text1"/>
        </w:rPr>
      </w:pPr>
    </w:p>
    <w:p w14:paraId="24E31F64" w14:textId="77777777" w:rsidR="00BC6FC0" w:rsidRPr="002C19D6" w:rsidRDefault="00754E4A" w:rsidP="00BC6FC0">
      <w:pPr>
        <w:spacing w:line="480" w:lineRule="auto"/>
        <w:jc w:val="center"/>
        <w:rPr>
          <w:rFonts w:ascii="Times New Roman" w:eastAsia="Calibri" w:hAnsi="Times New Roman" w:cs="Times New Roman"/>
          <w:color w:val="000000" w:themeColor="text1"/>
        </w:rPr>
      </w:pPr>
      <w:r w:rsidRPr="002C19D6">
        <w:rPr>
          <w:rFonts w:ascii="Times New Roman" w:eastAsia="Calibri" w:hAnsi="Times New Roman" w:cs="Times New Roman"/>
          <w:color w:val="000000" w:themeColor="text1"/>
        </w:rPr>
        <w:t>by</w:t>
      </w:r>
    </w:p>
    <w:p w14:paraId="38380EAE" w14:textId="77777777" w:rsidR="00BC6FC0" w:rsidRPr="006B05B8" w:rsidRDefault="00754E4A" w:rsidP="00BC6FC0">
      <w:pPr>
        <w:spacing w:line="480" w:lineRule="auto"/>
        <w:jc w:val="center"/>
        <w:rPr>
          <w:rFonts w:ascii="Times New Roman" w:eastAsia="Calibri" w:hAnsi="Times New Roman" w:cs="Times New Roman"/>
          <w:b/>
          <w:bCs/>
          <w:color w:val="000000" w:themeColor="text1"/>
        </w:rPr>
      </w:pPr>
      <w:r w:rsidRPr="006B05B8">
        <w:rPr>
          <w:rFonts w:ascii="Times New Roman" w:eastAsia="Calibri" w:hAnsi="Times New Roman" w:cs="Times New Roman"/>
          <w:b/>
          <w:bCs/>
          <w:color w:val="000000" w:themeColor="text1"/>
        </w:rPr>
        <w:t>Jake M. House</w:t>
      </w:r>
    </w:p>
    <w:p w14:paraId="425D337A" w14:textId="77777777" w:rsidR="00466117" w:rsidRPr="00593AC3" w:rsidRDefault="00466117" w:rsidP="00387537">
      <w:pPr>
        <w:pStyle w:val="Heading1"/>
      </w:pPr>
    </w:p>
    <w:p w14:paraId="08A77993" w14:textId="3C67A08B" w:rsidR="00466117" w:rsidRDefault="00754E4A" w:rsidP="00466117">
      <w:pPr>
        <w:jc w:val="center"/>
        <w:rPr>
          <w:rFonts w:ascii="Times New Roman" w:eastAsia="Calibri" w:hAnsi="Times New Roman" w:cs="Times New Roman"/>
          <w:color w:val="000000" w:themeColor="text1"/>
        </w:rPr>
      </w:pPr>
      <w:r w:rsidRPr="002C19D6">
        <w:rPr>
          <w:rFonts w:ascii="Times New Roman" w:eastAsia="Calibri" w:hAnsi="Times New Roman" w:cs="Times New Roman"/>
          <w:color w:val="000000" w:themeColor="text1"/>
        </w:rPr>
        <w:t>Lynchburg, VA</w:t>
      </w:r>
    </w:p>
    <w:p w14:paraId="5A3B36F4" w14:textId="77777777" w:rsidR="0097640D" w:rsidRDefault="0097640D" w:rsidP="00466117">
      <w:pPr>
        <w:jc w:val="center"/>
        <w:rPr>
          <w:rFonts w:ascii="Times New Roman" w:eastAsia="Calibri" w:hAnsi="Times New Roman" w:cs="Times New Roman"/>
          <w:color w:val="000000" w:themeColor="text1"/>
        </w:rPr>
      </w:pPr>
    </w:p>
    <w:p w14:paraId="40BE14C2" w14:textId="21D73FB4" w:rsidR="00F877AA" w:rsidRPr="002C19D6" w:rsidRDefault="00F877AA" w:rsidP="00466117">
      <w:pPr>
        <w:jc w:val="center"/>
        <w:rPr>
          <w:rFonts w:ascii="Times New Roman" w:eastAsia="Calibri" w:hAnsi="Times New Roman" w:cs="Times New Roman"/>
          <w:color w:val="000000" w:themeColor="text1"/>
        </w:rPr>
      </w:pPr>
      <w:r>
        <w:rPr>
          <w:rFonts w:ascii="Times New Roman" w:eastAsia="Calibri" w:hAnsi="Times New Roman" w:cs="Times New Roman"/>
          <w:color w:val="000000" w:themeColor="text1"/>
        </w:rPr>
        <w:t>June 202</w:t>
      </w:r>
      <w:r w:rsidR="0097640D">
        <w:rPr>
          <w:rFonts w:ascii="Times New Roman" w:eastAsia="Calibri" w:hAnsi="Times New Roman" w:cs="Times New Roman"/>
          <w:color w:val="000000" w:themeColor="text1"/>
        </w:rPr>
        <w:t>5</w:t>
      </w:r>
    </w:p>
    <w:p w14:paraId="7CC211DD" w14:textId="77777777" w:rsidR="00DB2981" w:rsidRDefault="00DB2981" w:rsidP="004616FD">
      <w:pPr>
        <w:pStyle w:val="Heading1"/>
        <w:jc w:val="left"/>
        <w:sectPr w:rsidR="00DB2981" w:rsidSect="00AC4CA2">
          <w:headerReference w:type="default" r:id="rId8"/>
          <w:footerReference w:type="default" r:id="rId9"/>
          <w:headerReference w:type="first" r:id="rId10"/>
          <w:footerReference w:type="first" r:id="rId11"/>
          <w:footnotePr>
            <w:numRestart w:val="eachSect"/>
          </w:footnotePr>
          <w:pgSz w:w="12240" w:h="15840"/>
          <w:pgMar w:top="1440" w:right="1440" w:bottom="1440" w:left="1440" w:header="720" w:footer="720" w:gutter="0"/>
          <w:pgNumType w:fmt="lowerRoman" w:start="2"/>
          <w:cols w:space="720"/>
          <w:titlePg/>
          <w:docGrid w:linePitch="360"/>
        </w:sectPr>
      </w:pPr>
    </w:p>
    <w:p w14:paraId="61DDDD70" w14:textId="50CF57AE" w:rsidR="008B3CA3" w:rsidRDefault="008B3CA3" w:rsidP="004616FD">
      <w:pPr>
        <w:pStyle w:val="Default"/>
        <w:rPr>
          <w:b/>
          <w:bCs/>
          <w:color w:val="000000" w:themeColor="text1"/>
        </w:rPr>
      </w:pPr>
    </w:p>
    <w:p w14:paraId="78BA3EAF" w14:textId="77777777" w:rsidR="00540F88" w:rsidRPr="00E96CBF" w:rsidRDefault="00540F88" w:rsidP="00540F88">
      <w:pPr>
        <w:jc w:val="center"/>
        <w:rPr>
          <w:rFonts w:ascii="Times New Roman" w:hAnsi="Times New Roman" w:cs="Times New Roman"/>
          <w:b/>
          <w:bCs/>
        </w:rPr>
      </w:pPr>
      <w:r w:rsidRPr="00E96CBF">
        <w:rPr>
          <w:rFonts w:ascii="Times New Roman" w:hAnsi="Times New Roman" w:cs="Times New Roman"/>
          <w:b/>
          <w:bCs/>
        </w:rPr>
        <w:t>Abstract</w:t>
      </w:r>
    </w:p>
    <w:p w14:paraId="1C03B3AE" w14:textId="77777777" w:rsidR="00540F88" w:rsidRPr="005F23B9" w:rsidRDefault="00540F88" w:rsidP="00540F88">
      <w:pPr>
        <w:jc w:val="center"/>
        <w:rPr>
          <w:rFonts w:ascii="Times New Roman" w:hAnsi="Times New Roman" w:cs="Times New Roman"/>
        </w:rPr>
      </w:pPr>
    </w:p>
    <w:p w14:paraId="5510CBE3" w14:textId="77777777" w:rsidR="00540F88" w:rsidRPr="002C19D6" w:rsidRDefault="00540F88" w:rsidP="00540F88">
      <w:pPr>
        <w:pStyle w:val="Default"/>
        <w:spacing w:line="480" w:lineRule="auto"/>
        <w:rPr>
          <w:color w:val="000000" w:themeColor="text1"/>
        </w:rPr>
      </w:pPr>
      <w:r w:rsidRPr="002C19D6">
        <w:rPr>
          <w:color w:val="000000" w:themeColor="text1"/>
        </w:rPr>
        <w:t xml:space="preserve">Despite numerous studies of stakeholders’ opinions on the benefits of marching band competitions on students’ musical development, current research has not fully addressed how directors, parents, and administrators perceive musical success versus student </w:t>
      </w:r>
      <w:bookmarkStart w:id="0" w:name="_Hlk157899233"/>
      <w:r w:rsidRPr="002C19D6">
        <w:rPr>
          <w:color w:val="000000" w:themeColor="text1"/>
        </w:rPr>
        <w:t xml:space="preserve">performance abilities. </w:t>
      </w:r>
      <w:bookmarkStart w:id="1" w:name="_Hlk157899997"/>
      <w:bookmarkStart w:id="2" w:name="_Hlk157888393"/>
      <w:r w:rsidRPr="002C19D6">
        <w:rPr>
          <w:color w:val="000000" w:themeColor="text1"/>
        </w:rPr>
        <w:t xml:space="preserve">The purpose of this qualitative </w:t>
      </w:r>
      <w:bookmarkStart w:id="3" w:name="_Hlk157899938"/>
      <w:r w:rsidRPr="002C19D6">
        <w:rPr>
          <w:color w:val="000000" w:themeColor="text1"/>
        </w:rPr>
        <w:t xml:space="preserve">hermeneutic phenomenological study was </w:t>
      </w:r>
      <w:bookmarkEnd w:id="3"/>
      <w:r w:rsidRPr="002C19D6">
        <w:rPr>
          <w:color w:val="000000" w:themeColor="text1"/>
        </w:rPr>
        <w:t>to identify unexplored perspectives and determine the relationship between stakeholders’ perceived musical performance success at marching competitions and students’ actual musical performance abilities related to tone, intonation, technique, rhythm, balance, and musicianship in schools of varying sizes.</w:t>
      </w:r>
      <w:bookmarkEnd w:id="1"/>
      <w:r w:rsidRPr="002C19D6">
        <w:rPr>
          <w:color w:val="000000" w:themeColor="text1"/>
        </w:rPr>
        <w:t xml:space="preserve"> </w:t>
      </w:r>
      <w:bookmarkEnd w:id="2"/>
      <w:r w:rsidRPr="002C19D6">
        <w:rPr>
          <w:color w:val="000000" w:themeColor="text1"/>
        </w:rPr>
        <w:t xml:space="preserve">This study gathers data from parents and administrators using surveys and interviews. The six schools in the study </w:t>
      </w:r>
      <w:r w:rsidRPr="00FF4901">
        <w:rPr>
          <w:color w:val="000000" w:themeColor="text1"/>
        </w:rPr>
        <w:t>consi</w:t>
      </w:r>
      <w:r>
        <w:rPr>
          <w:color w:val="000000" w:themeColor="text1"/>
        </w:rPr>
        <w:t>sted</w:t>
      </w:r>
      <w:r w:rsidRPr="00FF4901">
        <w:rPr>
          <w:color w:val="000000" w:themeColor="text1"/>
        </w:rPr>
        <w:t xml:space="preserve"> of </w:t>
      </w:r>
      <w:r w:rsidRPr="002C19D6">
        <w:rPr>
          <w:color w:val="000000" w:themeColor="text1"/>
        </w:rPr>
        <w:t>two large, two medium, and two small schools. The schools maintain</w:t>
      </w:r>
      <w:r>
        <w:rPr>
          <w:color w:val="000000" w:themeColor="text1"/>
        </w:rPr>
        <w:t>ed</w:t>
      </w:r>
      <w:r w:rsidRPr="002C19D6">
        <w:rPr>
          <w:color w:val="000000" w:themeColor="text1"/>
        </w:rPr>
        <w:t xml:space="preserve"> the following enrollment in grades 9-12: School one, 1407 students; school two, 1228 students; school three, 733 students; school four, 352 students; school five, 303 students; and school six, 231 students. The study included evaluation of students’ tone, intonation, technique, rhythm, balance, and musicianship using the Alabama Bandmasters Association Music Performance Assessment Rubric. </w:t>
      </w:r>
      <w:bookmarkEnd w:id="0"/>
      <w:r w:rsidRPr="002C19D6">
        <w:rPr>
          <w:color w:val="000000" w:themeColor="text1"/>
        </w:rPr>
        <w:t xml:space="preserve">The school band size ranged from small (under 40 members), medium (41 to 75 members), and large (over 75 members). </w:t>
      </w:r>
      <w:bookmarkStart w:id="4" w:name="_Hlk192515012"/>
      <w:r w:rsidRPr="002C19D6">
        <w:rPr>
          <w:color w:val="000000" w:themeColor="text1"/>
        </w:rPr>
        <w:t>This study was essential because stakeholders, such as band directors and school administrators, often prioritize results at competitions over student musical achievement.</w:t>
      </w:r>
      <w:bookmarkEnd w:id="4"/>
      <w:r w:rsidRPr="002C19D6">
        <w:rPr>
          <w:color w:val="000000" w:themeColor="text1"/>
        </w:rPr>
        <w:t xml:space="preserve"> The findings can broadly serve as insight into other art disciplines and the education profession. As society prioritizes test scores, ensuring that perceived musical performance success does not overshadow the quality of a student’s education is crucial.</w:t>
      </w:r>
    </w:p>
    <w:p w14:paraId="006AADB8" w14:textId="31FF4835" w:rsidR="00BA397A" w:rsidRDefault="00540F88" w:rsidP="00540F88">
      <w:pPr>
        <w:pStyle w:val="Default"/>
        <w:spacing w:line="480" w:lineRule="auto"/>
        <w:rPr>
          <w:color w:val="000000" w:themeColor="text1"/>
        </w:rPr>
      </w:pPr>
      <w:r w:rsidRPr="002C19D6">
        <w:rPr>
          <w:color w:val="000000" w:themeColor="text1"/>
        </w:rPr>
        <w:tab/>
      </w:r>
      <w:r w:rsidRPr="002C19D6">
        <w:rPr>
          <w:i/>
          <w:iCs/>
          <w:color w:val="000000" w:themeColor="text1"/>
        </w:rPr>
        <w:t>Keywords</w:t>
      </w:r>
      <w:r w:rsidRPr="002C19D6">
        <w:rPr>
          <w:color w:val="000000" w:themeColor="text1"/>
        </w:rPr>
        <w:t>: marching band competition, competition, stakeholders’ opinions, student performance abilities, band directors, music education</w:t>
      </w:r>
    </w:p>
    <w:p w14:paraId="51C29EFF" w14:textId="5FAA058F" w:rsidR="007A34EB" w:rsidRDefault="00D862BE" w:rsidP="00D862BE">
      <w:pPr>
        <w:keepNext/>
        <w:keepLines/>
        <w:spacing w:before="240" w:line="256" w:lineRule="auto"/>
        <w:jc w:val="center"/>
        <w:rPr>
          <w:rFonts w:ascii="Times New Roman" w:hAnsi="Times New Roman" w:cs="Times New Roman"/>
          <w:b/>
          <w:bCs/>
          <w:color w:val="000000" w:themeColor="text1"/>
        </w:rPr>
      </w:pPr>
      <w:r w:rsidRPr="00D862BE">
        <w:rPr>
          <w:rFonts w:ascii="Times New Roman" w:hAnsi="Times New Roman" w:cs="Times New Roman"/>
          <w:b/>
          <w:bCs/>
          <w:color w:val="000000" w:themeColor="text1"/>
        </w:rPr>
        <w:lastRenderedPageBreak/>
        <w:t>Acknowledgements</w:t>
      </w:r>
    </w:p>
    <w:p w14:paraId="18A41C2A" w14:textId="77777777" w:rsidR="007A34EB" w:rsidRDefault="007A34EB">
      <w:pPr>
        <w:spacing w:after="200"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2E8E9FAD" w14:textId="47CFFD3E" w:rsidR="00EA309F" w:rsidRDefault="00EA309F" w:rsidP="00E90C3C">
      <w:pPr>
        <w:pStyle w:val="NormalWeb"/>
        <w:tabs>
          <w:tab w:val="right" w:leader="dot" w:pos="9360"/>
        </w:tabs>
        <w:spacing w:line="480" w:lineRule="auto"/>
      </w:pPr>
      <w:r>
        <w:rPr>
          <w:rStyle w:val="Strong"/>
        </w:rPr>
        <w:lastRenderedPageBreak/>
        <w:t>Chapter One: Introduction</w:t>
      </w:r>
      <w:r>
        <w:t xml:space="preserve"> .....................................................................................</w:t>
      </w:r>
      <w:r w:rsidR="00384DE8">
        <w:tab/>
      </w:r>
      <w:r>
        <w:t>........ 1</w:t>
      </w:r>
      <w:r>
        <w:br/>
      </w:r>
      <w:r>
        <w:t> </w:t>
      </w:r>
      <w:r w:rsidRPr="00407D36">
        <w:t>Background .................................................................................................................</w:t>
      </w:r>
      <w:r w:rsidR="00384DE8" w:rsidRPr="00407D36">
        <w:tab/>
      </w:r>
      <w:r w:rsidRPr="00407D36">
        <w:t>........ 1</w:t>
      </w:r>
      <w:r w:rsidRPr="00407D36">
        <w:br/>
      </w:r>
      <w:r w:rsidRPr="00407D36">
        <w:t> </w:t>
      </w:r>
      <w:r w:rsidRPr="00407D36">
        <w:t>Historical Context ................................................................................................</w:t>
      </w:r>
      <w:r w:rsidR="00384DE8" w:rsidRPr="00407D36">
        <w:tab/>
      </w:r>
      <w:r w:rsidRPr="00407D36">
        <w:t>.............. 1</w:t>
      </w:r>
      <w:r w:rsidRPr="00407D36">
        <w:br/>
      </w:r>
      <w:r w:rsidRPr="00407D36">
        <w:t> </w:t>
      </w:r>
      <w:r w:rsidRPr="00407D36">
        <w:t>Sociological Context ............................................................................................</w:t>
      </w:r>
      <w:r w:rsidR="00384DE8" w:rsidRPr="00407D36">
        <w:tab/>
      </w:r>
      <w:r w:rsidRPr="00407D36">
        <w:t>............. 3</w:t>
      </w:r>
      <w:r w:rsidRPr="00407D36">
        <w:br/>
      </w:r>
      <w:r w:rsidRPr="00407D36">
        <w:t> </w:t>
      </w:r>
      <w:r w:rsidRPr="00407D36">
        <w:t>Student Learning ...............................................................................................</w:t>
      </w:r>
      <w:r w:rsidR="00384DE8" w:rsidRPr="00407D36">
        <w:tab/>
      </w:r>
      <w:r w:rsidRPr="00407D36">
        <w:t>................. 4</w:t>
      </w:r>
      <w:r w:rsidRPr="00407D36">
        <w:br/>
      </w:r>
      <w:r w:rsidRPr="00407D36">
        <w:t> </w:t>
      </w:r>
      <w:r w:rsidRPr="00407D36">
        <w:t>Expectations of Administration and Parents ....................................................</w:t>
      </w:r>
      <w:r w:rsidR="00384DE8" w:rsidRPr="00407D36">
        <w:tab/>
      </w:r>
      <w:r w:rsidRPr="00407D36">
        <w:t>........... 7</w:t>
      </w:r>
      <w:r w:rsidRPr="00407D36">
        <w:br/>
      </w:r>
      <w:r w:rsidRPr="00407D36">
        <w:t> </w:t>
      </w:r>
      <w:r w:rsidRPr="00407D36">
        <w:t>Professional and Personal Development of Band Directors .........................</w:t>
      </w:r>
      <w:r w:rsidR="00384DE8" w:rsidRPr="00407D36">
        <w:tab/>
      </w:r>
      <w:r w:rsidRPr="00407D36">
        <w:t>.......... 8</w:t>
      </w:r>
      <w:r w:rsidRPr="00407D36">
        <w:br/>
      </w:r>
      <w:r w:rsidRPr="00407D36">
        <w:t> </w:t>
      </w:r>
      <w:r w:rsidRPr="00407D36">
        <w:t>Theoretical Context ......................................................................................</w:t>
      </w:r>
      <w:r w:rsidR="00384DE8" w:rsidRPr="00407D36">
        <w:tab/>
      </w:r>
      <w:r w:rsidRPr="00407D36">
        <w:t>....................... 9</w:t>
      </w:r>
      <w:r w:rsidRPr="00407D36">
        <w:br/>
      </w:r>
      <w:r w:rsidRPr="00407D36">
        <w:t> </w:t>
      </w:r>
      <w:r w:rsidRPr="00407D36">
        <w:t>Problem Statement .......................................................................................</w:t>
      </w:r>
      <w:r w:rsidR="00384DE8" w:rsidRPr="00407D36">
        <w:tab/>
      </w:r>
      <w:r w:rsidRPr="00407D36">
        <w:t>...................... 9</w:t>
      </w:r>
      <w:r w:rsidRPr="00407D36">
        <w:br/>
      </w:r>
      <w:r w:rsidRPr="00407D36">
        <w:t> </w:t>
      </w:r>
      <w:r w:rsidRPr="00407D36">
        <w:t>Purpose Statement .....................................................................................</w:t>
      </w:r>
      <w:r w:rsidR="00384DE8" w:rsidRPr="00407D36">
        <w:tab/>
      </w:r>
      <w:r w:rsidRPr="00407D36">
        <w:t>....................... 11</w:t>
      </w:r>
      <w:r w:rsidRPr="00407D36">
        <w:br/>
      </w:r>
      <w:r w:rsidRPr="00407D36">
        <w:t> </w:t>
      </w:r>
      <w:r w:rsidRPr="00407D36">
        <w:t>Significance of the Study ........................................................................</w:t>
      </w:r>
      <w:r w:rsidR="00384DE8" w:rsidRPr="00407D36">
        <w:tab/>
      </w:r>
      <w:r w:rsidRPr="00407D36">
        <w:t>........................ 12</w:t>
      </w:r>
      <w:r w:rsidRPr="00407D36">
        <w:br/>
      </w:r>
      <w:r w:rsidRPr="00407D36">
        <w:t> </w:t>
      </w:r>
      <w:r w:rsidRPr="00407D36">
        <w:t> </w:t>
      </w:r>
      <w:r w:rsidRPr="00407D36">
        <w:t>Theoretical Significance ..................................................................</w:t>
      </w:r>
      <w:r w:rsidR="00384DE8" w:rsidRPr="00407D36">
        <w:tab/>
      </w:r>
      <w:r w:rsidRPr="00407D36">
        <w:t>...........................</w:t>
      </w:r>
      <w:r>
        <w:t xml:space="preserve"> 12</w:t>
      </w:r>
      <w:r>
        <w:br/>
      </w:r>
      <w:r>
        <w:t> </w:t>
      </w:r>
      <w:r>
        <w:t> </w:t>
      </w:r>
      <w:r>
        <w:t>Empirical Significance ....................................................................</w:t>
      </w:r>
      <w:r w:rsidR="00384DE8">
        <w:tab/>
      </w:r>
      <w:r>
        <w:t>............................ 13</w:t>
      </w:r>
      <w:r>
        <w:br/>
      </w:r>
      <w:r>
        <w:t> </w:t>
      </w:r>
      <w:r>
        <w:t> </w:t>
      </w:r>
      <w:r>
        <w:t>Practical Significance .................................................................</w:t>
      </w:r>
      <w:r w:rsidR="00384DE8">
        <w:tab/>
      </w:r>
      <w:r>
        <w:t>................................. 13</w:t>
      </w:r>
      <w:r>
        <w:br/>
      </w:r>
      <w:r>
        <w:t> </w:t>
      </w:r>
      <w:r>
        <w:t>Research Questions and Hypotheses .................................................</w:t>
      </w:r>
      <w:r w:rsidR="00384DE8">
        <w:tab/>
      </w:r>
      <w:r>
        <w:t>......................... 14</w:t>
      </w:r>
      <w:r>
        <w:br/>
      </w:r>
      <w:r>
        <w:t> </w:t>
      </w:r>
      <w:r>
        <w:t> </w:t>
      </w:r>
      <w:r>
        <w:t>Research Questions ......................................................................</w:t>
      </w:r>
      <w:r w:rsidR="00384DE8">
        <w:tab/>
      </w:r>
      <w:r>
        <w:t>................................ 14</w:t>
      </w:r>
      <w:r>
        <w:br/>
      </w:r>
      <w:r>
        <w:t> </w:t>
      </w:r>
      <w:r>
        <w:t> </w:t>
      </w:r>
      <w:r>
        <w:t>Hypotheses ..............................................................................</w:t>
      </w:r>
      <w:r w:rsidR="00384DE8">
        <w:tab/>
      </w:r>
      <w:r>
        <w:t>........................................ 14</w:t>
      </w:r>
      <w:r>
        <w:br/>
      </w:r>
      <w:r>
        <w:t> </w:t>
      </w:r>
      <w:r>
        <w:t>Methodology .............................................................................</w:t>
      </w:r>
      <w:r w:rsidR="00384DE8">
        <w:tab/>
      </w:r>
      <w:r>
        <w:t>.......................................... 15</w:t>
      </w:r>
      <w:r>
        <w:br/>
      </w:r>
      <w:r>
        <w:t> </w:t>
      </w:r>
      <w:r>
        <w:t>Data Analysis ..........................................................................</w:t>
      </w:r>
      <w:r w:rsidR="00384DE8">
        <w:tab/>
      </w:r>
      <w:r>
        <w:t>............................................. 16</w:t>
      </w:r>
      <w:r>
        <w:br/>
      </w:r>
      <w:r>
        <w:t> </w:t>
      </w:r>
      <w:r>
        <w:t>Core Concepts ........................................................................................</w:t>
      </w:r>
      <w:r w:rsidR="00384DE8">
        <w:tab/>
      </w:r>
      <w:r>
        <w:t>............................. 17</w:t>
      </w:r>
      <w:r>
        <w:br/>
      </w:r>
      <w:r>
        <w:t> </w:t>
      </w:r>
      <w:r>
        <w:t>Definitions ...............................................................................................</w:t>
      </w:r>
      <w:r w:rsidR="00384DE8">
        <w:tab/>
      </w:r>
      <w:r>
        <w:t>............................. 18</w:t>
      </w:r>
      <w:r>
        <w:br/>
      </w:r>
      <w:r>
        <w:t> </w:t>
      </w:r>
      <w:r>
        <w:t>Summary ................................................................................................</w:t>
      </w:r>
      <w:r w:rsidR="00384DE8">
        <w:tab/>
      </w:r>
      <w:r>
        <w:t>............................... 19</w:t>
      </w:r>
    </w:p>
    <w:p w14:paraId="30907695" w14:textId="584459B9" w:rsidR="00EA309F" w:rsidRDefault="00EA309F" w:rsidP="00E90C3C">
      <w:pPr>
        <w:pStyle w:val="NormalWeb"/>
        <w:tabs>
          <w:tab w:val="right" w:leader="dot" w:pos="9360"/>
        </w:tabs>
        <w:spacing w:line="480" w:lineRule="auto"/>
      </w:pPr>
      <w:r>
        <w:rPr>
          <w:rStyle w:val="Strong"/>
        </w:rPr>
        <w:lastRenderedPageBreak/>
        <w:t>Chapter Two: Literature Review</w:t>
      </w:r>
      <w:r>
        <w:t xml:space="preserve"> ................................................................</w:t>
      </w:r>
      <w:r w:rsidR="00384DE8">
        <w:tab/>
      </w:r>
      <w:r>
        <w:t>.............. 21</w:t>
      </w:r>
      <w:r>
        <w:br/>
      </w:r>
      <w:r>
        <w:t> </w:t>
      </w:r>
      <w:r>
        <w:t>Overview ..............................................................................................</w:t>
      </w:r>
      <w:r w:rsidR="00384DE8">
        <w:tab/>
      </w:r>
      <w:r>
        <w:t>................................ 21</w:t>
      </w:r>
      <w:r>
        <w:br/>
      </w:r>
      <w:r>
        <w:t> </w:t>
      </w:r>
      <w:r>
        <w:t>Theoretical Framework .....................................................................</w:t>
      </w:r>
      <w:r w:rsidR="00384DE8">
        <w:tab/>
      </w:r>
      <w:r>
        <w:t>............................... 22</w:t>
      </w:r>
      <w:r>
        <w:br/>
      </w:r>
      <w:r>
        <w:t> </w:t>
      </w:r>
      <w:r>
        <w:t>Related Literature ........................................................................</w:t>
      </w:r>
      <w:r w:rsidR="00384DE8">
        <w:tab/>
      </w:r>
      <w:r>
        <w:t>...................................... 26</w:t>
      </w:r>
      <w:r>
        <w:br/>
      </w:r>
      <w:r>
        <w:t> </w:t>
      </w:r>
      <w:r>
        <w:t> </w:t>
      </w:r>
      <w:r>
        <w:t>Value of Marching Band .......................................................</w:t>
      </w:r>
      <w:r w:rsidR="00384DE8">
        <w:tab/>
      </w:r>
      <w:r>
        <w:t>...................................... 26</w:t>
      </w:r>
      <w:r>
        <w:br/>
      </w:r>
      <w:r>
        <w:t> </w:t>
      </w:r>
      <w:r>
        <w:t> </w:t>
      </w:r>
      <w:r>
        <w:t>Marching Band History .......................................................</w:t>
      </w:r>
      <w:r w:rsidR="00384DE8">
        <w:tab/>
      </w:r>
      <w:r>
        <w:t>........................................ 28</w:t>
      </w:r>
      <w:r>
        <w:br/>
      </w:r>
      <w:r>
        <w:t> </w:t>
      </w:r>
      <w:r>
        <w:t> </w:t>
      </w:r>
      <w:r>
        <w:t>Marching Competition History ..........................................</w:t>
      </w:r>
      <w:r w:rsidR="00384DE8">
        <w:tab/>
      </w:r>
      <w:r>
        <w:t>........................................ 30</w:t>
      </w:r>
      <w:r>
        <w:br/>
      </w:r>
      <w:r>
        <w:t> </w:t>
      </w:r>
      <w:r>
        <w:t> </w:t>
      </w:r>
      <w:r>
        <w:t>Arguments For and Against Competitions .......................</w:t>
      </w:r>
      <w:r w:rsidR="00384DE8">
        <w:tab/>
      </w:r>
      <w:r>
        <w:t>...................................... 32</w:t>
      </w:r>
      <w:r>
        <w:br/>
      </w:r>
      <w:r>
        <w:t> </w:t>
      </w:r>
      <w:r>
        <w:t> </w:t>
      </w:r>
      <w:r>
        <w:t xml:space="preserve">Adjudication ................................................................................................................... </w:t>
      </w:r>
      <w:r w:rsidR="00384DE8">
        <w:tab/>
      </w:r>
      <w:r>
        <w:t>37</w:t>
      </w:r>
      <w:r>
        <w:br/>
      </w:r>
      <w:r>
        <w:t> </w:t>
      </w:r>
      <w:r>
        <w:t> </w:t>
      </w:r>
      <w:r>
        <w:t>Stakeholder Opinions ...................................................................</w:t>
      </w:r>
      <w:r w:rsidR="00384DE8">
        <w:tab/>
      </w:r>
      <w:r>
        <w:t>................................ 40</w:t>
      </w:r>
      <w:r>
        <w:br/>
      </w:r>
      <w:r>
        <w:t> </w:t>
      </w:r>
      <w:r>
        <w:t xml:space="preserve">Summary ............................................................................................................................... </w:t>
      </w:r>
      <w:r w:rsidR="00384DE8">
        <w:tab/>
      </w:r>
      <w:r>
        <w:t>49</w:t>
      </w:r>
    </w:p>
    <w:p w14:paraId="3121F797" w14:textId="20CA5518" w:rsidR="00EA309F" w:rsidRDefault="00EA309F" w:rsidP="00E90C3C">
      <w:pPr>
        <w:pStyle w:val="NormalWeb"/>
        <w:tabs>
          <w:tab w:val="right" w:leader="dot" w:pos="9360"/>
        </w:tabs>
        <w:spacing w:line="480" w:lineRule="auto"/>
      </w:pPr>
      <w:r>
        <w:rPr>
          <w:rStyle w:val="Strong"/>
        </w:rPr>
        <w:t>Chapter Three: Methods</w:t>
      </w:r>
      <w:r>
        <w:t xml:space="preserve"> ............................................................................................ </w:t>
      </w:r>
      <w:r w:rsidR="00384DE8">
        <w:tab/>
      </w:r>
      <w:r>
        <w:t>51</w:t>
      </w:r>
      <w:r>
        <w:br/>
      </w:r>
      <w:r>
        <w:t> </w:t>
      </w:r>
      <w:r>
        <w:t xml:space="preserve">Introduction ........................................................................................................................ </w:t>
      </w:r>
      <w:r w:rsidR="00384DE8">
        <w:tab/>
      </w:r>
      <w:r>
        <w:t>51</w:t>
      </w:r>
      <w:r>
        <w:br/>
      </w:r>
      <w:r>
        <w:t> </w:t>
      </w:r>
      <w:r>
        <w:t xml:space="preserve">Research Design ................................................................................................................. </w:t>
      </w:r>
      <w:r w:rsidR="00384DE8">
        <w:tab/>
      </w:r>
      <w:r>
        <w:t>51</w:t>
      </w:r>
      <w:r>
        <w:br/>
      </w:r>
      <w:r>
        <w:t> </w:t>
      </w:r>
      <w:r>
        <w:t xml:space="preserve">Research Questions and Hypotheses .......................................................................... </w:t>
      </w:r>
      <w:r w:rsidR="00384DE8">
        <w:tab/>
      </w:r>
      <w:r>
        <w:t>52</w:t>
      </w:r>
      <w:r>
        <w:br/>
      </w:r>
      <w:r>
        <w:t> </w:t>
      </w:r>
      <w:r>
        <w:t> </w:t>
      </w:r>
      <w:r>
        <w:t xml:space="preserve">Research Questions ...................................................................................................... </w:t>
      </w:r>
      <w:r w:rsidR="00384DE8">
        <w:tab/>
      </w:r>
      <w:r>
        <w:t>52</w:t>
      </w:r>
      <w:r>
        <w:br/>
      </w:r>
      <w:r>
        <w:t> </w:t>
      </w:r>
      <w:r>
        <w:t> </w:t>
      </w:r>
      <w:r>
        <w:t xml:space="preserve">Hypotheses ...................................................................................................................... </w:t>
      </w:r>
      <w:r w:rsidR="00384DE8">
        <w:tab/>
      </w:r>
      <w:r>
        <w:t>53</w:t>
      </w:r>
      <w:r>
        <w:br/>
      </w:r>
      <w:r>
        <w:t> </w:t>
      </w:r>
      <w:r>
        <w:t xml:space="preserve">Researcher Positionality ................................................................................................. </w:t>
      </w:r>
      <w:r w:rsidR="00384DE8">
        <w:tab/>
      </w:r>
      <w:r>
        <w:t>53</w:t>
      </w:r>
      <w:r>
        <w:br/>
      </w:r>
      <w:r>
        <w:t> </w:t>
      </w:r>
      <w:r>
        <w:t xml:space="preserve">Participants .......................................................................................................................... </w:t>
      </w:r>
      <w:r w:rsidR="00384DE8">
        <w:tab/>
      </w:r>
      <w:r>
        <w:t>54</w:t>
      </w:r>
      <w:r>
        <w:br/>
      </w:r>
      <w:r>
        <w:t> </w:t>
      </w:r>
      <w:r>
        <w:t>Instrumentation ..................................................................................................................</w:t>
      </w:r>
      <w:r w:rsidR="00384DE8">
        <w:tab/>
      </w:r>
      <w:r>
        <w:t xml:space="preserve"> 54</w:t>
      </w:r>
      <w:r>
        <w:br/>
      </w:r>
      <w:r>
        <w:t> </w:t>
      </w:r>
      <w:r>
        <w:t xml:space="preserve">Procedures ........................................................................................................................... </w:t>
      </w:r>
      <w:r w:rsidR="00384DE8">
        <w:tab/>
      </w:r>
      <w:r>
        <w:t>55</w:t>
      </w:r>
      <w:r>
        <w:br/>
      </w:r>
      <w:r>
        <w:t> </w:t>
      </w:r>
      <w:r>
        <w:t> </w:t>
      </w:r>
      <w:r>
        <w:t xml:space="preserve">Participant Recruitment .............................................................................................. </w:t>
      </w:r>
      <w:r w:rsidR="00384DE8">
        <w:tab/>
      </w:r>
      <w:r>
        <w:t>55</w:t>
      </w:r>
      <w:r>
        <w:br/>
      </w:r>
      <w:r>
        <w:t> </w:t>
      </w:r>
      <w:r>
        <w:t> </w:t>
      </w:r>
      <w:r>
        <w:t xml:space="preserve">Chronology ...................................................................................................................... </w:t>
      </w:r>
      <w:r w:rsidR="00384DE8">
        <w:tab/>
      </w:r>
      <w:r>
        <w:t>55</w:t>
      </w:r>
      <w:r>
        <w:br/>
      </w:r>
      <w:r>
        <w:lastRenderedPageBreak/>
        <w:t> </w:t>
      </w:r>
      <w:r>
        <w:t xml:space="preserve">Interview Questions .......................................................................................................... </w:t>
      </w:r>
      <w:r w:rsidR="00384DE8">
        <w:tab/>
      </w:r>
      <w:r>
        <w:t>56</w:t>
      </w:r>
      <w:r>
        <w:br/>
      </w:r>
      <w:r>
        <w:t> </w:t>
      </w:r>
      <w:r>
        <w:t xml:space="preserve">Musical Performance Assessment ............................................................................... </w:t>
      </w:r>
      <w:r w:rsidR="00384DE8">
        <w:tab/>
      </w:r>
      <w:r>
        <w:t>57</w:t>
      </w:r>
      <w:r>
        <w:br/>
      </w:r>
      <w:r>
        <w:t> </w:t>
      </w:r>
      <w:r>
        <w:t>Data Analysis .......................................................................................................................</w:t>
      </w:r>
      <w:r w:rsidR="00384DE8">
        <w:tab/>
      </w:r>
      <w:r>
        <w:t xml:space="preserve"> 57</w:t>
      </w:r>
      <w:r>
        <w:br/>
      </w:r>
      <w:r>
        <w:t> </w:t>
      </w:r>
      <w:r>
        <w:t xml:space="preserve">Trustworthiness .................................................................................................................. </w:t>
      </w:r>
      <w:r w:rsidR="00384DE8">
        <w:tab/>
      </w:r>
      <w:r>
        <w:t>58</w:t>
      </w:r>
      <w:r>
        <w:br/>
      </w:r>
      <w:r>
        <w:t> </w:t>
      </w:r>
      <w:r>
        <w:t> </w:t>
      </w:r>
      <w:r>
        <w:t xml:space="preserve">Member Checking .......................................................................................................... </w:t>
      </w:r>
      <w:r w:rsidR="00384DE8">
        <w:tab/>
      </w:r>
      <w:r>
        <w:t>59</w:t>
      </w:r>
      <w:r>
        <w:br/>
      </w:r>
      <w:r>
        <w:t> </w:t>
      </w:r>
      <w:r>
        <w:t> </w:t>
      </w:r>
      <w:r>
        <w:t xml:space="preserve">Rich, Thick Description .................................................................................................. </w:t>
      </w:r>
      <w:r w:rsidR="00384DE8">
        <w:tab/>
      </w:r>
      <w:r>
        <w:t>59</w:t>
      </w:r>
      <w:r>
        <w:br/>
      </w:r>
      <w:r>
        <w:t> </w:t>
      </w:r>
      <w:r>
        <w:t> </w:t>
      </w:r>
      <w:r>
        <w:t xml:space="preserve">Clarifying Researcher Bias .......................................................................................... </w:t>
      </w:r>
      <w:r w:rsidR="00384DE8">
        <w:tab/>
      </w:r>
      <w:r>
        <w:t>59</w:t>
      </w:r>
      <w:r>
        <w:br/>
      </w:r>
      <w:r>
        <w:t> </w:t>
      </w:r>
      <w:r>
        <w:t xml:space="preserve">Ethics ..................................................................................................................................... </w:t>
      </w:r>
      <w:r w:rsidR="00384DE8">
        <w:tab/>
      </w:r>
      <w:r>
        <w:t>60</w:t>
      </w:r>
      <w:r>
        <w:br/>
      </w:r>
      <w:r>
        <w:t> </w:t>
      </w:r>
      <w:r>
        <w:t xml:space="preserve">Summary ............................................................................................................................... </w:t>
      </w:r>
      <w:r w:rsidR="00384DE8">
        <w:tab/>
      </w:r>
      <w:r>
        <w:t>60</w:t>
      </w:r>
    </w:p>
    <w:p w14:paraId="7F241DF0" w14:textId="4CB2CD54" w:rsidR="00EA309F" w:rsidRDefault="00EA309F" w:rsidP="00E90C3C">
      <w:pPr>
        <w:pStyle w:val="NormalWeb"/>
        <w:tabs>
          <w:tab w:val="right" w:leader="dot" w:pos="9360"/>
        </w:tabs>
        <w:spacing w:line="480" w:lineRule="auto"/>
      </w:pPr>
      <w:r>
        <w:rPr>
          <w:rStyle w:val="Strong"/>
        </w:rPr>
        <w:t>Chapter Four: Results</w:t>
      </w:r>
      <w:r>
        <w:t xml:space="preserve"> .................................................................................................. </w:t>
      </w:r>
      <w:r w:rsidR="00384DE8">
        <w:tab/>
      </w:r>
      <w:r>
        <w:t>62</w:t>
      </w:r>
      <w:r>
        <w:br/>
      </w:r>
      <w:r>
        <w:t> </w:t>
      </w:r>
      <w:r>
        <w:t xml:space="preserve">Setting ................................................................................................................................... </w:t>
      </w:r>
      <w:r w:rsidR="00384DE8">
        <w:tab/>
      </w:r>
      <w:r>
        <w:t>62</w:t>
      </w:r>
      <w:r>
        <w:br/>
      </w:r>
      <w:r>
        <w:t> </w:t>
      </w:r>
      <w:r>
        <w:t xml:space="preserve">Participants .......................................................................................................................... </w:t>
      </w:r>
      <w:r w:rsidR="00384DE8">
        <w:tab/>
      </w:r>
      <w:r>
        <w:t>63</w:t>
      </w:r>
      <w:r>
        <w:br/>
      </w:r>
      <w:r>
        <w:t> </w:t>
      </w:r>
      <w:r>
        <w:t xml:space="preserve">Data Collection ................................................................................................................... </w:t>
      </w:r>
      <w:r w:rsidR="00384DE8">
        <w:tab/>
      </w:r>
      <w:r>
        <w:t>66</w:t>
      </w:r>
      <w:r>
        <w:br/>
      </w:r>
      <w:r>
        <w:t> </w:t>
      </w:r>
      <w:r>
        <w:t xml:space="preserve">Results ................................................................................................................................... </w:t>
      </w:r>
      <w:r w:rsidR="00384DE8">
        <w:tab/>
      </w:r>
      <w:r>
        <w:t>67</w:t>
      </w:r>
      <w:r>
        <w:br/>
      </w:r>
      <w:r>
        <w:t> </w:t>
      </w:r>
      <w:r>
        <w:t> </w:t>
      </w:r>
      <w:r>
        <w:t xml:space="preserve">Situated Narratives (Themes) ................................................................................... </w:t>
      </w:r>
      <w:r w:rsidR="00384DE8">
        <w:tab/>
      </w:r>
      <w:r>
        <w:t>67</w:t>
      </w:r>
      <w:r>
        <w:br/>
      </w:r>
      <w:r>
        <w:t> </w:t>
      </w:r>
      <w:r>
        <w:t> </w:t>
      </w:r>
      <w:r>
        <w:t xml:space="preserve">Band Director Themes ................................................................................................. </w:t>
      </w:r>
      <w:r w:rsidR="00384DE8">
        <w:tab/>
      </w:r>
      <w:r>
        <w:t>69</w:t>
      </w:r>
      <w:r>
        <w:br/>
      </w:r>
      <w:r>
        <w:t> </w:t>
      </w:r>
      <w:r>
        <w:t> </w:t>
      </w:r>
      <w:r>
        <w:t xml:space="preserve">Administrator Themes .................................................................................................. </w:t>
      </w:r>
      <w:r w:rsidR="00384DE8">
        <w:tab/>
      </w:r>
      <w:r>
        <w:t>72</w:t>
      </w:r>
      <w:r>
        <w:br/>
      </w:r>
      <w:r>
        <w:t> </w:t>
      </w:r>
      <w:r>
        <w:t> </w:t>
      </w:r>
      <w:r>
        <w:t xml:space="preserve">Parent Themes ............................................................................................................... </w:t>
      </w:r>
      <w:r w:rsidR="00384DE8">
        <w:tab/>
      </w:r>
      <w:r>
        <w:t>73</w:t>
      </w:r>
      <w:r>
        <w:br/>
      </w:r>
      <w:r>
        <w:t> </w:t>
      </w:r>
      <w:r>
        <w:t> </w:t>
      </w:r>
      <w:r>
        <w:t>Student Themes ..............................................................................................................</w:t>
      </w:r>
      <w:r w:rsidR="00384DE8">
        <w:tab/>
      </w:r>
      <w:r>
        <w:t xml:space="preserve"> 75</w:t>
      </w:r>
      <w:r>
        <w:br/>
      </w:r>
      <w:r>
        <w:t> </w:t>
      </w:r>
      <w:r>
        <w:t>Alignment with Research Questions .........................................................................</w:t>
      </w:r>
      <w:r w:rsidR="00384DE8">
        <w:tab/>
      </w:r>
      <w:r>
        <w:t>. 76</w:t>
      </w:r>
      <w:r>
        <w:br/>
      </w:r>
      <w:r>
        <w:t> </w:t>
      </w:r>
      <w:r>
        <w:t> </w:t>
      </w:r>
      <w:r>
        <w:t>Research Question One ...............................................................................................</w:t>
      </w:r>
      <w:r w:rsidR="00384DE8">
        <w:tab/>
      </w:r>
      <w:r>
        <w:t xml:space="preserve"> 77</w:t>
      </w:r>
      <w:r>
        <w:br/>
      </w:r>
      <w:r>
        <w:t> </w:t>
      </w:r>
      <w:r>
        <w:t> </w:t>
      </w:r>
      <w:r>
        <w:t xml:space="preserve">Research Question Two ............................................................................................... </w:t>
      </w:r>
      <w:r w:rsidR="00384DE8">
        <w:tab/>
      </w:r>
      <w:r>
        <w:t>80</w:t>
      </w:r>
      <w:r>
        <w:br/>
      </w:r>
      <w:r>
        <w:lastRenderedPageBreak/>
        <w:t> </w:t>
      </w:r>
      <w:r>
        <w:t> </w:t>
      </w:r>
      <w:r>
        <w:t xml:space="preserve">Research Question Three ............................................................................................ </w:t>
      </w:r>
      <w:r w:rsidR="00384DE8">
        <w:tab/>
      </w:r>
      <w:r>
        <w:t>86</w:t>
      </w:r>
      <w:r>
        <w:br/>
      </w:r>
      <w:r>
        <w:t> </w:t>
      </w:r>
      <w:r>
        <w:t xml:space="preserve">Summary ............................................................................................................................... </w:t>
      </w:r>
      <w:r w:rsidR="00384DE8">
        <w:tab/>
      </w:r>
      <w:r>
        <w:t>87</w:t>
      </w:r>
    </w:p>
    <w:p w14:paraId="279D8856" w14:textId="751D7A5B" w:rsidR="00EA309F" w:rsidRDefault="00EA309F" w:rsidP="00E90C3C">
      <w:pPr>
        <w:pStyle w:val="NormalWeb"/>
        <w:tabs>
          <w:tab w:val="right" w:leader="dot" w:pos="9360"/>
        </w:tabs>
        <w:spacing w:line="480" w:lineRule="auto"/>
      </w:pPr>
      <w:r>
        <w:rPr>
          <w:rStyle w:val="Strong"/>
        </w:rPr>
        <w:t>Chapter Five: Conclusion and Discussion</w:t>
      </w:r>
      <w:r>
        <w:t xml:space="preserve"> ......................................................... </w:t>
      </w:r>
      <w:r w:rsidR="00384DE8">
        <w:tab/>
      </w:r>
      <w:r>
        <w:t>90</w:t>
      </w:r>
      <w:r>
        <w:br/>
      </w:r>
      <w:r>
        <w:t> </w:t>
      </w:r>
      <w:r>
        <w:t xml:space="preserve">Introduction ........................................................................................................................ </w:t>
      </w:r>
      <w:r w:rsidR="00384DE8">
        <w:tab/>
      </w:r>
      <w:r>
        <w:t>90</w:t>
      </w:r>
      <w:r>
        <w:br/>
      </w:r>
      <w:r>
        <w:t> </w:t>
      </w:r>
      <w:r>
        <w:t xml:space="preserve">Summary of the Study ..................................................................................................... </w:t>
      </w:r>
      <w:r w:rsidR="00384DE8">
        <w:tab/>
      </w:r>
      <w:r>
        <w:t>90</w:t>
      </w:r>
      <w:r>
        <w:br/>
      </w:r>
      <w:r>
        <w:t> </w:t>
      </w:r>
      <w:r>
        <w:t>Summary of Findings and Prior Research .................................................................</w:t>
      </w:r>
      <w:r w:rsidR="00384DE8">
        <w:tab/>
      </w:r>
      <w:r>
        <w:t xml:space="preserve"> 91</w:t>
      </w:r>
      <w:r>
        <w:br/>
      </w:r>
      <w:r>
        <w:t> </w:t>
      </w:r>
      <w:r>
        <w:t> </w:t>
      </w:r>
      <w:r>
        <w:t xml:space="preserve">Band Director Themes ................................................................................................. </w:t>
      </w:r>
      <w:r w:rsidR="00384DE8">
        <w:tab/>
      </w:r>
      <w:r>
        <w:t>91</w:t>
      </w:r>
      <w:r>
        <w:br/>
      </w:r>
      <w:r>
        <w:t> </w:t>
      </w:r>
      <w:r>
        <w:t> </w:t>
      </w:r>
      <w:r>
        <w:t> </w:t>
      </w:r>
      <w:r>
        <w:t xml:space="preserve">Interview Question 2 – Tradition ..................................................................... </w:t>
      </w:r>
      <w:r w:rsidR="00384DE8">
        <w:tab/>
      </w:r>
      <w:r>
        <w:t>91</w:t>
      </w:r>
      <w:r>
        <w:br/>
      </w:r>
      <w:r>
        <w:t> </w:t>
      </w:r>
      <w:r>
        <w:t> </w:t>
      </w:r>
      <w:r>
        <w:t> </w:t>
      </w:r>
      <w:r>
        <w:t xml:space="preserve">Interview Question 2 – Getting Feedback ...................................................... </w:t>
      </w:r>
      <w:r w:rsidR="00384DE8">
        <w:tab/>
      </w:r>
      <w:r>
        <w:t>92</w:t>
      </w:r>
      <w:r>
        <w:br/>
      </w:r>
      <w:r>
        <w:t> </w:t>
      </w:r>
      <w:r>
        <w:t> </w:t>
      </w:r>
      <w:r>
        <w:t> </w:t>
      </w:r>
      <w:r>
        <w:t xml:space="preserve">Interview Question 9 – Scoring and Awards .................................................. </w:t>
      </w:r>
      <w:r w:rsidR="00384DE8">
        <w:tab/>
      </w:r>
      <w:r>
        <w:t>94</w:t>
      </w:r>
      <w:r>
        <w:br/>
      </w:r>
      <w:r>
        <w:t> </w:t>
      </w:r>
      <w:r>
        <w:t> </w:t>
      </w:r>
      <w:r>
        <w:t xml:space="preserve">Administrator Themes .................................................................................................. </w:t>
      </w:r>
      <w:r w:rsidR="00384DE8">
        <w:tab/>
      </w:r>
      <w:r>
        <w:t>95</w:t>
      </w:r>
      <w:r>
        <w:br/>
      </w:r>
      <w:r>
        <w:t> </w:t>
      </w:r>
      <w:r>
        <w:t> </w:t>
      </w:r>
      <w:r>
        <w:t> </w:t>
      </w:r>
      <w:r>
        <w:t xml:space="preserve">Interview Question 1 – No Background with Competitions ...................... </w:t>
      </w:r>
      <w:r w:rsidR="00384DE8">
        <w:tab/>
      </w:r>
      <w:r>
        <w:t>95</w:t>
      </w:r>
      <w:r>
        <w:br/>
      </w:r>
      <w:r>
        <w:t> </w:t>
      </w:r>
      <w:r>
        <w:t> </w:t>
      </w:r>
      <w:r>
        <w:t> </w:t>
      </w:r>
      <w:r>
        <w:t xml:space="preserve">Interview Question 6 – Success ........................................................................ </w:t>
      </w:r>
      <w:r w:rsidR="00384DE8">
        <w:tab/>
      </w:r>
      <w:r>
        <w:t>96</w:t>
      </w:r>
      <w:r>
        <w:br/>
      </w:r>
      <w:r>
        <w:t> </w:t>
      </w:r>
      <w:r>
        <w:t> </w:t>
      </w:r>
      <w:r>
        <w:t> </w:t>
      </w:r>
      <w:r>
        <w:t>Interview Question 9 – Scoring and Awards ..................................................</w:t>
      </w:r>
      <w:r w:rsidR="00384DE8">
        <w:tab/>
      </w:r>
      <w:r>
        <w:t xml:space="preserve"> 97</w:t>
      </w:r>
      <w:r>
        <w:br/>
      </w:r>
      <w:r>
        <w:t> </w:t>
      </w:r>
      <w:r>
        <w:t> </w:t>
      </w:r>
      <w:r>
        <w:t xml:space="preserve">Parent Themes ............................................................................................................... </w:t>
      </w:r>
      <w:r w:rsidR="00384DE8">
        <w:tab/>
      </w:r>
      <w:r>
        <w:t>97</w:t>
      </w:r>
      <w:r>
        <w:br/>
      </w:r>
      <w:r>
        <w:t> </w:t>
      </w:r>
      <w:r>
        <w:t> </w:t>
      </w:r>
      <w:r>
        <w:t> </w:t>
      </w:r>
      <w:r>
        <w:t>Interview Question 9 – Scoring and Awards ..................................................</w:t>
      </w:r>
      <w:r w:rsidR="00384DE8">
        <w:tab/>
      </w:r>
      <w:r>
        <w:t xml:space="preserve"> 97</w:t>
      </w:r>
      <w:r>
        <w:br/>
      </w:r>
      <w:r>
        <w:t> </w:t>
      </w:r>
      <w:r>
        <w:t> </w:t>
      </w:r>
      <w:r>
        <w:t> </w:t>
      </w:r>
      <w:r>
        <w:t xml:space="preserve">Interview Question 6 – Scores and Awards .................................................... </w:t>
      </w:r>
      <w:r w:rsidR="00384DE8">
        <w:tab/>
      </w:r>
      <w:r>
        <w:t>98</w:t>
      </w:r>
      <w:r>
        <w:br/>
      </w:r>
      <w:r>
        <w:t> </w:t>
      </w:r>
      <w:r>
        <w:t> </w:t>
      </w:r>
      <w:r>
        <w:t xml:space="preserve">Student Themes .............................................................................................................. </w:t>
      </w:r>
      <w:r w:rsidR="00384DE8">
        <w:tab/>
      </w:r>
      <w:r>
        <w:t>98</w:t>
      </w:r>
      <w:r>
        <w:br/>
      </w:r>
      <w:r>
        <w:t> </w:t>
      </w:r>
      <w:r>
        <w:t> </w:t>
      </w:r>
      <w:r>
        <w:t> </w:t>
      </w:r>
      <w:r>
        <w:t xml:space="preserve">Interview Question 2 – Fun and Comparison ............................................... </w:t>
      </w:r>
      <w:r w:rsidR="00384DE8">
        <w:tab/>
      </w:r>
      <w:r>
        <w:t>98</w:t>
      </w:r>
      <w:r>
        <w:br/>
      </w:r>
      <w:r>
        <w:t> </w:t>
      </w:r>
      <w:r>
        <w:t> </w:t>
      </w:r>
      <w:r>
        <w:t> </w:t>
      </w:r>
      <w:r>
        <w:t xml:space="preserve">Interview Question 3 – Positive Experience ................................................... </w:t>
      </w:r>
      <w:r w:rsidR="00384DE8">
        <w:tab/>
      </w:r>
      <w:r>
        <w:t>99</w:t>
      </w:r>
      <w:r>
        <w:br/>
      </w:r>
      <w:r>
        <w:t> </w:t>
      </w:r>
      <w:r>
        <w:t xml:space="preserve">Alignment with Research Questions .......................................................................... </w:t>
      </w:r>
      <w:r w:rsidR="00384DE8">
        <w:tab/>
      </w:r>
      <w:r>
        <w:t>99</w:t>
      </w:r>
      <w:r>
        <w:br/>
      </w:r>
      <w:r>
        <w:t> </w:t>
      </w:r>
      <w:r>
        <w:t> </w:t>
      </w:r>
      <w:r>
        <w:t xml:space="preserve">Research Question One ............................................................................................. </w:t>
      </w:r>
      <w:r w:rsidR="00384DE8">
        <w:tab/>
      </w:r>
      <w:r>
        <w:t>100</w:t>
      </w:r>
      <w:r>
        <w:br/>
      </w:r>
      <w:r>
        <w:t> </w:t>
      </w:r>
      <w:r>
        <w:t> </w:t>
      </w:r>
      <w:r>
        <w:t xml:space="preserve">Research Question Two ............................................................................................. </w:t>
      </w:r>
      <w:r w:rsidR="00384DE8">
        <w:tab/>
      </w:r>
      <w:r>
        <w:t>103</w:t>
      </w:r>
      <w:r>
        <w:br/>
      </w:r>
      <w:r>
        <w:lastRenderedPageBreak/>
        <w:t> </w:t>
      </w:r>
      <w:r>
        <w:t> </w:t>
      </w:r>
      <w:r>
        <w:t> </w:t>
      </w:r>
      <w:r>
        <w:t xml:space="preserve">Band Directors .......................................................................................................... </w:t>
      </w:r>
      <w:r w:rsidR="00384DE8">
        <w:tab/>
      </w:r>
      <w:r>
        <w:t>103</w:t>
      </w:r>
      <w:r>
        <w:br/>
      </w:r>
      <w:r>
        <w:t> </w:t>
      </w:r>
      <w:r>
        <w:t> </w:t>
      </w:r>
      <w:r>
        <w:t> </w:t>
      </w:r>
      <w:r>
        <w:t>Parents .........................................................................................................................</w:t>
      </w:r>
      <w:r w:rsidR="00384DE8">
        <w:tab/>
      </w:r>
      <w:r>
        <w:t xml:space="preserve"> 104</w:t>
      </w:r>
      <w:r>
        <w:br/>
      </w:r>
      <w:r>
        <w:t> </w:t>
      </w:r>
      <w:r>
        <w:t> </w:t>
      </w:r>
      <w:r>
        <w:t> </w:t>
      </w:r>
      <w:r>
        <w:t xml:space="preserve">Students ....................................................................................................................... </w:t>
      </w:r>
      <w:r w:rsidR="00384DE8">
        <w:tab/>
      </w:r>
      <w:r>
        <w:t>105</w:t>
      </w:r>
      <w:r>
        <w:br/>
      </w:r>
      <w:r>
        <w:t> </w:t>
      </w:r>
      <w:r>
        <w:t> </w:t>
      </w:r>
      <w:r>
        <w:t xml:space="preserve">Research Question Three .......................................................................................... </w:t>
      </w:r>
      <w:r w:rsidR="00384DE8">
        <w:tab/>
      </w:r>
      <w:r>
        <w:t>107</w:t>
      </w:r>
      <w:r>
        <w:br/>
      </w:r>
      <w:r>
        <w:t> </w:t>
      </w:r>
      <w:r>
        <w:t xml:space="preserve">Discussion ............................................................................................................................ </w:t>
      </w:r>
      <w:r w:rsidR="00384DE8">
        <w:tab/>
      </w:r>
      <w:r>
        <w:t>108</w:t>
      </w:r>
      <w:r>
        <w:br/>
      </w:r>
      <w:r>
        <w:t> </w:t>
      </w:r>
      <w:r>
        <w:t xml:space="preserve">Limitations .......................................................................................................................... </w:t>
      </w:r>
      <w:r w:rsidR="00384DE8">
        <w:tab/>
      </w:r>
      <w:r>
        <w:t>110</w:t>
      </w:r>
      <w:r>
        <w:br/>
      </w:r>
      <w:r>
        <w:t> </w:t>
      </w:r>
      <w:r>
        <w:t xml:space="preserve">Considerations for Further Research ......................................................................... </w:t>
      </w:r>
      <w:r w:rsidR="00384DE8">
        <w:tab/>
      </w:r>
      <w:r>
        <w:t>111</w:t>
      </w:r>
      <w:r>
        <w:br/>
      </w:r>
      <w:r>
        <w:t> </w:t>
      </w:r>
      <w:r>
        <w:t xml:space="preserve">Implications for Practice ................................................................................................. </w:t>
      </w:r>
      <w:r w:rsidR="00384DE8">
        <w:tab/>
      </w:r>
      <w:r>
        <w:t>112</w:t>
      </w:r>
      <w:r>
        <w:br/>
      </w:r>
      <w:r>
        <w:t> </w:t>
      </w:r>
      <w:r>
        <w:t xml:space="preserve">Conclusion .......................................................................................................................... </w:t>
      </w:r>
      <w:r w:rsidR="00384DE8">
        <w:tab/>
      </w:r>
      <w:r>
        <w:t>113</w:t>
      </w:r>
    </w:p>
    <w:p w14:paraId="6184005D" w14:textId="06EBFCC2" w:rsidR="00EA309F" w:rsidRDefault="00EA309F" w:rsidP="00E90C3C">
      <w:pPr>
        <w:pStyle w:val="NormalWeb"/>
        <w:tabs>
          <w:tab w:val="right" w:leader="dot" w:pos="9360"/>
        </w:tabs>
        <w:spacing w:line="480" w:lineRule="auto"/>
      </w:pPr>
      <w:r>
        <w:rPr>
          <w:rStyle w:val="Strong"/>
        </w:rPr>
        <w:t>Bibliography</w:t>
      </w:r>
      <w:r>
        <w:t xml:space="preserve"> ..................................................................................................................... </w:t>
      </w:r>
      <w:r w:rsidR="00384DE8">
        <w:tab/>
      </w:r>
      <w:r>
        <w:t>115</w:t>
      </w:r>
    </w:p>
    <w:p w14:paraId="151B9EDB" w14:textId="046AFEF0" w:rsidR="007A34EB" w:rsidRDefault="007A34EB" w:rsidP="00B9567D">
      <w:pPr>
        <w:keepNext/>
        <w:keepLines/>
        <w:spacing w:before="240" w:line="480" w:lineRule="auto"/>
        <w:rPr>
          <w:rFonts w:ascii="Times New Roman" w:hAnsi="Times New Roman" w:cs="Times New Roman"/>
          <w:b/>
          <w:bCs/>
          <w:color w:val="000000" w:themeColor="text1"/>
        </w:rPr>
      </w:pPr>
    </w:p>
    <w:p w14:paraId="0472B3BA" w14:textId="77777777" w:rsidR="009C1FAD" w:rsidRDefault="009C1FAD" w:rsidP="00B9567D">
      <w:pPr>
        <w:keepNext/>
        <w:keepLines/>
        <w:spacing w:before="240" w:line="480" w:lineRule="auto"/>
        <w:jc w:val="center"/>
        <w:rPr>
          <w:rFonts w:ascii="Times New Roman" w:hAnsi="Times New Roman" w:cs="Times New Roman"/>
          <w:b/>
          <w:bCs/>
          <w:color w:val="000000" w:themeColor="text1"/>
        </w:rPr>
      </w:pPr>
    </w:p>
    <w:p w14:paraId="5E87604C" w14:textId="77777777" w:rsidR="004E6EBE" w:rsidRDefault="004E6EBE" w:rsidP="000A7864">
      <w:pPr>
        <w:pStyle w:val="Default"/>
        <w:spacing w:line="480" w:lineRule="auto"/>
        <w:rPr>
          <w:color w:val="000000" w:themeColor="text1"/>
        </w:rPr>
        <w:sectPr w:rsidR="004E6EBE" w:rsidSect="007146CD">
          <w:footerReference w:type="default" r:id="rId12"/>
          <w:footerReference w:type="first" r:id="rId13"/>
          <w:footnotePr>
            <w:numRestart w:val="eachSect"/>
          </w:footnotePr>
          <w:pgSz w:w="12240" w:h="15840"/>
          <w:pgMar w:top="1440" w:right="1440" w:bottom="1440" w:left="1440" w:header="720" w:footer="720" w:gutter="0"/>
          <w:pgNumType w:fmt="lowerRoman" w:start="2"/>
          <w:cols w:space="720"/>
          <w:docGrid w:linePitch="360"/>
        </w:sectPr>
      </w:pPr>
    </w:p>
    <w:p w14:paraId="6A54E1A0" w14:textId="794D4674" w:rsidR="000A7864" w:rsidRPr="002C19D6" w:rsidRDefault="00754E4A" w:rsidP="00311DE9">
      <w:pPr>
        <w:pStyle w:val="Heading1"/>
      </w:pPr>
      <w:bookmarkStart w:id="5" w:name="_Toc201777788"/>
      <w:bookmarkStart w:id="6" w:name="_Toc201779980"/>
      <w:r w:rsidRPr="002C19D6">
        <w:lastRenderedPageBreak/>
        <w:t>Chapte</w:t>
      </w:r>
      <w:commentRangeStart w:id="7"/>
      <w:r w:rsidRPr="002C19D6">
        <w:t>r</w:t>
      </w:r>
      <w:commentRangeEnd w:id="7"/>
      <w:r w:rsidR="00C679FE">
        <w:rPr>
          <w:rStyle w:val="CommentReference"/>
          <w:rFonts w:eastAsiaTheme="minorHAnsi" w:cstheme="minorBidi"/>
          <w:b w:val="0"/>
          <w:color w:val="auto"/>
          <w:shd w:val="clear" w:color="auto" w:fill="auto"/>
        </w:rPr>
        <w:commentReference w:id="7"/>
      </w:r>
      <w:r w:rsidRPr="002C19D6">
        <w:t xml:space="preserve"> </w:t>
      </w:r>
      <w:r w:rsidR="009E2A5F">
        <w:t>One</w:t>
      </w:r>
      <w:r w:rsidRPr="002C19D6">
        <w:t>: Introduction</w:t>
      </w:r>
      <w:bookmarkEnd w:id="5"/>
      <w:bookmarkEnd w:id="6"/>
    </w:p>
    <w:p w14:paraId="1F1FA9B4" w14:textId="21C46B6C" w:rsidR="00D07DC7" w:rsidRPr="002C19D6" w:rsidRDefault="00754E4A" w:rsidP="006F591B">
      <w:pPr>
        <w:spacing w:after="240" w:line="480" w:lineRule="auto"/>
        <w:ind w:firstLine="720"/>
        <w:rPr>
          <w:rFonts w:ascii="Times New Roman" w:hAnsi="Times New Roman" w:cs="Times New Roman"/>
          <w:color w:val="000000" w:themeColor="text1"/>
        </w:rPr>
      </w:pPr>
      <w:bookmarkStart w:id="8" w:name="_Hlk159440909"/>
      <w:r w:rsidRPr="002C19D6">
        <w:rPr>
          <w:rFonts w:ascii="Times New Roman" w:hAnsi="Times New Roman" w:cs="Times New Roman"/>
          <w:color w:val="000000" w:themeColor="text1"/>
        </w:rPr>
        <w:t xml:space="preserve">This qualitative hermeneutic phenomenological research study </w:t>
      </w:r>
      <w:r w:rsidR="000B6754" w:rsidRPr="002C19D6">
        <w:rPr>
          <w:rFonts w:ascii="Times New Roman" w:hAnsi="Times New Roman" w:cs="Times New Roman"/>
          <w:color w:val="000000" w:themeColor="text1"/>
        </w:rPr>
        <w:t>aimed</w:t>
      </w:r>
      <w:r w:rsidR="003327CB">
        <w:rPr>
          <w:rFonts w:ascii="Times New Roman" w:hAnsi="Times New Roman" w:cs="Times New Roman"/>
          <w:color w:val="000000" w:themeColor="text1"/>
        </w:rPr>
        <w:t xml:space="preserve"> </w:t>
      </w:r>
      <w:r w:rsidRPr="002C19D6">
        <w:rPr>
          <w:rFonts w:ascii="Times New Roman" w:hAnsi="Times New Roman" w:cs="Times New Roman"/>
          <w:color w:val="000000" w:themeColor="text1"/>
        </w:rPr>
        <w:t>to identify unexplored perspectives and determine the relationship between stakeholders' perceived</w:t>
      </w:r>
      <w:r w:rsidR="00E56EC5" w:rsidRPr="002C19D6">
        <w:rPr>
          <w:rFonts w:ascii="Times New Roman" w:hAnsi="Times New Roman" w:cs="Times New Roman"/>
          <w:color w:val="000000" w:themeColor="text1"/>
        </w:rPr>
        <w:t xml:space="preserve"> musical performance</w:t>
      </w:r>
      <w:r w:rsidRPr="002C19D6">
        <w:rPr>
          <w:rFonts w:ascii="Times New Roman" w:hAnsi="Times New Roman" w:cs="Times New Roman"/>
          <w:color w:val="000000" w:themeColor="text1"/>
        </w:rPr>
        <w:t xml:space="preserve"> success at marching competitions and students’ actual musical abilities related to tone, intonation, technique, rhythm, balance, and musicianship in schools of various sizes. The study adds to existing research in music education by exploring the role of</w:t>
      </w:r>
      <w:r w:rsidR="00011FD0" w:rsidRPr="002C19D6">
        <w:rPr>
          <w:rFonts w:ascii="Times New Roman" w:hAnsi="Times New Roman" w:cs="Times New Roman"/>
          <w:color w:val="000000" w:themeColor="text1"/>
        </w:rPr>
        <w:t xml:space="preserve"> high school </w:t>
      </w:r>
      <w:r w:rsidR="00E71BC2" w:rsidRPr="002C19D6">
        <w:rPr>
          <w:rFonts w:ascii="Times New Roman" w:hAnsi="Times New Roman" w:cs="Times New Roman"/>
          <w:color w:val="000000" w:themeColor="text1"/>
        </w:rPr>
        <w:t>marching band</w:t>
      </w:r>
      <w:r w:rsidRPr="002C19D6">
        <w:rPr>
          <w:rFonts w:ascii="Times New Roman" w:hAnsi="Times New Roman" w:cs="Times New Roman"/>
          <w:color w:val="000000" w:themeColor="text1"/>
        </w:rPr>
        <w:t xml:space="preserve"> competition</w:t>
      </w:r>
      <w:r w:rsidR="00E71BC2" w:rsidRPr="002C19D6">
        <w:rPr>
          <w:rFonts w:ascii="Times New Roman" w:hAnsi="Times New Roman" w:cs="Times New Roman"/>
          <w:color w:val="000000" w:themeColor="text1"/>
        </w:rPr>
        <w:t>s</w:t>
      </w:r>
      <w:r w:rsidRPr="002C19D6">
        <w:rPr>
          <w:rFonts w:ascii="Times New Roman" w:hAnsi="Times New Roman" w:cs="Times New Roman"/>
          <w:color w:val="000000" w:themeColor="text1"/>
        </w:rPr>
        <w:t>. This chapter will first introduce the study and analyze the historical, sociological, and theoretical background to provide context</w:t>
      </w:r>
      <w:r w:rsidR="00C96FA0" w:rsidRPr="002C19D6">
        <w:rPr>
          <w:rFonts w:ascii="Times New Roman" w:hAnsi="Times New Roman" w:cs="Times New Roman"/>
          <w:color w:val="000000" w:themeColor="text1"/>
        </w:rPr>
        <w:t xml:space="preserve"> within </w:t>
      </w:r>
      <w:r w:rsidRPr="002C19D6">
        <w:rPr>
          <w:rFonts w:ascii="Times New Roman" w:hAnsi="Times New Roman" w:cs="Times New Roman"/>
          <w:color w:val="000000" w:themeColor="text1"/>
        </w:rPr>
        <w:t>the existing literature. Next, it will address the problem driving this study, the purpose of the study, and the research questions and methodology that will guide the study. Finally, this chapter will discuss the significance of the study, provide the hypothesis and methodology, and define the standard terms used.</w:t>
      </w:r>
      <w:bookmarkEnd w:id="8"/>
    </w:p>
    <w:p w14:paraId="28ECF5EB" w14:textId="77777777" w:rsidR="00EE5B79" w:rsidRPr="002C19D6" w:rsidRDefault="00754E4A" w:rsidP="00311DE9">
      <w:pPr>
        <w:pStyle w:val="Heading1"/>
      </w:pPr>
      <w:bookmarkStart w:id="9" w:name="_Toc201777789"/>
      <w:bookmarkStart w:id="10" w:name="_Toc201779981"/>
      <w:r w:rsidRPr="002C19D6">
        <w:t>Background</w:t>
      </w:r>
      <w:bookmarkEnd w:id="9"/>
      <w:bookmarkEnd w:id="10"/>
    </w:p>
    <w:p w14:paraId="3ECDC173" w14:textId="384E24F7" w:rsidR="00173E6D" w:rsidRPr="002C19D6" w:rsidRDefault="00727C2D" w:rsidP="007E6878">
      <w:pPr>
        <w:pStyle w:val="BodyText"/>
        <w:spacing w:line="480" w:lineRule="auto"/>
        <w:ind w:firstLine="620"/>
      </w:pPr>
      <w:r w:rsidRPr="002C19D6">
        <w:t>The background begins with an overview of the history and origins of band competitions in the United States and their significance in music education. It explores the sociological impact of these competitions on directors, parents, and administrators. Additionally, the background includes a discussion of the theoretical framework that guides the study</w:t>
      </w:r>
      <w:r w:rsidR="00173E6D" w:rsidRPr="002C19D6">
        <w:t>.</w:t>
      </w:r>
    </w:p>
    <w:p w14:paraId="0ACA03E3" w14:textId="5B43457D" w:rsidR="000A7864" w:rsidRPr="002C19D6" w:rsidRDefault="00754E4A" w:rsidP="008F4B7D">
      <w:pPr>
        <w:pStyle w:val="Heading2"/>
      </w:pPr>
      <w:bookmarkStart w:id="11" w:name="_Toc201777790"/>
      <w:bookmarkStart w:id="12" w:name="_Toc201779982"/>
      <w:r w:rsidRPr="002C19D6">
        <w:t>Historical Context</w:t>
      </w:r>
      <w:bookmarkEnd w:id="11"/>
      <w:bookmarkEnd w:id="12"/>
    </w:p>
    <w:p w14:paraId="0303BF36" w14:textId="41B87FBC" w:rsidR="000A7864" w:rsidRPr="002C19D6" w:rsidRDefault="00754E4A" w:rsidP="000A7864">
      <w:pPr>
        <w:spacing w:line="480" w:lineRule="auto"/>
        <w:ind w:firstLine="720"/>
        <w:rPr>
          <w:rFonts w:ascii="Times New Roman" w:hAnsi="Times New Roman" w:cs="Times New Roman"/>
          <w:color w:val="000000" w:themeColor="text1"/>
          <w:kern w:val="2"/>
          <w14:ligatures w14:val="standardContextual"/>
        </w:rPr>
      </w:pPr>
      <w:r w:rsidRPr="002C19D6">
        <w:rPr>
          <w:rFonts w:ascii="Times New Roman" w:hAnsi="Times New Roman" w:cs="Times New Roman"/>
          <w:color w:val="000000" w:themeColor="text1"/>
          <w:kern w:val="2"/>
          <w14:ligatures w14:val="standardContextual"/>
        </w:rPr>
        <w:t xml:space="preserve">Secondary music programs in the United States have a long-standing tradition of integrating competitions into their curriculum, which dates to the early 1900s. Records indicate that the National Schools Band Contest of 1923 was the first official competition event that brought together school bands from around the country, thus heralding the start of the </w:t>
      </w:r>
      <w:r w:rsidRPr="002C19D6">
        <w:rPr>
          <w:rFonts w:ascii="Times New Roman" w:hAnsi="Times New Roman" w:cs="Times New Roman"/>
          <w:color w:val="000000" w:themeColor="text1"/>
          <w:kern w:val="2"/>
          <w14:ligatures w14:val="standardContextual"/>
        </w:rPr>
        <w:lastRenderedPageBreak/>
        <w:t>competition movement in the nation's secondary music education system.</w:t>
      </w:r>
      <w:r w:rsidRPr="002C19D6">
        <w:rPr>
          <w:rFonts w:ascii="Times New Roman" w:hAnsi="Times New Roman" w:cs="Times New Roman"/>
          <w:color w:val="000000" w:themeColor="text1"/>
          <w:kern w:val="2"/>
          <w:vertAlign w:val="superscript"/>
          <w14:ligatures w14:val="standardContextual"/>
        </w:rPr>
        <w:footnoteReference w:id="1"/>
      </w:r>
      <w:r w:rsidRPr="002C19D6">
        <w:rPr>
          <w:rFonts w:ascii="Times New Roman" w:hAnsi="Times New Roman" w:cs="Times New Roman"/>
          <w:color w:val="000000" w:themeColor="text1"/>
          <w:kern w:val="2"/>
          <w14:ligatures w14:val="standardContextual"/>
        </w:rPr>
        <w:t xml:space="preserve"> Facilitated in Chicago on June 4-6, 1923, the event featured thirty bands competing in what newspapers described as a "tournament.”</w:t>
      </w:r>
      <w:r w:rsidRPr="002C19D6">
        <w:rPr>
          <w:rFonts w:ascii="Times New Roman" w:hAnsi="Times New Roman" w:cs="Times New Roman"/>
          <w:color w:val="000000" w:themeColor="text1"/>
          <w:kern w:val="2"/>
          <w:vertAlign w:val="superscript"/>
          <w14:ligatures w14:val="standardContextual"/>
        </w:rPr>
        <w:footnoteReference w:id="2"/>
      </w:r>
      <w:r w:rsidRPr="002C19D6">
        <w:rPr>
          <w:rFonts w:ascii="Times New Roman" w:hAnsi="Times New Roman" w:cs="Times New Roman"/>
          <w:color w:val="000000" w:themeColor="text1"/>
          <w:kern w:val="2"/>
          <w14:ligatures w14:val="standardContextual"/>
        </w:rPr>
        <w:t xml:space="preserve"> This contest served as a model for future festivals and competitions, which became the cornerstone of secondary music education. The National Schools Band Contest </w:t>
      </w:r>
      <w:r w:rsidR="008940C8" w:rsidRPr="002C19D6">
        <w:rPr>
          <w:rFonts w:ascii="Times New Roman" w:hAnsi="Times New Roman" w:cs="Times New Roman"/>
          <w:color w:val="000000" w:themeColor="text1"/>
          <w:kern w:val="2"/>
          <w14:ligatures w14:val="standardContextual"/>
        </w:rPr>
        <w:t>promoted</w:t>
      </w:r>
      <w:r w:rsidRPr="002C19D6">
        <w:rPr>
          <w:rFonts w:ascii="Times New Roman" w:hAnsi="Times New Roman" w:cs="Times New Roman"/>
          <w:color w:val="000000" w:themeColor="text1"/>
          <w:kern w:val="2"/>
          <w14:ligatures w14:val="standardContextual"/>
        </w:rPr>
        <w:t xml:space="preserve"> advanced music education by fostering a spirit of healthy competition among young musicians.</w:t>
      </w:r>
      <w:r w:rsidRPr="002C19D6">
        <w:rPr>
          <w:rFonts w:ascii="Times New Roman" w:hAnsi="Times New Roman" w:cs="Times New Roman"/>
          <w:color w:val="000000" w:themeColor="text1"/>
          <w:kern w:val="2"/>
          <w:vertAlign w:val="superscript"/>
          <w14:ligatures w14:val="standardContextual"/>
        </w:rPr>
        <w:footnoteReference w:id="3"/>
      </w:r>
      <w:r w:rsidRPr="002C19D6">
        <w:rPr>
          <w:rFonts w:ascii="Times New Roman" w:hAnsi="Times New Roman" w:cs="Times New Roman"/>
          <w:color w:val="000000" w:themeColor="text1"/>
          <w:kern w:val="2"/>
          <w14:ligatures w14:val="standardContextual"/>
        </w:rPr>
        <w:t xml:space="preserve">  </w:t>
      </w:r>
    </w:p>
    <w:p w14:paraId="41CB2062" w14:textId="77777777" w:rsidR="000A7864" w:rsidRPr="002C19D6" w:rsidRDefault="00754E4A" w:rsidP="000A7864">
      <w:pPr>
        <w:spacing w:line="480" w:lineRule="auto"/>
        <w:ind w:firstLine="720"/>
        <w:rPr>
          <w:rFonts w:ascii="Times New Roman" w:hAnsi="Times New Roman" w:cs="Times New Roman"/>
          <w:color w:val="000000" w:themeColor="text1"/>
          <w:kern w:val="2"/>
          <w14:ligatures w14:val="standardContextual"/>
        </w:rPr>
      </w:pPr>
      <w:r w:rsidRPr="002C19D6">
        <w:rPr>
          <w:rFonts w:ascii="Times New Roman" w:hAnsi="Times New Roman" w:cs="Times New Roman"/>
          <w:color w:val="000000" w:themeColor="text1"/>
          <w:kern w:val="2"/>
          <w14:ligatures w14:val="standardContextual"/>
        </w:rPr>
        <w:t>From 1923 to 1932, contest format criticism, eligibility requirements, adjudication procedures, and emphasis on winning led to significant changes in the contest.</w:t>
      </w:r>
      <w:r w:rsidRPr="002C19D6">
        <w:rPr>
          <w:rFonts w:ascii="Times New Roman" w:hAnsi="Times New Roman" w:cs="Times New Roman"/>
          <w:color w:val="000000" w:themeColor="text1"/>
          <w:kern w:val="2"/>
          <w:vertAlign w:val="superscript"/>
          <w14:ligatures w14:val="standardContextual"/>
        </w:rPr>
        <w:footnoteReference w:id="4"/>
      </w:r>
      <w:r w:rsidRPr="002C19D6">
        <w:rPr>
          <w:rFonts w:ascii="Times New Roman" w:hAnsi="Times New Roman" w:cs="Times New Roman"/>
          <w:color w:val="000000" w:themeColor="text1"/>
          <w:kern w:val="2"/>
          <w14:ligatures w14:val="standardContextual"/>
        </w:rPr>
        <w:t xml:space="preserve"> </w:t>
      </w:r>
      <w:r w:rsidRPr="002C19D6">
        <w:rPr>
          <w:rFonts w:ascii="Times New Roman" w:hAnsi="Times New Roman" w:cs="Times New Roman"/>
          <w:color w:val="000000" w:themeColor="text1"/>
          <w:kern w:val="2"/>
          <w:shd w:val="clear" w:color="auto" w:fill="FFFFFF"/>
          <w14:ligatures w14:val="standardContextual"/>
        </w:rPr>
        <w:t>Organizers established formal contest rules over several years, leading many states to create competitions</w:t>
      </w:r>
      <w:r w:rsidRPr="002C19D6">
        <w:rPr>
          <w:rStyle w:val="CommentReference"/>
          <w:rFonts w:ascii="Times New Roman" w:hAnsi="Times New Roman" w:cs="Times New Roman"/>
          <w:color w:val="000000" w:themeColor="text1"/>
          <w:sz w:val="24"/>
          <w:szCs w:val="24"/>
        </w:rPr>
        <w:t>. L</w:t>
      </w:r>
      <w:r w:rsidRPr="002C19D6">
        <w:rPr>
          <w:rFonts w:ascii="Times New Roman" w:hAnsi="Times New Roman" w:cs="Times New Roman"/>
          <w:color w:val="000000" w:themeColor="text1"/>
          <w:kern w:val="2"/>
          <w:shd w:val="clear" w:color="auto" w:fill="FFFFFF"/>
          <w14:ligatures w14:val="standardContextual"/>
        </w:rPr>
        <w:t>ocal schools began organizing bands to participate in these events for the first time. By 1932, forty-four states conducted qualifying events, with a thousand bands competing annually.</w:t>
      </w:r>
      <w:r w:rsidRPr="002C19D6">
        <w:rPr>
          <w:rFonts w:ascii="Times New Roman" w:hAnsi="Times New Roman" w:cs="Times New Roman"/>
          <w:color w:val="000000" w:themeColor="text1"/>
          <w:kern w:val="2"/>
          <w:shd w:val="clear" w:color="auto" w:fill="FFFFFF"/>
          <w:vertAlign w:val="superscript"/>
          <w14:ligatures w14:val="standardContextual"/>
        </w:rPr>
        <w:footnoteReference w:id="5"/>
      </w:r>
      <w:r w:rsidRPr="002C19D6">
        <w:rPr>
          <w:rFonts w:ascii="Times New Roman" w:hAnsi="Times New Roman" w:cs="Times New Roman"/>
          <w:color w:val="000000" w:themeColor="text1"/>
          <w:kern w:val="2"/>
          <w:shd w:val="clear" w:color="auto" w:fill="FFFFFF"/>
          <w14:ligatures w14:val="standardContextual"/>
        </w:rPr>
        <w:t xml:space="preserve"> </w:t>
      </w:r>
      <w:r w:rsidRPr="002C19D6">
        <w:rPr>
          <w:rFonts w:ascii="Times New Roman" w:hAnsi="Times New Roman" w:cs="Times New Roman"/>
          <w:color w:val="000000" w:themeColor="text1"/>
          <w:kern w:val="2"/>
          <w14:ligatures w14:val="standardContextual"/>
        </w:rPr>
        <w:t>Due to the widespread popularity of these competitions at national and state levels, various organizations came together to establish a standardized method of adjudication.</w:t>
      </w:r>
      <w:r w:rsidRPr="002C19D6">
        <w:rPr>
          <w:rFonts w:ascii="Times New Roman" w:hAnsi="Times New Roman" w:cs="Times New Roman"/>
          <w:color w:val="000000" w:themeColor="text1"/>
          <w:kern w:val="2"/>
          <w:vertAlign w:val="superscript"/>
          <w14:ligatures w14:val="standardContextual"/>
        </w:rPr>
        <w:footnoteReference w:id="6"/>
      </w:r>
    </w:p>
    <w:p w14:paraId="28A61810" w14:textId="296ABD6B" w:rsidR="000A7864" w:rsidRPr="002C19D6" w:rsidRDefault="00754E4A" w:rsidP="005553EE">
      <w:pPr>
        <w:spacing w:after="240" w:line="480" w:lineRule="auto"/>
        <w:ind w:firstLine="720"/>
        <w:rPr>
          <w:rFonts w:ascii="Times New Roman" w:hAnsi="Times New Roman" w:cs="Times New Roman"/>
          <w:color w:val="000000" w:themeColor="text1"/>
          <w:kern w:val="2"/>
          <w:shd w:val="clear" w:color="auto" w:fill="FFFFFF"/>
          <w14:ligatures w14:val="standardContextual"/>
        </w:rPr>
      </w:pPr>
      <w:r w:rsidRPr="002C19D6">
        <w:rPr>
          <w:rFonts w:ascii="Times New Roman" w:hAnsi="Times New Roman" w:cs="Times New Roman"/>
          <w:color w:val="000000" w:themeColor="text1"/>
          <w:kern w:val="2"/>
          <w14:ligatures w14:val="standardContextual"/>
        </w:rPr>
        <w:t>Band competitions have experienced significant changes in both philosophy and format since 1923. Currently, local and state music associations govern most competitions.</w:t>
      </w:r>
      <w:r w:rsidRPr="002C19D6">
        <w:rPr>
          <w:rFonts w:ascii="Times New Roman" w:hAnsi="Times New Roman" w:cs="Times New Roman"/>
          <w:color w:val="000000" w:themeColor="text1"/>
          <w:kern w:val="2"/>
          <w:vertAlign w:val="superscript"/>
          <w14:ligatures w14:val="standardContextual"/>
        </w:rPr>
        <w:footnoteReference w:id="7"/>
      </w:r>
      <w:r w:rsidRPr="002C19D6">
        <w:rPr>
          <w:rFonts w:ascii="Times New Roman" w:hAnsi="Times New Roman" w:cs="Times New Roman"/>
          <w:color w:val="000000" w:themeColor="text1"/>
          <w:kern w:val="2"/>
          <w14:ligatures w14:val="standardContextual"/>
        </w:rPr>
        <w:t xml:space="preserve"> Competition </w:t>
      </w:r>
      <w:r w:rsidRPr="002C19D6">
        <w:rPr>
          <w:rFonts w:ascii="Times New Roman" w:hAnsi="Times New Roman" w:cs="Times New Roman"/>
          <w:color w:val="000000" w:themeColor="text1"/>
          <w:kern w:val="2"/>
          <w14:ligatures w14:val="standardContextual"/>
        </w:rPr>
        <w:lastRenderedPageBreak/>
        <w:t>has shaped the modern marching high school band. The rules and policies of early band contests determined the instrumentation of current concert</w:t>
      </w:r>
      <w:r w:rsidR="000B6754" w:rsidRPr="002C19D6">
        <w:rPr>
          <w:rFonts w:ascii="Times New Roman" w:hAnsi="Times New Roman" w:cs="Times New Roman"/>
          <w:color w:val="000000" w:themeColor="text1"/>
          <w:kern w:val="2"/>
          <w14:ligatures w14:val="standardContextual"/>
        </w:rPr>
        <w:t xml:space="preserve"> bands</w:t>
      </w:r>
      <w:r w:rsidRPr="002C19D6">
        <w:rPr>
          <w:rFonts w:ascii="Times New Roman" w:hAnsi="Times New Roman" w:cs="Times New Roman"/>
          <w:color w:val="000000" w:themeColor="text1"/>
          <w:kern w:val="2"/>
          <w14:ligatures w14:val="standardContextual"/>
        </w:rPr>
        <w:t xml:space="preserve"> and the repertoire performed. Researchers credit band competitions with helping the school band movement gain public support.</w:t>
      </w:r>
      <w:r w:rsidRPr="002C19D6">
        <w:rPr>
          <w:rFonts w:ascii="Times New Roman" w:hAnsi="Times New Roman" w:cs="Times New Roman"/>
          <w:color w:val="000000" w:themeColor="text1"/>
          <w:kern w:val="2"/>
          <w:vertAlign w:val="superscript"/>
          <w14:ligatures w14:val="standardContextual"/>
        </w:rPr>
        <w:footnoteReference w:id="8"/>
      </w:r>
      <w:r w:rsidRPr="002C19D6">
        <w:rPr>
          <w:rFonts w:ascii="Times New Roman" w:hAnsi="Times New Roman" w:cs="Times New Roman"/>
          <w:color w:val="000000" w:themeColor="text1"/>
          <w:kern w:val="2"/>
          <w14:ligatures w14:val="standardContextual"/>
        </w:rPr>
        <w:t xml:space="preserve"> Today, the relationship between bands and competitions continues.</w:t>
      </w:r>
      <w:r w:rsidRPr="002C19D6">
        <w:rPr>
          <w:rFonts w:ascii="Times New Roman" w:hAnsi="Times New Roman" w:cs="Times New Roman"/>
          <w:color w:val="000000" w:themeColor="text1"/>
          <w:kern w:val="2"/>
          <w:shd w:val="clear" w:color="auto" w:fill="FFFFFF"/>
          <w14:ligatures w14:val="standardContextual"/>
        </w:rPr>
        <w:t xml:space="preserve"> Participation in competitive music festivals and other adjudicated performances has steadily increased since the American contest movement of the 1920s. Few competitive experiences occur frequently and with as much enthusiasm and publicity as marching band contests.</w:t>
      </w:r>
      <w:r w:rsidRPr="002C19D6">
        <w:rPr>
          <w:rStyle w:val="FootnoteReference"/>
          <w:rFonts w:cs="Times New Roman"/>
          <w:color w:val="000000" w:themeColor="text1"/>
          <w:kern w:val="2"/>
          <w:sz w:val="24"/>
          <w:shd w:val="clear" w:color="auto" w:fill="FFFFFF"/>
          <w14:ligatures w14:val="standardContextual"/>
        </w:rPr>
        <w:footnoteReference w:id="9"/>
      </w:r>
    </w:p>
    <w:p w14:paraId="06F5DABC" w14:textId="77777777" w:rsidR="000A7864" w:rsidRPr="002C19D6" w:rsidRDefault="00754E4A" w:rsidP="008F4B7D">
      <w:pPr>
        <w:pStyle w:val="Heading2"/>
      </w:pPr>
      <w:bookmarkStart w:id="15" w:name="_Toc201777791"/>
      <w:bookmarkStart w:id="16" w:name="_Toc201779983"/>
      <w:r w:rsidRPr="002C19D6">
        <w:t>Sociological Context</w:t>
      </w:r>
      <w:bookmarkEnd w:id="15"/>
      <w:bookmarkEnd w:id="16"/>
    </w:p>
    <w:p w14:paraId="2737A033" w14:textId="58F14402" w:rsidR="000A7864" w:rsidRPr="002C19D6" w:rsidRDefault="00754E4A" w:rsidP="0000247E">
      <w:pPr>
        <w:autoSpaceDE w:val="0"/>
        <w:autoSpaceDN w:val="0"/>
        <w:adjustRightInd w:val="0"/>
        <w:spacing w:line="480" w:lineRule="auto"/>
        <w:ind w:firstLine="720"/>
        <w:rPr>
          <w:rFonts w:ascii="Times New Roman" w:hAnsi="Times New Roman" w:cs="Times New Roman"/>
          <w:color w:val="000000" w:themeColor="text1"/>
          <w14:ligatures w14:val="standardContextual"/>
        </w:rPr>
      </w:pPr>
      <w:r w:rsidRPr="002C19D6">
        <w:rPr>
          <w:rFonts w:ascii="Times New Roman" w:hAnsi="Times New Roman" w:cs="Times New Roman"/>
          <w:color w:val="000000" w:themeColor="text1"/>
          <w14:ligatures w14:val="standardContextual"/>
        </w:rPr>
        <w:t>The tradition of marching band competitions continues to thrive among high school bands. Research identifies the reasons for the widespread participation in these competitions. These reasons include promoting student learning,</w:t>
      </w:r>
      <w:r w:rsidRPr="002C19D6">
        <w:rPr>
          <w:rStyle w:val="FootnoteReference"/>
          <w:rFonts w:cs="Times New Roman"/>
          <w:color w:val="000000" w:themeColor="text1"/>
          <w:sz w:val="24"/>
          <w14:ligatures w14:val="standardContextual"/>
        </w:rPr>
        <w:footnoteReference w:id="10"/>
      </w:r>
      <w:r w:rsidRPr="002C19D6">
        <w:rPr>
          <w:rFonts w:ascii="Times New Roman" w:hAnsi="Times New Roman" w:cs="Times New Roman"/>
          <w:color w:val="000000" w:themeColor="text1"/>
          <w14:ligatures w14:val="standardContextual"/>
        </w:rPr>
        <w:t xml:space="preserve"> fulfilling the expectations of parents and school administration,</w:t>
      </w:r>
      <w:r w:rsidRPr="002C19D6">
        <w:rPr>
          <w:rStyle w:val="FootnoteReference"/>
          <w:rFonts w:cs="Times New Roman"/>
          <w:color w:val="000000" w:themeColor="text1"/>
          <w:sz w:val="24"/>
          <w14:ligatures w14:val="standardContextual"/>
        </w:rPr>
        <w:footnoteReference w:id="11"/>
      </w:r>
      <w:r w:rsidRPr="002C19D6">
        <w:rPr>
          <w:rFonts w:ascii="Times New Roman" w:hAnsi="Times New Roman" w:cs="Times New Roman"/>
          <w:color w:val="000000" w:themeColor="text1"/>
          <w14:ligatures w14:val="standardContextual"/>
        </w:rPr>
        <w:t xml:space="preserve"> and facilitating band directors' professional and personal advancement.</w:t>
      </w:r>
      <w:r w:rsidRPr="002C19D6">
        <w:rPr>
          <w:rStyle w:val="FootnoteReference"/>
          <w:rFonts w:cs="Times New Roman"/>
          <w:color w:val="000000" w:themeColor="text1"/>
          <w:sz w:val="24"/>
          <w14:ligatures w14:val="standardContextual"/>
        </w:rPr>
        <w:footnoteReference w:id="12"/>
      </w:r>
      <w:r w:rsidRPr="002C19D6">
        <w:rPr>
          <w:rFonts w:ascii="Times New Roman" w:hAnsi="Times New Roman" w:cs="Times New Roman"/>
          <w:color w:val="000000" w:themeColor="text1"/>
          <w14:ligatures w14:val="standardContextual"/>
        </w:rPr>
        <w:t xml:space="preserve"> The research provides valuable insights into the perceptions of competitions by parents,</w:t>
      </w:r>
      <w:r w:rsidRPr="002C19D6">
        <w:rPr>
          <w:rStyle w:val="FootnoteReference"/>
          <w:rFonts w:cs="Times New Roman"/>
          <w:color w:val="000000" w:themeColor="text1"/>
          <w:sz w:val="24"/>
          <w14:ligatures w14:val="standardContextual"/>
        </w:rPr>
        <w:footnoteReference w:id="13"/>
      </w:r>
      <w:r w:rsidRPr="002C19D6">
        <w:rPr>
          <w:rFonts w:ascii="Times New Roman" w:hAnsi="Times New Roman" w:cs="Times New Roman"/>
          <w:color w:val="000000" w:themeColor="text1"/>
          <w14:ligatures w14:val="standardContextual"/>
        </w:rPr>
        <w:t xml:space="preserve"> </w:t>
      </w:r>
      <w:r w:rsidRPr="002C19D6">
        <w:rPr>
          <w:rFonts w:ascii="Times New Roman" w:hAnsi="Times New Roman" w:cs="Times New Roman"/>
          <w:color w:val="000000" w:themeColor="text1"/>
          <w14:ligatures w14:val="standardContextual"/>
        </w:rPr>
        <w:lastRenderedPageBreak/>
        <w:t>administration,</w:t>
      </w:r>
      <w:r w:rsidRPr="002C19D6">
        <w:rPr>
          <w:rStyle w:val="FootnoteReference"/>
          <w:rFonts w:cs="Times New Roman"/>
          <w:color w:val="000000" w:themeColor="text1"/>
          <w:sz w:val="24"/>
          <w14:ligatures w14:val="standardContextual"/>
        </w:rPr>
        <w:footnoteReference w:id="14"/>
      </w:r>
      <w:r w:rsidRPr="002C19D6">
        <w:rPr>
          <w:rFonts w:ascii="Times New Roman" w:hAnsi="Times New Roman" w:cs="Times New Roman"/>
          <w:color w:val="000000" w:themeColor="text1"/>
          <w14:ligatures w14:val="standardContextual"/>
        </w:rPr>
        <w:t xml:space="preserve"> and band directors.</w:t>
      </w:r>
      <w:r w:rsidRPr="002C19D6">
        <w:rPr>
          <w:rStyle w:val="FootnoteReference"/>
          <w:rFonts w:cs="Times New Roman"/>
          <w:color w:val="000000" w:themeColor="text1"/>
          <w:sz w:val="24"/>
          <w14:ligatures w14:val="standardContextual"/>
        </w:rPr>
        <w:footnoteReference w:id="15"/>
      </w:r>
      <w:r w:rsidRPr="002C19D6">
        <w:rPr>
          <w:rFonts w:ascii="Times New Roman" w:hAnsi="Times New Roman" w:cs="Times New Roman"/>
          <w:color w:val="000000" w:themeColor="text1"/>
          <w14:ligatures w14:val="standardContextual"/>
        </w:rPr>
        <w:t xml:space="preserve"> It explains the importance of understanding how their perception of success through competitions may relate to student learning in the classroom.</w:t>
      </w:r>
    </w:p>
    <w:p w14:paraId="1C099B99" w14:textId="62CCB623" w:rsidR="000A7864" w:rsidRPr="002C19D6" w:rsidRDefault="00754E4A" w:rsidP="006F591B">
      <w:pPr>
        <w:pStyle w:val="Heading3"/>
        <w:rPr>
          <w:color w:val="000000" w:themeColor="text1"/>
          <w:szCs w:val="24"/>
        </w:rPr>
      </w:pPr>
      <w:bookmarkStart w:id="17" w:name="_Toc201777792"/>
      <w:bookmarkStart w:id="18" w:name="_Toc201779984"/>
      <w:r w:rsidRPr="002C19D6">
        <w:rPr>
          <w:color w:val="000000" w:themeColor="text1"/>
          <w:szCs w:val="24"/>
        </w:rPr>
        <w:t xml:space="preserve">Student </w:t>
      </w:r>
      <w:r w:rsidR="006E4F7F" w:rsidRPr="002C19D6">
        <w:rPr>
          <w:color w:val="000000" w:themeColor="text1"/>
          <w:szCs w:val="24"/>
        </w:rPr>
        <w:t>L</w:t>
      </w:r>
      <w:r w:rsidRPr="002C19D6">
        <w:rPr>
          <w:color w:val="000000" w:themeColor="text1"/>
          <w:szCs w:val="24"/>
        </w:rPr>
        <w:t>earning</w:t>
      </w:r>
      <w:bookmarkEnd w:id="17"/>
      <w:bookmarkEnd w:id="18"/>
    </w:p>
    <w:p w14:paraId="37A2F29B" w14:textId="6269E222" w:rsidR="000A7864" w:rsidRPr="002C19D6" w:rsidRDefault="00754E4A" w:rsidP="000A7864">
      <w:pPr>
        <w:autoSpaceDE w:val="0"/>
        <w:autoSpaceDN w:val="0"/>
        <w:adjustRightInd w:val="0"/>
        <w:spacing w:line="480" w:lineRule="auto"/>
        <w:ind w:firstLine="720"/>
        <w:rPr>
          <w:rFonts w:ascii="Times New Roman" w:hAnsi="Times New Roman" w:cs="Times New Roman"/>
          <w:color w:val="000000" w:themeColor="text1"/>
          <w14:ligatures w14:val="standardContextual"/>
        </w:rPr>
      </w:pPr>
      <w:r w:rsidRPr="002C19D6">
        <w:rPr>
          <w:rFonts w:ascii="Times New Roman" w:hAnsi="Times New Roman" w:cs="Times New Roman"/>
          <w:color w:val="000000" w:themeColor="text1"/>
          <w:kern w:val="2"/>
          <w:shd w:val="clear" w:color="auto" w:fill="FFFFFF"/>
        </w:rPr>
        <w:t>Some findings indicate that using music competitions as a teaching tool may lead to overemphasizing winning rather than students' musical abilities.</w:t>
      </w:r>
      <w:r w:rsidRPr="002C19D6">
        <w:rPr>
          <w:rStyle w:val="FootnoteReference"/>
          <w:rFonts w:cs="Times New Roman"/>
          <w:color w:val="000000" w:themeColor="text1"/>
          <w:kern w:val="2"/>
          <w:sz w:val="24"/>
          <w:shd w:val="clear" w:color="auto" w:fill="FFFFFF"/>
        </w:rPr>
        <w:footnoteReference w:id="16"/>
      </w:r>
      <w:r w:rsidR="005B0A73" w:rsidRPr="002C19D6">
        <w:rPr>
          <w:rFonts w:ascii="Times New Roman" w:hAnsi="Times New Roman" w:cs="Times New Roman"/>
          <w:color w:val="000000" w:themeColor="text1"/>
          <w:kern w:val="2"/>
          <w:shd w:val="clear" w:color="auto" w:fill="FFFFFF"/>
        </w:rPr>
        <w:t xml:space="preserve"> In his investigation into contest </w:t>
      </w:r>
      <w:r w:rsidR="00F64628" w:rsidRPr="002C19D6">
        <w:rPr>
          <w:rFonts w:ascii="Times New Roman" w:hAnsi="Times New Roman" w:cs="Times New Roman"/>
          <w:color w:val="000000" w:themeColor="text1"/>
          <w:kern w:val="2"/>
          <w:shd w:val="clear" w:color="auto" w:fill="FFFFFF"/>
        </w:rPr>
        <w:t>outcomes</w:t>
      </w:r>
      <w:r w:rsidR="005B0A73" w:rsidRPr="002C19D6">
        <w:rPr>
          <w:rFonts w:ascii="Times New Roman" w:hAnsi="Times New Roman" w:cs="Times New Roman"/>
          <w:color w:val="000000" w:themeColor="text1"/>
          <w:kern w:val="2"/>
          <w:shd w:val="clear" w:color="auto" w:fill="FFFFFF"/>
        </w:rPr>
        <w:t xml:space="preserve"> on students, Justin Antos concluded that competitions </w:t>
      </w:r>
      <w:r w:rsidRPr="002C19D6">
        <w:rPr>
          <w:rFonts w:ascii="Times New Roman" w:hAnsi="Times New Roman" w:cs="Times New Roman"/>
          <w:color w:val="000000" w:themeColor="text1"/>
          <w:kern w:val="2"/>
          <w:shd w:val="clear" w:color="auto" w:fill="FFFFFF"/>
        </w:rPr>
        <w:t>may cause teachers to focus too much on a small number of pieces, ignore long-term progress, concentrate excessively on individual performances, and negatively affect the students.</w:t>
      </w:r>
      <w:r w:rsidRPr="002C19D6">
        <w:rPr>
          <w:rFonts w:ascii="Times New Roman" w:hAnsi="Times New Roman" w:cs="Times New Roman"/>
          <w:color w:val="000000" w:themeColor="text1"/>
          <w:kern w:val="2"/>
          <w:shd w:val="clear" w:color="auto" w:fill="FFFFFF"/>
          <w:vertAlign w:val="superscript"/>
        </w:rPr>
        <w:footnoteReference w:id="17"/>
      </w:r>
      <w:r w:rsidRPr="002C19D6">
        <w:rPr>
          <w:rFonts w:ascii="Times New Roman" w:hAnsi="Times New Roman" w:cs="Times New Roman"/>
          <w:color w:val="000000" w:themeColor="text1"/>
          <w:kern w:val="2"/>
          <w:shd w:val="clear" w:color="auto" w:fill="FFFFFF"/>
        </w:rPr>
        <w:t xml:space="preserve"> Additionally,</w:t>
      </w:r>
      <w:r w:rsidR="00825079" w:rsidRPr="002C19D6">
        <w:rPr>
          <w:rFonts w:ascii="Times New Roman" w:hAnsi="Times New Roman" w:cs="Times New Roman"/>
          <w:color w:val="000000" w:themeColor="text1"/>
          <w:kern w:val="2"/>
          <w:shd w:val="clear" w:color="auto" w:fill="FFFFFF"/>
        </w:rPr>
        <w:t xml:space="preserve"> Craig William </w:t>
      </w:r>
      <w:r w:rsidRPr="002C19D6">
        <w:rPr>
          <w:rFonts w:ascii="Times New Roman" w:hAnsi="Times New Roman" w:cs="Times New Roman"/>
          <w:color w:val="000000" w:themeColor="text1"/>
          <w:kern w:val="2"/>
          <w:shd w:val="clear" w:color="auto" w:fill="FFFFFF"/>
        </w:rPr>
        <w:t>Hurst</w:t>
      </w:r>
      <w:r w:rsidR="00825079" w:rsidRPr="002C19D6">
        <w:rPr>
          <w:rFonts w:ascii="Times New Roman" w:hAnsi="Times New Roman" w:cs="Times New Roman"/>
          <w:color w:val="000000" w:themeColor="text1"/>
          <w:kern w:val="2"/>
          <w:shd w:val="clear" w:color="auto" w:fill="FFFFFF"/>
        </w:rPr>
        <w:t xml:space="preserve"> provides insight into </w:t>
      </w:r>
      <w:r w:rsidR="006E4F7F" w:rsidRPr="002C19D6">
        <w:rPr>
          <w:rFonts w:ascii="Times New Roman" w:hAnsi="Times New Roman" w:cs="Times New Roman"/>
          <w:color w:val="000000" w:themeColor="text1"/>
          <w:kern w:val="2"/>
          <w:shd w:val="clear" w:color="auto" w:fill="FFFFFF"/>
        </w:rPr>
        <w:t>why</w:t>
      </w:r>
      <w:r w:rsidR="00393C18" w:rsidRPr="002C19D6">
        <w:rPr>
          <w:rFonts w:ascii="Times New Roman" w:hAnsi="Times New Roman" w:cs="Times New Roman"/>
          <w:color w:val="000000" w:themeColor="text1"/>
          <w:kern w:val="2"/>
          <w:shd w:val="clear" w:color="auto" w:fill="FFFFFF"/>
        </w:rPr>
        <w:t xml:space="preserve"> band directors participate in competitions</w:t>
      </w:r>
      <w:r w:rsidR="00F65AE0" w:rsidRPr="002C19D6">
        <w:rPr>
          <w:rFonts w:ascii="Times New Roman" w:hAnsi="Times New Roman" w:cs="Times New Roman"/>
          <w:color w:val="000000" w:themeColor="text1"/>
          <w:kern w:val="2"/>
          <w:shd w:val="clear" w:color="auto" w:fill="FFFFFF"/>
        </w:rPr>
        <w:t xml:space="preserve">, based on his </w:t>
      </w:r>
      <w:r w:rsidR="00062788" w:rsidRPr="002C19D6">
        <w:rPr>
          <w:rFonts w:ascii="Times New Roman" w:hAnsi="Times New Roman" w:cs="Times New Roman"/>
          <w:color w:val="000000" w:themeColor="text1"/>
          <w:kern w:val="2"/>
          <w:shd w:val="clear" w:color="auto" w:fill="FFFFFF"/>
        </w:rPr>
        <w:t xml:space="preserve">valuable </w:t>
      </w:r>
      <w:r w:rsidR="00F65AE0" w:rsidRPr="002C19D6">
        <w:rPr>
          <w:rFonts w:ascii="Times New Roman" w:hAnsi="Times New Roman" w:cs="Times New Roman"/>
          <w:color w:val="000000" w:themeColor="text1"/>
          <w:kern w:val="2"/>
          <w:shd w:val="clear" w:color="auto" w:fill="FFFFFF"/>
        </w:rPr>
        <w:t xml:space="preserve">research of band directors </w:t>
      </w:r>
      <w:r w:rsidR="004D1151" w:rsidRPr="002C19D6">
        <w:rPr>
          <w:rFonts w:ascii="Times New Roman" w:hAnsi="Times New Roman" w:cs="Times New Roman"/>
          <w:color w:val="000000" w:themeColor="text1"/>
          <w:kern w:val="2"/>
          <w:shd w:val="clear" w:color="auto" w:fill="FFFFFF"/>
        </w:rPr>
        <w:t>nationwide</w:t>
      </w:r>
      <w:r w:rsidR="00F65AE0" w:rsidRPr="002C19D6">
        <w:rPr>
          <w:rFonts w:ascii="Times New Roman" w:hAnsi="Times New Roman" w:cs="Times New Roman"/>
          <w:color w:val="000000" w:themeColor="text1"/>
          <w:kern w:val="2"/>
          <w:shd w:val="clear" w:color="auto" w:fill="FFFFFF"/>
        </w:rPr>
        <w:t>. He note</w:t>
      </w:r>
      <w:r w:rsidR="00825079" w:rsidRPr="002C19D6">
        <w:rPr>
          <w:rFonts w:ascii="Times New Roman" w:hAnsi="Times New Roman" w:cs="Times New Roman"/>
          <w:color w:val="000000" w:themeColor="text1"/>
          <w:kern w:val="2"/>
          <w:shd w:val="clear" w:color="auto" w:fill="FFFFFF"/>
        </w:rPr>
        <w:t xml:space="preserve">s </w:t>
      </w:r>
      <w:r w:rsidRPr="002C19D6">
        <w:rPr>
          <w:rFonts w:ascii="Times New Roman" w:hAnsi="Times New Roman" w:cs="Times New Roman"/>
          <w:color w:val="000000" w:themeColor="text1"/>
          <w:kern w:val="2"/>
          <w:shd w:val="clear" w:color="auto" w:fill="FFFFFF"/>
        </w:rPr>
        <w:t>that many band directors excessively emphasize preparing only a few pieces for competition. In doing so, these directors often fail to expose their students to a broad range of musical styles, resulting in a high incidence of musical illiteracy, technical deficiencies, and aesthetic impoverishment among high school band graduates.</w:t>
      </w:r>
      <w:r w:rsidRPr="002C19D6">
        <w:rPr>
          <w:rStyle w:val="FootnoteReference"/>
          <w:rFonts w:cs="Times New Roman"/>
          <w:color w:val="000000" w:themeColor="text1"/>
          <w:kern w:val="2"/>
          <w:sz w:val="24"/>
          <w:shd w:val="clear" w:color="auto" w:fill="FFFFFF"/>
        </w:rPr>
        <w:footnoteReference w:id="18"/>
      </w:r>
      <w:r w:rsidRPr="002C19D6">
        <w:rPr>
          <w:rFonts w:ascii="Times New Roman" w:hAnsi="Times New Roman" w:cs="Times New Roman"/>
          <w:color w:val="000000" w:themeColor="text1"/>
          <w:kern w:val="2"/>
          <w:shd w:val="clear" w:color="auto" w:fill="FFFFFF"/>
        </w:rPr>
        <w:t xml:space="preserve"> This finding concerns music educators, as it suggests that current practices may </w:t>
      </w:r>
      <w:r w:rsidR="006E4F7F" w:rsidRPr="002C19D6">
        <w:rPr>
          <w:rFonts w:ascii="Times New Roman" w:hAnsi="Times New Roman" w:cs="Times New Roman"/>
          <w:color w:val="000000" w:themeColor="text1"/>
          <w:kern w:val="2"/>
          <w:shd w:val="clear" w:color="auto" w:fill="FFFFFF"/>
        </w:rPr>
        <w:t>undermine</w:t>
      </w:r>
      <w:r w:rsidRPr="002C19D6">
        <w:rPr>
          <w:rFonts w:ascii="Times New Roman" w:hAnsi="Times New Roman" w:cs="Times New Roman"/>
          <w:color w:val="000000" w:themeColor="text1"/>
          <w:kern w:val="2"/>
          <w:shd w:val="clear" w:color="auto" w:fill="FFFFFF"/>
        </w:rPr>
        <w:t xml:space="preserve"> students' ability to achieve a well-rounded understanding of music.</w:t>
      </w:r>
      <w:r w:rsidRPr="002C19D6">
        <w:rPr>
          <w:rStyle w:val="FootnoteReference"/>
          <w:rFonts w:cs="Times New Roman"/>
          <w:bCs/>
          <w:iCs/>
          <w:color w:val="000000" w:themeColor="text1"/>
          <w:sz w:val="24"/>
        </w:rPr>
        <w:footnoteReference w:id="19"/>
      </w:r>
      <w:r w:rsidRPr="002C19D6">
        <w:rPr>
          <w:rFonts w:ascii="Times New Roman" w:hAnsi="Times New Roman" w:cs="Times New Roman"/>
          <w:bCs/>
          <w:iCs/>
          <w:color w:val="000000" w:themeColor="text1"/>
        </w:rPr>
        <w:t xml:space="preserve"> </w:t>
      </w:r>
    </w:p>
    <w:p w14:paraId="0141FCBA" w14:textId="4260325C" w:rsidR="000A7864" w:rsidRPr="002C19D6" w:rsidRDefault="00754E4A" w:rsidP="000A7864">
      <w:pPr>
        <w:spacing w:line="480" w:lineRule="auto"/>
        <w:ind w:firstLine="720"/>
        <w:rPr>
          <w:rFonts w:ascii="Times New Roman" w:hAnsi="Times New Roman" w:cs="Times New Roman"/>
          <w:color w:val="000000" w:themeColor="text1"/>
        </w:rPr>
      </w:pPr>
      <w:r w:rsidRPr="002C19D6">
        <w:rPr>
          <w:rFonts w:ascii="Times New Roman" w:hAnsi="Times New Roman" w:cs="Times New Roman"/>
          <w:color w:val="000000" w:themeColor="text1"/>
          <w:shd w:val="clear" w:color="auto" w:fill="FFFFFF"/>
        </w:rPr>
        <w:lastRenderedPageBreak/>
        <w:t>Joseph Abrama’s findings conclude that t</w:t>
      </w:r>
      <w:r w:rsidRPr="002C19D6">
        <w:rPr>
          <w:rFonts w:ascii="Times New Roman" w:hAnsi="Times New Roman" w:cs="Times New Roman"/>
          <w:color w:val="000000" w:themeColor="text1"/>
        </w:rPr>
        <w:t>he current evaluation methods in competitions and performances often do not consider ensembles' development and progress.</w:t>
      </w:r>
      <w:r w:rsidRPr="002C19D6">
        <w:rPr>
          <w:rStyle w:val="FootnoteReference"/>
          <w:rFonts w:cs="Times New Roman"/>
          <w:color w:val="000000" w:themeColor="text1"/>
          <w:sz w:val="24"/>
        </w:rPr>
        <w:footnoteReference w:id="20"/>
      </w:r>
      <w:r w:rsidRPr="002C19D6">
        <w:rPr>
          <w:rFonts w:ascii="Times New Roman" w:hAnsi="Times New Roman" w:cs="Times New Roman"/>
          <w:color w:val="000000" w:themeColor="text1"/>
        </w:rPr>
        <w:t xml:space="preserve"> </w:t>
      </w:r>
      <w:r w:rsidR="00603911" w:rsidRPr="002C19D6">
        <w:rPr>
          <w:rFonts w:ascii="Times New Roman" w:hAnsi="Times New Roman" w:cs="Times New Roman"/>
          <w:color w:val="000000" w:themeColor="text1"/>
        </w:rPr>
        <w:t xml:space="preserve"> In his research on marching band competitions, he asserts j</w:t>
      </w:r>
      <w:r w:rsidRPr="002C19D6">
        <w:rPr>
          <w:rFonts w:ascii="Times New Roman" w:hAnsi="Times New Roman" w:cs="Times New Roman"/>
          <w:color w:val="000000" w:themeColor="text1"/>
        </w:rPr>
        <w:t>udges have difficulty assessing their growth and improvement since groups do not have a starting point. As a result, an ensemble like A, which performed well from the start, may receive a higher score than ensemble B, which started at a lower level but made remarkable strides and impressive advancements over the year. This discrepancy in evaluation fails to recognize Ensemble B's hard work and dedication and can be discouraging for groups striving to improve and develop their skills.</w:t>
      </w:r>
      <w:r w:rsidRPr="002C19D6">
        <w:rPr>
          <w:rStyle w:val="FootnoteReference"/>
          <w:rFonts w:cs="Times New Roman"/>
          <w:color w:val="000000" w:themeColor="text1"/>
          <w:sz w:val="24"/>
        </w:rPr>
        <w:footnoteReference w:id="21"/>
      </w:r>
    </w:p>
    <w:p w14:paraId="5B892BEF" w14:textId="6BF54F68" w:rsidR="000A7864" w:rsidRDefault="00754E4A" w:rsidP="000A7864">
      <w:pPr>
        <w:autoSpaceDE w:val="0"/>
        <w:autoSpaceDN w:val="0"/>
        <w:adjustRightInd w:val="0"/>
        <w:spacing w:line="480" w:lineRule="auto"/>
        <w:ind w:firstLine="720"/>
        <w:rPr>
          <w:rFonts w:ascii="Times New Roman" w:hAnsi="Times New Roman" w:cs="Times New Roman"/>
          <w:color w:val="000000" w:themeColor="text1"/>
        </w:rPr>
      </w:pPr>
      <w:r w:rsidRPr="002C19D6">
        <w:rPr>
          <w:rFonts w:ascii="Times New Roman" w:hAnsi="Times New Roman" w:cs="Times New Roman"/>
          <w:color w:val="000000" w:themeColor="text1"/>
        </w:rPr>
        <w:t>Darin Jolly, who st</w:t>
      </w:r>
      <w:r w:rsidR="00A55D86" w:rsidRPr="002C19D6">
        <w:rPr>
          <w:rFonts w:ascii="Times New Roman" w:hAnsi="Times New Roman" w:cs="Times New Roman"/>
          <w:color w:val="000000" w:themeColor="text1"/>
        </w:rPr>
        <w:t>udied the declining enrollment of high school band programs</w:t>
      </w:r>
      <w:r w:rsidR="008774F1" w:rsidRPr="002C19D6">
        <w:rPr>
          <w:rFonts w:ascii="Times New Roman" w:hAnsi="Times New Roman" w:cs="Times New Roman"/>
          <w:color w:val="000000" w:themeColor="text1"/>
        </w:rPr>
        <w:t xml:space="preserve"> in Texas</w:t>
      </w:r>
      <w:r w:rsidR="006E4F7F" w:rsidRPr="002C19D6">
        <w:rPr>
          <w:rFonts w:ascii="Times New Roman" w:hAnsi="Times New Roman" w:cs="Times New Roman"/>
          <w:color w:val="000000" w:themeColor="text1"/>
        </w:rPr>
        <w:t>,</w:t>
      </w:r>
      <w:r w:rsidR="008774F1" w:rsidRPr="002C19D6">
        <w:rPr>
          <w:rFonts w:ascii="Times New Roman" w:hAnsi="Times New Roman" w:cs="Times New Roman"/>
          <w:color w:val="000000" w:themeColor="text1"/>
        </w:rPr>
        <w:t xml:space="preserve"> </w:t>
      </w:r>
      <w:r w:rsidRPr="002C19D6">
        <w:rPr>
          <w:rFonts w:ascii="Times New Roman" w:hAnsi="Times New Roman" w:cs="Times New Roman"/>
          <w:color w:val="000000" w:themeColor="text1"/>
        </w:rPr>
        <w:t>discusses the influence of marching band competitions on program priorities in Texas high schools and concludes that the pursuit of winning the trophy at all costs results in a notable decline in the quality of music education programs in Texas.</w:t>
      </w:r>
      <w:r w:rsidRPr="002C19D6">
        <w:rPr>
          <w:rStyle w:val="FootnoteReference"/>
          <w:rFonts w:cs="Times New Roman"/>
          <w:color w:val="000000" w:themeColor="text1"/>
          <w:sz w:val="24"/>
        </w:rPr>
        <w:footnoteReference w:id="22"/>
      </w:r>
      <w:r w:rsidRPr="002C19D6">
        <w:rPr>
          <w:rFonts w:ascii="Times New Roman" w:hAnsi="Times New Roman" w:cs="Times New Roman"/>
          <w:color w:val="000000" w:themeColor="text1"/>
        </w:rPr>
        <w:t xml:space="preserve"> In many instances, the instruction of quality literature needs to improve in favor of competitive shows, which have significantly strained the students’ endurance, time commitments, and school budgets. Considering these findings, Jolly emphasizes that the pursuit of competitive success can replace the musical and educational objectives of the program, ultimately impacting the quality of education provided to students.</w:t>
      </w:r>
      <w:r w:rsidRPr="002C19D6">
        <w:rPr>
          <w:rStyle w:val="FootnoteReference"/>
          <w:rFonts w:cs="Times New Roman"/>
          <w:color w:val="000000" w:themeColor="text1"/>
          <w:sz w:val="24"/>
        </w:rPr>
        <w:footnoteReference w:id="23"/>
      </w:r>
    </w:p>
    <w:p w14:paraId="6DD72B86" w14:textId="5091AEB6" w:rsidR="00B9528C" w:rsidRPr="009E2A5F" w:rsidRDefault="00B9528C" w:rsidP="001311AA">
      <w:pPr>
        <w:autoSpaceDE w:val="0"/>
        <w:autoSpaceDN w:val="0"/>
        <w:adjustRightInd w:val="0"/>
        <w:spacing w:line="480" w:lineRule="auto"/>
        <w:ind w:firstLine="720"/>
        <w:rPr>
          <w:rFonts w:ascii="Times New Roman" w:hAnsi="Times New Roman" w:cs="Times New Roman"/>
          <w:color w:val="000000" w:themeColor="text1"/>
        </w:rPr>
      </w:pPr>
      <w:r w:rsidRPr="009E2A5F">
        <w:rPr>
          <w:rFonts w:ascii="Times New Roman" w:hAnsi="Times New Roman" w:cs="Times New Roman"/>
          <w:color w:val="000000" w:themeColor="text1"/>
        </w:rPr>
        <w:t>Since the C</w:t>
      </w:r>
      <w:r w:rsidR="00A04150" w:rsidRPr="009E2A5F">
        <w:rPr>
          <w:rFonts w:ascii="Times New Roman" w:hAnsi="Times New Roman" w:cs="Times New Roman"/>
          <w:color w:val="000000" w:themeColor="text1"/>
        </w:rPr>
        <w:t>OVID-</w:t>
      </w:r>
      <w:r w:rsidRPr="009E2A5F">
        <w:rPr>
          <w:rFonts w:ascii="Times New Roman" w:hAnsi="Times New Roman" w:cs="Times New Roman"/>
          <w:color w:val="000000" w:themeColor="text1"/>
        </w:rPr>
        <w:t>19</w:t>
      </w:r>
      <w:r w:rsidR="00A04150" w:rsidRPr="009E2A5F">
        <w:rPr>
          <w:rFonts w:ascii="Times New Roman" w:hAnsi="Times New Roman" w:cs="Times New Roman"/>
          <w:color w:val="000000" w:themeColor="text1"/>
        </w:rPr>
        <w:t xml:space="preserve"> </w:t>
      </w:r>
      <w:r w:rsidR="00764141" w:rsidRPr="009E2A5F">
        <w:rPr>
          <w:rFonts w:ascii="Times New Roman" w:hAnsi="Times New Roman" w:cs="Times New Roman"/>
          <w:color w:val="000000" w:themeColor="text1"/>
        </w:rPr>
        <w:t>pandemic</w:t>
      </w:r>
      <w:r w:rsidR="00BE246C" w:rsidRPr="009E2A5F">
        <w:rPr>
          <w:rFonts w:ascii="Times New Roman" w:hAnsi="Times New Roman" w:cs="Times New Roman"/>
          <w:color w:val="000000" w:themeColor="text1"/>
        </w:rPr>
        <w:t xml:space="preserve"> in 2020</w:t>
      </w:r>
      <w:r w:rsidR="00A04150" w:rsidRPr="009E2A5F">
        <w:rPr>
          <w:rFonts w:ascii="Times New Roman" w:hAnsi="Times New Roman" w:cs="Times New Roman"/>
          <w:color w:val="000000" w:themeColor="text1"/>
        </w:rPr>
        <w:t xml:space="preserve">, </w:t>
      </w:r>
      <w:r w:rsidR="00216D73" w:rsidRPr="009E2A5F">
        <w:rPr>
          <w:rFonts w:ascii="Times New Roman" w:hAnsi="Times New Roman" w:cs="Times New Roman"/>
          <w:color w:val="000000" w:themeColor="text1"/>
        </w:rPr>
        <w:t xml:space="preserve">new challenges </w:t>
      </w:r>
      <w:r w:rsidR="00EB304E" w:rsidRPr="009E2A5F">
        <w:rPr>
          <w:rFonts w:ascii="Times New Roman" w:hAnsi="Times New Roman" w:cs="Times New Roman"/>
          <w:color w:val="000000" w:themeColor="text1"/>
        </w:rPr>
        <w:t xml:space="preserve">have </w:t>
      </w:r>
      <w:r w:rsidR="00A04150" w:rsidRPr="009E2A5F">
        <w:rPr>
          <w:rFonts w:ascii="Times New Roman" w:hAnsi="Times New Roman" w:cs="Times New Roman"/>
          <w:color w:val="000000" w:themeColor="text1"/>
        </w:rPr>
        <w:t xml:space="preserve">developed in music education enrollment. Student enrollment in instrumental music programs declined significantly </w:t>
      </w:r>
      <w:r w:rsidR="00EF69BC" w:rsidRPr="009E2A5F">
        <w:rPr>
          <w:rFonts w:ascii="Times New Roman" w:hAnsi="Times New Roman" w:cs="Times New Roman"/>
          <w:color w:val="000000" w:themeColor="text1"/>
        </w:rPr>
        <w:lastRenderedPageBreak/>
        <w:t>nationwide as challenges, including strict mitigation strategies and online teaching, created significant problems in large group ensembles such as marching bands</w:t>
      </w:r>
      <w:r w:rsidR="00764141" w:rsidRPr="009E2A5F">
        <w:rPr>
          <w:rFonts w:ascii="Times New Roman" w:hAnsi="Times New Roman" w:cs="Times New Roman"/>
          <w:color w:val="000000" w:themeColor="text1"/>
        </w:rPr>
        <w:t>.</w:t>
      </w:r>
      <w:r w:rsidR="00764141" w:rsidRPr="009E2A5F">
        <w:rPr>
          <w:rStyle w:val="FootnoteReference"/>
          <w:rFonts w:cs="Times New Roman"/>
          <w:color w:val="000000" w:themeColor="text1"/>
        </w:rPr>
        <w:footnoteReference w:id="24"/>
      </w:r>
      <w:r w:rsidR="00EF69BC" w:rsidRPr="009E2A5F">
        <w:rPr>
          <w:rFonts w:ascii="Times New Roman" w:hAnsi="Times New Roman" w:cs="Times New Roman"/>
          <w:color w:val="000000" w:themeColor="text1"/>
        </w:rPr>
        <w:t xml:space="preserve"> </w:t>
      </w:r>
      <w:r w:rsidR="001311AA" w:rsidRPr="009E2A5F">
        <w:rPr>
          <w:rFonts w:ascii="Times New Roman" w:hAnsi="Times New Roman" w:cs="Times New Roman"/>
          <w:color w:val="000000" w:themeColor="text1"/>
        </w:rPr>
        <w:t xml:space="preserve"> </w:t>
      </w:r>
      <w:r w:rsidR="002A3979" w:rsidRPr="009E2A5F">
        <w:rPr>
          <w:rFonts w:ascii="Times New Roman" w:hAnsi="Times New Roman" w:cs="Times New Roman"/>
          <w:color w:val="000000" w:themeColor="text1"/>
        </w:rPr>
        <w:t>Many programs that were once thriving are now facing significant challenges in recovering from one or two years of disrupted recruitment, retention, and instruction. Students have adapted to lowered expectations and have shown minimal effort and less accountability.</w:t>
      </w:r>
      <w:r w:rsidR="007154C2" w:rsidRPr="009E2A5F">
        <w:rPr>
          <w:rStyle w:val="FootnoteReference"/>
          <w:rFonts w:cs="Times New Roman"/>
          <w:color w:val="000000" w:themeColor="text1"/>
        </w:rPr>
        <w:footnoteReference w:id="25"/>
      </w:r>
      <w:r w:rsidR="002A3979" w:rsidRPr="009E2A5F">
        <w:rPr>
          <w:rFonts w:ascii="Times New Roman" w:hAnsi="Times New Roman" w:cs="Times New Roman"/>
          <w:color w:val="000000" w:themeColor="text1"/>
        </w:rPr>
        <w:t xml:space="preserve"> As a result, their motivation to practice has decreased compared to before the pandemic, and some are even less willing to participate. Consequently, enrollment rates in band and orchestra programs have declined.</w:t>
      </w:r>
      <w:r w:rsidR="002A3979" w:rsidRPr="009E2A5F">
        <w:rPr>
          <w:rStyle w:val="FootnoteReference"/>
          <w:rFonts w:cs="Times New Roman"/>
          <w:color w:val="000000" w:themeColor="text1"/>
        </w:rPr>
        <w:footnoteReference w:id="26"/>
      </w:r>
      <w:r w:rsidR="002A3979" w:rsidRPr="009E2A5F">
        <w:rPr>
          <w:rFonts w:ascii="Times New Roman" w:hAnsi="Times New Roman" w:cs="Times New Roman"/>
          <w:color w:val="000000" w:themeColor="text1"/>
        </w:rPr>
        <w:t xml:space="preserve"> </w:t>
      </w:r>
    </w:p>
    <w:p w14:paraId="38674ACA" w14:textId="70118C99" w:rsidR="000A7864" w:rsidRPr="002C19D6" w:rsidRDefault="00754E4A" w:rsidP="000A7864">
      <w:pPr>
        <w:spacing w:line="480" w:lineRule="auto"/>
        <w:ind w:firstLine="720"/>
        <w:rPr>
          <w:rFonts w:ascii="Times New Roman" w:hAnsi="Times New Roman" w:cs="Times New Roman"/>
          <w:color w:val="000000" w:themeColor="text1"/>
        </w:rPr>
      </w:pPr>
      <w:r w:rsidRPr="002C19D6">
        <w:rPr>
          <w:rFonts w:ascii="Times New Roman" w:hAnsi="Times New Roman" w:cs="Times New Roman"/>
          <w:color w:val="000000" w:themeColor="text1"/>
        </w:rPr>
        <w:t xml:space="preserve">Charles Temple executed a </w:t>
      </w:r>
      <w:r w:rsidR="00A40EAF" w:rsidRPr="002C19D6">
        <w:rPr>
          <w:rFonts w:ascii="Times New Roman" w:hAnsi="Times New Roman" w:cs="Times New Roman"/>
          <w:color w:val="000000" w:themeColor="text1"/>
        </w:rPr>
        <w:t xml:space="preserve">significant study comparing </w:t>
      </w:r>
      <w:r w:rsidR="00330088" w:rsidRPr="002C19D6">
        <w:rPr>
          <w:rFonts w:ascii="Times New Roman" w:hAnsi="Times New Roman" w:cs="Times New Roman"/>
          <w:color w:val="000000" w:themeColor="text1"/>
        </w:rPr>
        <w:t>levels of musical achievement.</w:t>
      </w:r>
      <w:r w:rsidRPr="002C19D6">
        <w:rPr>
          <w:rStyle w:val="FootnoteReference"/>
          <w:rFonts w:cs="Times New Roman"/>
          <w:color w:val="000000" w:themeColor="text1"/>
          <w:sz w:val="24"/>
        </w:rPr>
        <w:footnoteReference w:id="27"/>
      </w:r>
      <w:r w:rsidR="00330088" w:rsidRPr="002C19D6">
        <w:rPr>
          <w:rFonts w:ascii="Times New Roman" w:hAnsi="Times New Roman" w:cs="Times New Roman"/>
          <w:color w:val="000000" w:themeColor="text1"/>
        </w:rPr>
        <w:t xml:space="preserve"> The research involved</w:t>
      </w:r>
      <w:r w:rsidRPr="002C19D6">
        <w:rPr>
          <w:rFonts w:ascii="Times New Roman" w:hAnsi="Times New Roman" w:cs="Times New Roman"/>
          <w:color w:val="000000" w:themeColor="text1"/>
        </w:rPr>
        <w:t xml:space="preserve"> students from top-rated competitive bands and those from non-competitive bands. Both groups underwent the Watkins-Farnum and Collwell Music Achievement Tests. The research outcome revealed that students from non-competitive ensembles displayed more significant levels of musical achievement across all the tests.</w:t>
      </w:r>
      <w:r w:rsidRPr="002C19D6">
        <w:rPr>
          <w:rStyle w:val="FootnoteReference"/>
          <w:rFonts w:cs="Times New Roman"/>
          <w:color w:val="000000" w:themeColor="text1"/>
          <w:sz w:val="24"/>
        </w:rPr>
        <w:footnoteReference w:id="28"/>
      </w:r>
    </w:p>
    <w:p w14:paraId="6DACF9F4" w14:textId="21F924AE" w:rsidR="000A7864" w:rsidRPr="002C19D6" w:rsidRDefault="00754E4A" w:rsidP="000A7864">
      <w:pPr>
        <w:spacing w:line="480" w:lineRule="auto"/>
        <w:ind w:firstLine="720"/>
        <w:rPr>
          <w:rFonts w:ascii="Times New Roman" w:hAnsi="Times New Roman" w:cs="Times New Roman"/>
          <w:color w:val="000000" w:themeColor="text1"/>
          <w:kern w:val="2"/>
          <w14:ligatures w14:val="standardContextual"/>
        </w:rPr>
      </w:pPr>
      <w:r w:rsidRPr="002C19D6">
        <w:rPr>
          <w:rFonts w:ascii="Times New Roman" w:hAnsi="Times New Roman" w:cs="Times New Roman"/>
          <w:color w:val="000000" w:themeColor="text1"/>
        </w:rPr>
        <w:t xml:space="preserve">In contrast to Temple's study, West conducted a </w:t>
      </w:r>
      <w:r w:rsidR="006E4F7F" w:rsidRPr="002C19D6">
        <w:rPr>
          <w:rFonts w:ascii="Times New Roman" w:hAnsi="Times New Roman" w:cs="Times New Roman"/>
          <w:color w:val="000000" w:themeColor="text1"/>
        </w:rPr>
        <w:t>survey</w:t>
      </w:r>
      <w:r w:rsidRPr="002C19D6">
        <w:rPr>
          <w:rFonts w:ascii="Times New Roman" w:hAnsi="Times New Roman" w:cs="Times New Roman"/>
          <w:color w:val="000000" w:themeColor="text1"/>
        </w:rPr>
        <w:t xml:space="preserve"> to investigate whether educators could use festival ratings to measure higher levels of musical learning.</w:t>
      </w:r>
      <w:r w:rsidRPr="002C19D6">
        <w:rPr>
          <w:rStyle w:val="FootnoteReference"/>
          <w:rFonts w:cs="Times New Roman"/>
          <w:color w:val="000000" w:themeColor="text1"/>
          <w:sz w:val="24"/>
        </w:rPr>
        <w:footnoteReference w:id="29"/>
      </w:r>
      <w:r w:rsidRPr="002C19D6">
        <w:rPr>
          <w:rFonts w:ascii="Times New Roman" w:hAnsi="Times New Roman" w:cs="Times New Roman"/>
          <w:color w:val="000000" w:themeColor="text1"/>
        </w:rPr>
        <w:t xml:space="preserve"> The study analyzed the relationship between festival ratings and individual student scores on a standardized music aptitude test. West conducted the study in four counties in Florida, revealing that students in </w:t>
      </w:r>
      <w:r w:rsidRPr="002C19D6">
        <w:rPr>
          <w:rFonts w:ascii="Times New Roman" w:hAnsi="Times New Roman" w:cs="Times New Roman"/>
          <w:color w:val="000000" w:themeColor="text1"/>
        </w:rPr>
        <w:lastRenderedPageBreak/>
        <w:t>bands receiving the highest ratings performed significantly better on the music aptitude test than those receiving lower ratings at large group festivals. Similarly, students who participated in solo and ensemble and scored highly also performed well on the musicianship test. These results led West to conclude that teachers who effectively prepare their students for performances also better impart musical skills and knowledge.</w:t>
      </w:r>
      <w:r w:rsidRPr="002C19D6">
        <w:rPr>
          <w:rStyle w:val="FootnoteReference"/>
          <w:rFonts w:cs="Times New Roman"/>
          <w:color w:val="000000" w:themeColor="text1"/>
          <w:sz w:val="24"/>
        </w:rPr>
        <w:footnoteReference w:id="30"/>
      </w:r>
      <w:r w:rsidRPr="002C19D6">
        <w:rPr>
          <w:rFonts w:ascii="Times New Roman" w:hAnsi="Times New Roman" w:cs="Times New Roman"/>
          <w:b/>
          <w:bCs/>
          <w:color w:val="000000" w:themeColor="text1"/>
          <w:kern w:val="2"/>
          <w14:ligatures w14:val="standardContextual"/>
        </w:rPr>
        <w:tab/>
      </w:r>
      <w:r w:rsidRPr="002C19D6">
        <w:rPr>
          <w:rFonts w:ascii="Times New Roman" w:hAnsi="Times New Roman" w:cs="Times New Roman"/>
          <w:color w:val="000000" w:themeColor="text1"/>
          <w:kern w:val="2"/>
          <w14:ligatures w14:val="standardContextual"/>
        </w:rPr>
        <w:t xml:space="preserve"> </w:t>
      </w:r>
    </w:p>
    <w:p w14:paraId="1FFDE5ED" w14:textId="64F5B11A" w:rsidR="000A7864" w:rsidRPr="002C19D6" w:rsidRDefault="00754E4A" w:rsidP="006F591B">
      <w:pPr>
        <w:pStyle w:val="Heading3"/>
        <w:rPr>
          <w:color w:val="000000" w:themeColor="text1"/>
          <w:szCs w:val="24"/>
        </w:rPr>
      </w:pPr>
      <w:bookmarkStart w:id="20" w:name="_Toc201777793"/>
      <w:bookmarkStart w:id="21" w:name="_Toc201779985"/>
      <w:r w:rsidRPr="002C19D6">
        <w:rPr>
          <w:color w:val="000000" w:themeColor="text1"/>
          <w:szCs w:val="24"/>
        </w:rPr>
        <w:t xml:space="preserve">Expectations of </w:t>
      </w:r>
      <w:r w:rsidR="00521358" w:rsidRPr="002C19D6">
        <w:rPr>
          <w:color w:val="000000" w:themeColor="text1"/>
          <w:szCs w:val="24"/>
        </w:rPr>
        <w:t>A</w:t>
      </w:r>
      <w:r w:rsidRPr="002C19D6">
        <w:rPr>
          <w:color w:val="000000" w:themeColor="text1"/>
          <w:szCs w:val="24"/>
        </w:rPr>
        <w:t xml:space="preserve">dministration and </w:t>
      </w:r>
      <w:r w:rsidR="00521358" w:rsidRPr="002C19D6">
        <w:rPr>
          <w:color w:val="000000" w:themeColor="text1"/>
          <w:szCs w:val="24"/>
        </w:rPr>
        <w:t>P</w:t>
      </w:r>
      <w:r w:rsidRPr="002C19D6">
        <w:rPr>
          <w:color w:val="000000" w:themeColor="text1"/>
          <w:szCs w:val="24"/>
        </w:rPr>
        <w:t>arents</w:t>
      </w:r>
      <w:bookmarkEnd w:id="20"/>
      <w:bookmarkEnd w:id="21"/>
    </w:p>
    <w:p w14:paraId="6A6A784E" w14:textId="43664095" w:rsidR="000A7864" w:rsidRPr="002C19D6" w:rsidRDefault="00754E4A" w:rsidP="000A7864">
      <w:pPr>
        <w:spacing w:line="480" w:lineRule="auto"/>
        <w:ind w:firstLine="720"/>
        <w:rPr>
          <w:rFonts w:ascii="Times New Roman" w:hAnsi="Times New Roman" w:cs="Times New Roman"/>
          <w:color w:val="000000" w:themeColor="text1"/>
          <w:kern w:val="2"/>
          <w:shd w:val="clear" w:color="auto" w:fill="FFFFFF"/>
        </w:rPr>
      </w:pPr>
      <w:r w:rsidRPr="002C19D6">
        <w:rPr>
          <w:rFonts w:ascii="Times New Roman" w:hAnsi="Times New Roman" w:cs="Times New Roman"/>
          <w:color w:val="000000" w:themeColor="text1"/>
        </w:rPr>
        <w:t>George Rogers' research focused on the attitudes of band directors and school administrations toward music competitions.</w:t>
      </w:r>
      <w:r w:rsidRPr="002C19D6">
        <w:rPr>
          <w:rStyle w:val="FootnoteReference"/>
          <w:rFonts w:cs="Times New Roman"/>
          <w:color w:val="000000" w:themeColor="text1"/>
          <w:sz w:val="24"/>
        </w:rPr>
        <w:footnoteReference w:id="31"/>
      </w:r>
      <w:r w:rsidRPr="002C19D6">
        <w:rPr>
          <w:rFonts w:ascii="Times New Roman" w:hAnsi="Times New Roman" w:cs="Times New Roman"/>
          <w:color w:val="000000" w:themeColor="text1"/>
        </w:rPr>
        <w:t xml:space="preserve"> According to Rogers' research, bands participate in competitions due to pressure from parents and school administration.</w:t>
      </w:r>
      <w:r w:rsidRPr="002C19D6">
        <w:rPr>
          <w:rStyle w:val="FootnoteReference"/>
          <w:rFonts w:cs="Times New Roman"/>
          <w:color w:val="000000" w:themeColor="text1"/>
          <w:sz w:val="24"/>
        </w:rPr>
        <w:footnoteReference w:id="32"/>
      </w:r>
      <w:r w:rsidRPr="002C19D6">
        <w:rPr>
          <w:rFonts w:ascii="Times New Roman" w:hAnsi="Times New Roman" w:cs="Times New Roman"/>
          <w:color w:val="000000" w:themeColor="text1"/>
        </w:rPr>
        <w:t xml:space="preserve"> Additionally, his study identified a statistically significant difference in attitudes toward marching band contests between band directors and principals.</w:t>
      </w:r>
      <w:r w:rsidRPr="002C19D6">
        <w:rPr>
          <w:rStyle w:val="FootnoteReference"/>
          <w:rFonts w:cs="Times New Roman"/>
          <w:color w:val="000000" w:themeColor="text1"/>
          <w:sz w:val="24"/>
        </w:rPr>
        <w:footnoteReference w:id="33"/>
      </w:r>
      <w:r w:rsidRPr="002C19D6">
        <w:rPr>
          <w:rFonts w:ascii="Times New Roman" w:hAnsi="Times New Roman" w:cs="Times New Roman"/>
          <w:color w:val="000000" w:themeColor="text1"/>
        </w:rPr>
        <w:t xml:space="preserve"> </w:t>
      </w:r>
      <w:r w:rsidRPr="002C19D6">
        <w:rPr>
          <w:rFonts w:ascii="Times New Roman" w:hAnsi="Times New Roman" w:cs="Times New Roman"/>
          <w:color w:val="000000" w:themeColor="text1"/>
          <w:kern w:val="2"/>
          <w:shd w:val="clear" w:color="auto" w:fill="FFFFFF"/>
        </w:rPr>
        <w:t>Burnsed and Sochinski revealed that band competitions offer a range of benefits to directors, administration, and the community.</w:t>
      </w:r>
      <w:r w:rsidRPr="002C19D6">
        <w:rPr>
          <w:rStyle w:val="FootnoteReference"/>
          <w:rFonts w:cs="Times New Roman"/>
          <w:color w:val="000000" w:themeColor="text1"/>
          <w:kern w:val="2"/>
          <w:sz w:val="24"/>
          <w:shd w:val="clear" w:color="auto" w:fill="FFFFFF"/>
        </w:rPr>
        <w:footnoteReference w:id="34"/>
      </w:r>
      <w:r w:rsidRPr="002C19D6">
        <w:rPr>
          <w:rFonts w:ascii="Times New Roman" w:hAnsi="Times New Roman" w:cs="Times New Roman"/>
          <w:color w:val="000000" w:themeColor="text1"/>
          <w:kern w:val="2"/>
          <w:shd w:val="clear" w:color="auto" w:fill="FFFFFF"/>
        </w:rPr>
        <w:t xml:space="preserve"> These contests may foster positive public relations, as competing groups typically receive increased school and community support. Furthermore, schools may benefit from the recognition they receive when their music program performs well at a competition.</w:t>
      </w:r>
      <w:r w:rsidRPr="002C19D6">
        <w:rPr>
          <w:rStyle w:val="FootnoteReference"/>
          <w:rFonts w:cs="Times New Roman"/>
          <w:color w:val="000000" w:themeColor="text1"/>
          <w:kern w:val="2"/>
          <w:sz w:val="24"/>
          <w:shd w:val="clear" w:color="auto" w:fill="FFFFFF"/>
        </w:rPr>
        <w:footnoteReference w:id="35"/>
      </w:r>
    </w:p>
    <w:p w14:paraId="119645EB" w14:textId="77777777" w:rsidR="000A7864" w:rsidRPr="002C19D6" w:rsidRDefault="00754E4A" w:rsidP="000A7864">
      <w:pPr>
        <w:spacing w:line="480" w:lineRule="auto"/>
        <w:ind w:firstLine="720"/>
        <w:rPr>
          <w:rFonts w:ascii="Times New Roman" w:hAnsi="Times New Roman" w:cs="Times New Roman"/>
          <w:color w:val="000000" w:themeColor="text1"/>
          <w:kern w:val="2"/>
        </w:rPr>
      </w:pPr>
      <w:r w:rsidRPr="002C19D6">
        <w:rPr>
          <w:rFonts w:ascii="Times New Roman" w:hAnsi="Times New Roman" w:cs="Times New Roman"/>
          <w:color w:val="000000" w:themeColor="text1"/>
          <w:kern w:val="2"/>
        </w:rPr>
        <w:lastRenderedPageBreak/>
        <w:t>Research indicates that parents and school administrators perceive marching bands that participate in competitions as more successful than groups that do not.</w:t>
      </w:r>
      <w:r w:rsidRPr="002C19D6">
        <w:rPr>
          <w:rStyle w:val="FootnoteReference"/>
          <w:rFonts w:cs="Times New Roman"/>
          <w:color w:val="000000" w:themeColor="text1"/>
          <w:kern w:val="2"/>
          <w:sz w:val="24"/>
        </w:rPr>
        <w:footnoteReference w:id="36"/>
      </w:r>
      <w:r w:rsidRPr="002C19D6">
        <w:rPr>
          <w:rFonts w:ascii="Times New Roman" w:hAnsi="Times New Roman" w:cs="Times New Roman"/>
          <w:color w:val="000000" w:themeColor="text1"/>
          <w:kern w:val="2"/>
        </w:rPr>
        <w:t xml:space="preserve"> This opinion is likely because even those without a musical background can understand competition ratings. Administrators can relate these ratings to something they know, such as test scores. Parents and administrators agree that competition is essential for high school music ensembles, and they believe that a band program is only successful if it competes.</w:t>
      </w:r>
      <w:r w:rsidRPr="002C19D6">
        <w:rPr>
          <w:rFonts w:ascii="Times New Roman" w:hAnsi="Times New Roman" w:cs="Times New Roman"/>
          <w:color w:val="000000" w:themeColor="text1"/>
          <w:kern w:val="2"/>
          <w:vertAlign w:val="superscript"/>
        </w:rPr>
        <w:footnoteReference w:id="37"/>
      </w:r>
      <w:r w:rsidRPr="002C19D6">
        <w:rPr>
          <w:rFonts w:ascii="Times New Roman" w:hAnsi="Times New Roman" w:cs="Times New Roman"/>
          <w:color w:val="000000" w:themeColor="text1"/>
          <w:kern w:val="2"/>
        </w:rPr>
        <w:t xml:space="preserve">  </w:t>
      </w:r>
    </w:p>
    <w:p w14:paraId="4D050C55" w14:textId="074B4666" w:rsidR="000A7864" w:rsidRPr="002C19D6" w:rsidRDefault="00754E4A" w:rsidP="006F591B">
      <w:pPr>
        <w:pStyle w:val="Heading3"/>
        <w:rPr>
          <w:color w:val="000000" w:themeColor="text1"/>
          <w:szCs w:val="24"/>
        </w:rPr>
      </w:pPr>
      <w:bookmarkStart w:id="23" w:name="_Toc201777794"/>
      <w:bookmarkStart w:id="24" w:name="_Toc201779986"/>
      <w:r w:rsidRPr="002C19D6">
        <w:rPr>
          <w:color w:val="000000" w:themeColor="text1"/>
          <w:szCs w:val="24"/>
        </w:rPr>
        <w:t xml:space="preserve">Professional and </w:t>
      </w:r>
      <w:r w:rsidR="00521358" w:rsidRPr="002C19D6">
        <w:rPr>
          <w:color w:val="000000" w:themeColor="text1"/>
          <w:szCs w:val="24"/>
        </w:rPr>
        <w:t>P</w:t>
      </w:r>
      <w:r w:rsidRPr="002C19D6">
        <w:rPr>
          <w:color w:val="000000" w:themeColor="text1"/>
          <w:szCs w:val="24"/>
        </w:rPr>
        <w:t xml:space="preserve">ersonal </w:t>
      </w:r>
      <w:r w:rsidR="00521358" w:rsidRPr="002C19D6">
        <w:rPr>
          <w:color w:val="000000" w:themeColor="text1"/>
          <w:szCs w:val="24"/>
        </w:rPr>
        <w:t>D</w:t>
      </w:r>
      <w:r w:rsidRPr="002C19D6">
        <w:rPr>
          <w:color w:val="000000" w:themeColor="text1"/>
          <w:szCs w:val="24"/>
        </w:rPr>
        <w:t xml:space="preserve">evelopment of </w:t>
      </w:r>
      <w:r w:rsidR="00521358" w:rsidRPr="002C19D6">
        <w:rPr>
          <w:color w:val="000000" w:themeColor="text1"/>
          <w:szCs w:val="24"/>
        </w:rPr>
        <w:t>B</w:t>
      </w:r>
      <w:r w:rsidRPr="002C19D6">
        <w:rPr>
          <w:color w:val="000000" w:themeColor="text1"/>
          <w:szCs w:val="24"/>
        </w:rPr>
        <w:t xml:space="preserve">and </w:t>
      </w:r>
      <w:r w:rsidR="00521358" w:rsidRPr="002C19D6">
        <w:rPr>
          <w:color w:val="000000" w:themeColor="text1"/>
          <w:szCs w:val="24"/>
        </w:rPr>
        <w:t>D</w:t>
      </w:r>
      <w:r w:rsidRPr="002C19D6">
        <w:rPr>
          <w:color w:val="000000" w:themeColor="text1"/>
          <w:szCs w:val="24"/>
        </w:rPr>
        <w:t>irectors</w:t>
      </w:r>
      <w:bookmarkEnd w:id="23"/>
      <w:bookmarkEnd w:id="24"/>
    </w:p>
    <w:p w14:paraId="5CD35B2E" w14:textId="60FBA4F2" w:rsidR="005D4712" w:rsidRDefault="00754E4A" w:rsidP="006E4F7F">
      <w:pPr>
        <w:spacing w:line="480" w:lineRule="auto"/>
        <w:ind w:firstLine="720"/>
        <w:rPr>
          <w:rFonts w:ascii="Times New Roman" w:hAnsi="Times New Roman" w:cs="Times New Roman"/>
          <w:color w:val="00B050"/>
          <w:kern w:val="2"/>
        </w:rPr>
      </w:pPr>
      <w:r w:rsidRPr="002C19D6">
        <w:rPr>
          <w:rFonts w:ascii="Times New Roman" w:hAnsi="Times New Roman" w:cs="Times New Roman"/>
          <w:color w:val="000000" w:themeColor="text1"/>
          <w:kern w:val="2"/>
        </w:rPr>
        <w:t>According to research, many music directors base their proficiency on their competitive results.</w:t>
      </w:r>
      <w:r w:rsidRPr="002C19D6">
        <w:rPr>
          <w:rFonts w:ascii="Times New Roman" w:hAnsi="Times New Roman" w:cs="Times New Roman"/>
          <w:color w:val="000000" w:themeColor="text1"/>
          <w:kern w:val="2"/>
          <w:vertAlign w:val="superscript"/>
        </w:rPr>
        <w:footnoteReference w:id="38"/>
      </w:r>
      <w:r w:rsidRPr="002C19D6">
        <w:rPr>
          <w:rFonts w:ascii="Times New Roman" w:hAnsi="Times New Roman" w:cs="Times New Roman"/>
          <w:color w:val="000000" w:themeColor="text1"/>
          <w:kern w:val="2"/>
        </w:rPr>
        <w:t xml:space="preserve">  Competition ratings elicit a tangible evaluation tool that can be said to create a “pecking order that separates the best from the rest.”</w:t>
      </w:r>
      <w:r w:rsidRPr="002C19D6">
        <w:rPr>
          <w:rFonts w:ascii="Times New Roman" w:hAnsi="Times New Roman" w:cs="Times New Roman"/>
          <w:color w:val="000000" w:themeColor="text1"/>
          <w:kern w:val="2"/>
          <w:vertAlign w:val="superscript"/>
        </w:rPr>
        <w:footnoteReference w:id="39"/>
      </w:r>
      <w:r w:rsidRPr="002C19D6">
        <w:rPr>
          <w:rFonts w:ascii="Times New Roman" w:hAnsi="Times New Roman" w:cs="Times New Roman"/>
          <w:color w:val="000000" w:themeColor="text1"/>
          <w:kern w:val="2"/>
        </w:rPr>
        <w:t xml:space="preserve"> Directors can expect the results to influence their job security. Those who consistently receive superior ratings benefit from a continuous relationship with the school. Those with over a year of negative </w:t>
      </w:r>
      <w:r w:rsidRPr="009E2A5F">
        <w:rPr>
          <w:rFonts w:ascii="Times New Roman" w:hAnsi="Times New Roman" w:cs="Times New Roman"/>
          <w:color w:val="000000" w:themeColor="text1"/>
          <w:kern w:val="2"/>
        </w:rPr>
        <w:t xml:space="preserve">ratings </w:t>
      </w:r>
      <w:r w:rsidR="00B51C78" w:rsidRPr="009E2A5F">
        <w:rPr>
          <w:rFonts w:ascii="Times New Roman" w:hAnsi="Times New Roman" w:cs="Times New Roman"/>
          <w:color w:val="000000" w:themeColor="text1"/>
          <w:kern w:val="2"/>
        </w:rPr>
        <w:t>may</w:t>
      </w:r>
      <w:r w:rsidR="00A90276" w:rsidRPr="009E2A5F">
        <w:rPr>
          <w:rFonts w:ascii="Times New Roman" w:hAnsi="Times New Roman" w:cs="Times New Roman"/>
          <w:color w:val="000000" w:themeColor="text1"/>
          <w:kern w:val="2"/>
        </w:rPr>
        <w:t xml:space="preserve"> begin to worry that their </w:t>
      </w:r>
      <w:r w:rsidR="00E14708" w:rsidRPr="009E2A5F">
        <w:rPr>
          <w:rFonts w:ascii="Times New Roman" w:hAnsi="Times New Roman" w:cs="Times New Roman"/>
          <w:color w:val="000000" w:themeColor="text1"/>
          <w:kern w:val="2"/>
        </w:rPr>
        <w:t xml:space="preserve">jobs are in jeopardy and </w:t>
      </w:r>
      <w:r w:rsidRPr="009E2A5F">
        <w:rPr>
          <w:rFonts w:ascii="Times New Roman" w:hAnsi="Times New Roman" w:cs="Times New Roman"/>
          <w:color w:val="000000" w:themeColor="text1"/>
          <w:kern w:val="2"/>
        </w:rPr>
        <w:t>start seeking another job.</w:t>
      </w:r>
      <w:r w:rsidRPr="009E2A5F">
        <w:rPr>
          <w:rFonts w:ascii="Times New Roman" w:hAnsi="Times New Roman" w:cs="Times New Roman"/>
          <w:color w:val="000000" w:themeColor="text1"/>
          <w:kern w:val="2"/>
          <w:vertAlign w:val="superscript"/>
        </w:rPr>
        <w:footnoteReference w:id="40"/>
      </w:r>
      <w:r w:rsidRPr="009E2A5F">
        <w:rPr>
          <w:rFonts w:ascii="Times New Roman" w:hAnsi="Times New Roman" w:cs="Times New Roman"/>
          <w:color w:val="000000" w:themeColor="text1"/>
          <w:kern w:val="2"/>
        </w:rPr>
        <w:t xml:space="preserve"> </w:t>
      </w:r>
      <w:r w:rsidR="005D4712" w:rsidRPr="009E2A5F">
        <w:rPr>
          <w:rFonts w:ascii="Times New Roman" w:hAnsi="Times New Roman" w:cs="Times New Roman"/>
          <w:color w:val="000000" w:themeColor="text1"/>
          <w:kern w:val="2"/>
        </w:rPr>
        <w:t xml:space="preserve">While negative competition ratings do not inherently reflect the actual performance capabilities of the ensemble, the weight that administrators place on these scores can have significant implications. These ratings, often viewed as a benchmark for success, may inadvertently shape perceptions of the </w:t>
      </w:r>
      <w:r w:rsidR="0012006C" w:rsidRPr="009E2A5F">
        <w:rPr>
          <w:rFonts w:ascii="Times New Roman" w:hAnsi="Times New Roman" w:cs="Times New Roman"/>
          <w:color w:val="000000" w:themeColor="text1"/>
          <w:kern w:val="2"/>
        </w:rPr>
        <w:t xml:space="preserve">director's overall effectiveness </w:t>
      </w:r>
      <w:r w:rsidR="005D4712" w:rsidRPr="009E2A5F">
        <w:rPr>
          <w:rFonts w:ascii="Times New Roman" w:hAnsi="Times New Roman" w:cs="Times New Roman"/>
          <w:color w:val="000000" w:themeColor="text1"/>
          <w:kern w:val="2"/>
        </w:rPr>
        <w:t xml:space="preserve">as well. When these low scores are highlighted in discussions about the program's </w:t>
      </w:r>
      <w:r w:rsidR="005D4712" w:rsidRPr="009E2A5F">
        <w:rPr>
          <w:rFonts w:ascii="Times New Roman" w:hAnsi="Times New Roman" w:cs="Times New Roman"/>
          <w:color w:val="000000" w:themeColor="text1"/>
          <w:kern w:val="2"/>
        </w:rPr>
        <w:lastRenderedPageBreak/>
        <w:t>achievements, it can lead to an assumption that the director is failing to guide the ensemble effectively.</w:t>
      </w:r>
    </w:p>
    <w:p w14:paraId="65177F32" w14:textId="298DF101" w:rsidR="000A7864" w:rsidRPr="002C19D6" w:rsidRDefault="00754E4A" w:rsidP="00311DE9">
      <w:pPr>
        <w:pStyle w:val="Heading1"/>
      </w:pPr>
      <w:bookmarkStart w:id="26" w:name="_Toc201777795"/>
      <w:bookmarkStart w:id="27" w:name="_Toc201779987"/>
      <w:r w:rsidRPr="002C19D6">
        <w:t>Theoretical Context</w:t>
      </w:r>
      <w:bookmarkEnd w:id="26"/>
      <w:bookmarkEnd w:id="27"/>
      <w:r w:rsidRPr="002C19D6">
        <w:t xml:space="preserve"> </w:t>
      </w:r>
    </w:p>
    <w:p w14:paraId="51779B72" w14:textId="77777777" w:rsidR="000A7864" w:rsidRPr="002C19D6" w:rsidRDefault="00754E4A" w:rsidP="000A7864">
      <w:pPr>
        <w:autoSpaceDE w:val="0"/>
        <w:autoSpaceDN w:val="0"/>
        <w:adjustRightInd w:val="0"/>
        <w:spacing w:line="480" w:lineRule="auto"/>
        <w:ind w:firstLine="720"/>
        <w:rPr>
          <w:rFonts w:ascii="Times New Roman" w:hAnsi="Times New Roman" w:cs="Times New Roman"/>
          <w:color w:val="000000" w:themeColor="text1"/>
          <w:shd w:val="clear" w:color="auto" w:fill="FFFFFF"/>
        </w:rPr>
      </w:pPr>
      <w:r w:rsidRPr="002C19D6">
        <w:rPr>
          <w:rFonts w:ascii="Times New Roman" w:hAnsi="Times New Roman" w:cs="Times New Roman"/>
          <w:color w:val="000000" w:themeColor="text1"/>
          <w14:ligatures w14:val="standardContextual"/>
        </w:rPr>
        <w:t>This study is grounded in curriculum theory.</w:t>
      </w:r>
      <w:r w:rsidRPr="002C19D6">
        <w:rPr>
          <w:rFonts w:ascii="Times New Roman" w:hAnsi="Times New Roman" w:cs="Times New Roman"/>
          <w:color w:val="000000" w:themeColor="text1"/>
        </w:rPr>
        <w:t xml:space="preserve"> Beauchamp defines curriculum theory as “a set of related statements that gives meaning to a school’s curriculum by pointing out the relationships among its elements and by directing its development, its use, and its evaluation</w:t>
      </w:r>
      <w:r w:rsidRPr="002C19D6">
        <w:rPr>
          <w:rFonts w:ascii="Times New Roman" w:hAnsi="Times New Roman" w:cs="Times New Roman"/>
          <w:color w:val="000000" w:themeColor="text1"/>
          <w:shd w:val="clear" w:color="auto" w:fill="FFFFFF"/>
        </w:rPr>
        <w:t>.”</w:t>
      </w:r>
      <w:r w:rsidRPr="002C19D6">
        <w:rPr>
          <w:rStyle w:val="FootnoteReference"/>
          <w:rFonts w:cs="Times New Roman"/>
          <w:color w:val="000000" w:themeColor="text1"/>
          <w:sz w:val="24"/>
          <w:shd w:val="clear" w:color="auto" w:fill="FFFFFF"/>
        </w:rPr>
        <w:footnoteReference w:id="41"/>
      </w:r>
      <w:r w:rsidRPr="002C19D6">
        <w:rPr>
          <w:rFonts w:ascii="Times New Roman" w:hAnsi="Times New Roman" w:cs="Times New Roman"/>
          <w:color w:val="000000" w:themeColor="text1"/>
          <w:shd w:val="clear" w:color="auto" w:fill="FFFFFF"/>
        </w:rPr>
        <w:t xml:space="preserve">   </w:t>
      </w:r>
    </w:p>
    <w:p w14:paraId="74934F09" w14:textId="77777777" w:rsidR="000A7864" w:rsidRPr="002C19D6" w:rsidRDefault="00754E4A" w:rsidP="000A7864">
      <w:pPr>
        <w:autoSpaceDE w:val="0"/>
        <w:autoSpaceDN w:val="0"/>
        <w:adjustRightInd w:val="0"/>
        <w:spacing w:line="480" w:lineRule="auto"/>
        <w:rPr>
          <w:rFonts w:ascii="Times New Roman" w:hAnsi="Times New Roman" w:cs="Times New Roman"/>
          <w:color w:val="000000" w:themeColor="text1"/>
          <w:shd w:val="clear" w:color="auto" w:fill="FFFFFF"/>
        </w:rPr>
      </w:pPr>
      <w:r w:rsidRPr="002C19D6">
        <w:rPr>
          <w:rFonts w:ascii="Times New Roman" w:hAnsi="Times New Roman" w:cs="Times New Roman"/>
          <w:color w:val="000000" w:themeColor="text1"/>
          <w:shd w:val="clear" w:color="auto" w:fill="FFFFFF"/>
        </w:rPr>
        <w:t xml:space="preserve">Curriculum theory provides a perspective for the curriculum. It allows educators to identify areas for improvement and make informed decisions about what to include or exclude from their curriculum. </w:t>
      </w:r>
    </w:p>
    <w:p w14:paraId="524BF851" w14:textId="77777777" w:rsidR="000A7864" w:rsidRPr="002C19D6" w:rsidRDefault="00754E4A" w:rsidP="000A7864">
      <w:pPr>
        <w:autoSpaceDE w:val="0"/>
        <w:autoSpaceDN w:val="0"/>
        <w:adjustRightInd w:val="0"/>
        <w:spacing w:line="480" w:lineRule="auto"/>
        <w:ind w:firstLine="720"/>
        <w:rPr>
          <w:rFonts w:ascii="Times New Roman" w:hAnsi="Times New Roman" w:cs="Times New Roman"/>
          <w:color w:val="000000" w:themeColor="text1"/>
          <w14:ligatures w14:val="standardContextual"/>
        </w:rPr>
      </w:pPr>
      <w:r w:rsidRPr="002C19D6">
        <w:rPr>
          <w:rFonts w:ascii="Times New Roman" w:hAnsi="Times New Roman" w:cs="Times New Roman"/>
          <w:color w:val="000000" w:themeColor="text1"/>
          <w14:ligatures w14:val="standardContextual"/>
        </w:rPr>
        <w:t>Urevbu proposes that curriculum theory addresses what educators should teach by asking why “we should do one thing rather than another.”</w:t>
      </w:r>
      <w:r w:rsidRPr="002C19D6">
        <w:rPr>
          <w:rStyle w:val="FootnoteReference"/>
          <w:rFonts w:cs="Times New Roman"/>
          <w:color w:val="000000" w:themeColor="text1"/>
          <w:sz w:val="24"/>
          <w14:ligatures w14:val="standardContextual"/>
        </w:rPr>
        <w:footnoteReference w:id="42"/>
      </w:r>
      <w:r w:rsidRPr="002C19D6">
        <w:rPr>
          <w:rFonts w:ascii="Times New Roman" w:hAnsi="Times New Roman" w:cs="Times New Roman"/>
          <w:color w:val="000000" w:themeColor="text1"/>
          <w14:ligatures w14:val="standardContextual"/>
        </w:rPr>
        <w:t xml:space="preserve"> Research highlights the difficulties directors face in managing the varied goals of a music classroom, especially when considering the possibility that marching band competitions may detract from classroom learning of music foundations.</w:t>
      </w:r>
      <w:r w:rsidRPr="002C19D6">
        <w:rPr>
          <w:rStyle w:val="FootnoteReference"/>
          <w:rFonts w:cs="Times New Roman"/>
          <w:color w:val="000000" w:themeColor="text1"/>
          <w:sz w:val="24"/>
          <w14:ligatures w14:val="standardContextual"/>
        </w:rPr>
        <w:footnoteReference w:id="43"/>
      </w:r>
      <w:r w:rsidRPr="002C19D6">
        <w:rPr>
          <w:rFonts w:ascii="Times New Roman" w:hAnsi="Times New Roman" w:cs="Times New Roman"/>
          <w:color w:val="000000" w:themeColor="text1"/>
          <w14:ligatures w14:val="standardContextual"/>
        </w:rPr>
        <w:t xml:space="preserve"> As band directors decide how to emphasize marching band competitions in their curriculum, this study may provide a framework for understanding the relationship between the perception of success earned at competitions versus the musical achievement in the classroom. </w:t>
      </w:r>
    </w:p>
    <w:p w14:paraId="47821291" w14:textId="77777777" w:rsidR="000A7864" w:rsidRPr="002C19D6" w:rsidRDefault="00754E4A" w:rsidP="00387537">
      <w:pPr>
        <w:pStyle w:val="Heading1"/>
      </w:pPr>
      <w:bookmarkStart w:id="29" w:name="_Toc201777796"/>
      <w:bookmarkStart w:id="30" w:name="_Toc201779988"/>
      <w:r w:rsidRPr="002C19D6">
        <w:t>Problem Statement</w:t>
      </w:r>
      <w:bookmarkEnd w:id="29"/>
      <w:bookmarkEnd w:id="30"/>
    </w:p>
    <w:p w14:paraId="640F2807" w14:textId="0465382A" w:rsidR="000A7864" w:rsidRPr="002C19D6" w:rsidRDefault="00001628" w:rsidP="000A7864">
      <w:pPr>
        <w:pStyle w:val="Default"/>
        <w:spacing w:line="480" w:lineRule="auto"/>
        <w:ind w:firstLine="720"/>
        <w:rPr>
          <w:color w:val="000000" w:themeColor="text1"/>
        </w:rPr>
      </w:pPr>
      <w:r w:rsidRPr="002C19D6">
        <w:rPr>
          <w:color w:val="000000" w:themeColor="text1"/>
        </w:rPr>
        <w:t xml:space="preserve">Stakeholders, such as band directors, parents, and school administrators, often prioritize results at competitions and form opinions of the worth of the band program based on those </w:t>
      </w:r>
      <w:r w:rsidRPr="002C19D6">
        <w:rPr>
          <w:color w:val="000000" w:themeColor="text1"/>
        </w:rPr>
        <w:lastRenderedPageBreak/>
        <w:t xml:space="preserve">results, not considering students’ musical achievement.  </w:t>
      </w:r>
      <w:r w:rsidR="00754E4A" w:rsidRPr="002C19D6">
        <w:rPr>
          <w:color w:val="000000" w:themeColor="text1"/>
        </w:rPr>
        <w:t xml:space="preserve">Much of the research on marching band competitions focuses on controversy. However, some research reveals that stakeholders highly value competitive results. For example, Peter </w:t>
      </w:r>
      <w:r w:rsidR="00754E4A" w:rsidRPr="002C19D6">
        <w:rPr>
          <w:color w:val="000000" w:themeColor="text1"/>
          <w:shd w:val="clear" w:color="auto" w:fill="FFFFFF"/>
        </w:rPr>
        <w:t xml:space="preserve">Gouzouasis </w:t>
      </w:r>
      <w:r w:rsidR="00754E4A" w:rsidRPr="002C19D6">
        <w:rPr>
          <w:color w:val="000000" w:themeColor="text1"/>
          <w:kern w:val="2"/>
          <w:shd w:val="clear" w:color="auto" w:fill="FFFFFF" w:themeFill="background1"/>
          <w14:ligatures w14:val="standardContextual"/>
        </w:rPr>
        <w:t>suggests that music competitions offer many social benefits.</w:t>
      </w:r>
      <w:r w:rsidR="006E4F7F" w:rsidRPr="002C19D6">
        <w:rPr>
          <w:rStyle w:val="FootnoteReference"/>
          <w:color w:val="000000" w:themeColor="text1"/>
          <w:kern w:val="2"/>
          <w:sz w:val="24"/>
          <w:shd w:val="clear" w:color="auto" w:fill="FFFFFF" w:themeFill="background1"/>
          <w14:ligatures w14:val="standardContextual"/>
        </w:rPr>
        <w:footnoteReference w:id="44"/>
      </w:r>
      <w:r w:rsidR="00754E4A" w:rsidRPr="002C19D6">
        <w:rPr>
          <w:color w:val="000000" w:themeColor="text1"/>
          <w:kern w:val="2"/>
          <w:shd w:val="clear" w:color="auto" w:fill="FFFFFF" w:themeFill="background1"/>
          <w14:ligatures w14:val="standardContextual"/>
        </w:rPr>
        <w:t xml:space="preserve"> While performing, students bond with classmates, and while traveling and watching other performances, they form a sense of teamwork that can benefit many aspects of their lives. By working as a team and setting goals, students can also develop valuable skills such as leadership, cooperation, and communication</w:t>
      </w:r>
      <w:r w:rsidR="00754E4A" w:rsidRPr="002C19D6">
        <w:rPr>
          <w:color w:val="000000" w:themeColor="text1"/>
          <w:kern w:val="2"/>
          <w:shd w:val="clear" w:color="auto" w:fill="FFFFFF"/>
          <w14:ligatures w14:val="standardContextual"/>
        </w:rPr>
        <w:t>.</w:t>
      </w:r>
      <w:r w:rsidR="00754E4A" w:rsidRPr="002C19D6">
        <w:rPr>
          <w:rStyle w:val="FootnoteReference"/>
          <w:color w:val="000000" w:themeColor="text1"/>
          <w:kern w:val="2"/>
          <w:sz w:val="24"/>
          <w:shd w:val="clear" w:color="auto" w:fill="FFFFFF"/>
          <w14:ligatures w14:val="standardContextual"/>
        </w:rPr>
        <w:footnoteReference w:id="45"/>
      </w:r>
      <w:r w:rsidR="00754E4A" w:rsidRPr="002C19D6">
        <w:rPr>
          <w:color w:val="000000" w:themeColor="text1"/>
          <w:kern w:val="2"/>
          <w:shd w:val="clear" w:color="auto" w:fill="FFFFFF"/>
          <w14:ligatures w14:val="standardContextual"/>
        </w:rPr>
        <w:t xml:space="preserve"> </w:t>
      </w:r>
      <w:r w:rsidR="00754E4A" w:rsidRPr="002C19D6">
        <w:rPr>
          <w:color w:val="000000" w:themeColor="text1"/>
          <w:shd w:val="clear" w:color="auto" w:fill="FFFFFF"/>
        </w:rPr>
        <w:t>Antos states that competitions can cause directors to allocate more class time to fewer pieces, ignore long-term progress, put too much emphasis on individual performances, and create adverse psychological effects on students.</w:t>
      </w:r>
      <w:r w:rsidR="00754E4A" w:rsidRPr="002C19D6">
        <w:rPr>
          <w:rStyle w:val="FootnoteReference"/>
          <w:color w:val="000000" w:themeColor="text1"/>
          <w:sz w:val="24"/>
          <w:shd w:val="clear" w:color="auto" w:fill="FFFFFF"/>
        </w:rPr>
        <w:footnoteReference w:id="46"/>
      </w:r>
      <w:r w:rsidR="00754E4A" w:rsidRPr="002C19D6">
        <w:rPr>
          <w:color w:val="000000" w:themeColor="text1"/>
        </w:rPr>
        <w:t xml:space="preserve">  Allison found that</w:t>
      </w:r>
      <w:r w:rsidR="00754E4A" w:rsidRPr="002C19D6">
        <w:rPr>
          <w:color w:val="000000" w:themeColor="text1"/>
          <w:shd w:val="clear" w:color="auto" w:fill="FFFFFF"/>
        </w:rPr>
        <w:t xml:space="preserve"> bands' perceived</w:t>
      </w:r>
      <w:r w:rsidR="00E56EC5" w:rsidRPr="002C19D6">
        <w:rPr>
          <w:color w:val="000000" w:themeColor="text1"/>
          <w:shd w:val="clear" w:color="auto" w:fill="FFFFFF"/>
        </w:rPr>
        <w:t xml:space="preserve"> musical performance</w:t>
      </w:r>
      <w:r w:rsidR="00754E4A" w:rsidRPr="002C19D6">
        <w:rPr>
          <w:color w:val="000000" w:themeColor="text1"/>
          <w:shd w:val="clear" w:color="auto" w:fill="FFFFFF"/>
        </w:rPr>
        <w:t xml:space="preserve"> success is measured in part by the results of festivals and contests.</w:t>
      </w:r>
      <w:r w:rsidR="00754E4A" w:rsidRPr="002C19D6">
        <w:rPr>
          <w:rStyle w:val="FootnoteReference"/>
          <w:color w:val="000000" w:themeColor="text1"/>
          <w:sz w:val="24"/>
          <w:shd w:val="clear" w:color="auto" w:fill="FFFFFF"/>
        </w:rPr>
        <w:footnoteReference w:id="47"/>
      </w:r>
      <w:r w:rsidR="00754E4A" w:rsidRPr="002C19D6">
        <w:rPr>
          <w:color w:val="000000" w:themeColor="text1"/>
          <w:shd w:val="clear" w:color="auto" w:fill="FFFFFF"/>
        </w:rPr>
        <w:t xml:space="preserve"> Due to the emphasis </w:t>
      </w:r>
      <w:r w:rsidR="006E4F7F" w:rsidRPr="002C19D6">
        <w:rPr>
          <w:color w:val="000000" w:themeColor="text1"/>
          <w:shd w:val="clear" w:color="auto" w:fill="FFFFFF"/>
        </w:rPr>
        <w:t xml:space="preserve">placed on </w:t>
      </w:r>
      <w:r w:rsidR="00754E4A" w:rsidRPr="002C19D6">
        <w:rPr>
          <w:color w:val="000000" w:themeColor="text1"/>
          <w:shd w:val="clear" w:color="auto" w:fill="FFFFFF"/>
        </w:rPr>
        <w:t xml:space="preserve">perceived </w:t>
      </w:r>
      <w:r w:rsidR="00AA04BE" w:rsidRPr="002C19D6">
        <w:rPr>
          <w:color w:val="000000" w:themeColor="text1"/>
          <w:shd w:val="clear" w:color="auto" w:fill="FFFFFF"/>
        </w:rPr>
        <w:t xml:space="preserve">musical </w:t>
      </w:r>
      <w:r w:rsidR="00F07671" w:rsidRPr="002C19D6">
        <w:rPr>
          <w:color w:val="000000" w:themeColor="text1"/>
          <w:shd w:val="clear" w:color="auto" w:fill="FFFFFF"/>
        </w:rPr>
        <w:t xml:space="preserve">performance </w:t>
      </w:r>
      <w:r w:rsidR="00754E4A" w:rsidRPr="002C19D6">
        <w:rPr>
          <w:color w:val="000000" w:themeColor="text1"/>
          <w:shd w:val="clear" w:color="auto" w:fill="FFFFFF"/>
        </w:rPr>
        <w:t xml:space="preserve">success at marching band competitions </w:t>
      </w:r>
      <w:r w:rsidR="006E4F7F" w:rsidRPr="002C19D6">
        <w:rPr>
          <w:color w:val="000000" w:themeColor="text1"/>
          <w:shd w:val="clear" w:color="auto" w:fill="FFFFFF"/>
        </w:rPr>
        <w:t xml:space="preserve">and the ramifications to band directors and students, </w:t>
      </w:r>
      <w:r w:rsidR="00754E4A" w:rsidRPr="002C19D6">
        <w:rPr>
          <w:color w:val="000000" w:themeColor="text1"/>
          <w:shd w:val="clear" w:color="auto" w:fill="FFFFFF"/>
        </w:rPr>
        <w:t>it is crucial to determine if that perception matches the actual performance abilities of the students.</w:t>
      </w:r>
      <w:r w:rsidR="0016780A" w:rsidRPr="002C19D6">
        <w:rPr>
          <w:color w:val="000000" w:themeColor="text1"/>
          <w:shd w:val="clear" w:color="auto" w:fill="FFFFFF"/>
        </w:rPr>
        <w:t xml:space="preserve"> The existing literature </w:t>
      </w:r>
      <w:r w:rsidR="00903AF7" w:rsidRPr="002C19D6">
        <w:rPr>
          <w:color w:val="000000" w:themeColor="text1"/>
          <w:shd w:val="clear" w:color="auto" w:fill="FFFFFF"/>
        </w:rPr>
        <w:t>provides insight into the</w:t>
      </w:r>
      <w:r w:rsidR="00D81EEE" w:rsidRPr="002C19D6">
        <w:rPr>
          <w:color w:val="000000" w:themeColor="text1"/>
          <w:shd w:val="clear" w:color="auto" w:fill="FFFFFF"/>
        </w:rPr>
        <w:t xml:space="preserve"> </w:t>
      </w:r>
      <w:r w:rsidR="008B6A08" w:rsidRPr="002C19D6">
        <w:rPr>
          <w:color w:val="000000" w:themeColor="text1"/>
          <w:shd w:val="clear" w:color="auto" w:fill="FFFFFF"/>
        </w:rPr>
        <w:t>parents</w:t>
      </w:r>
      <w:r w:rsidR="00903AF7" w:rsidRPr="002C19D6">
        <w:rPr>
          <w:color w:val="000000" w:themeColor="text1"/>
          <w:shd w:val="clear" w:color="auto" w:fill="FFFFFF"/>
        </w:rPr>
        <w:t>’</w:t>
      </w:r>
      <w:r w:rsidR="008B6A08" w:rsidRPr="002C19D6">
        <w:rPr>
          <w:color w:val="000000" w:themeColor="text1"/>
          <w:shd w:val="clear" w:color="auto" w:fill="FFFFFF"/>
        </w:rPr>
        <w:t>, directors</w:t>
      </w:r>
      <w:r w:rsidR="00903AF7" w:rsidRPr="002C19D6">
        <w:rPr>
          <w:color w:val="000000" w:themeColor="text1"/>
          <w:shd w:val="clear" w:color="auto" w:fill="FFFFFF"/>
        </w:rPr>
        <w:t>’</w:t>
      </w:r>
      <w:r w:rsidR="008B6A08" w:rsidRPr="002C19D6">
        <w:rPr>
          <w:color w:val="000000" w:themeColor="text1"/>
          <w:shd w:val="clear" w:color="auto" w:fill="FFFFFF"/>
        </w:rPr>
        <w:t>, and administrators</w:t>
      </w:r>
      <w:r w:rsidR="00903AF7" w:rsidRPr="002C19D6">
        <w:rPr>
          <w:color w:val="000000" w:themeColor="text1"/>
          <w:shd w:val="clear" w:color="auto" w:fill="FFFFFF"/>
        </w:rPr>
        <w:t>’</w:t>
      </w:r>
      <w:r w:rsidR="008B6A08" w:rsidRPr="002C19D6">
        <w:rPr>
          <w:color w:val="000000" w:themeColor="text1"/>
          <w:shd w:val="clear" w:color="auto" w:fill="FFFFFF"/>
        </w:rPr>
        <w:t xml:space="preserve"> </w:t>
      </w:r>
      <w:r w:rsidR="00566830" w:rsidRPr="002C19D6">
        <w:rPr>
          <w:color w:val="000000" w:themeColor="text1"/>
          <w:shd w:val="clear" w:color="auto" w:fill="FFFFFF"/>
        </w:rPr>
        <w:t>perceptions</w:t>
      </w:r>
      <w:r w:rsidR="00D81EEE" w:rsidRPr="002C19D6">
        <w:rPr>
          <w:color w:val="000000" w:themeColor="text1"/>
          <w:shd w:val="clear" w:color="auto" w:fill="FFFFFF"/>
        </w:rPr>
        <w:t xml:space="preserve"> of success at marching band competitions</w:t>
      </w:r>
      <w:r w:rsidR="00AC6D2F" w:rsidRPr="002C19D6">
        <w:rPr>
          <w:color w:val="000000" w:themeColor="text1"/>
          <w:shd w:val="clear" w:color="auto" w:fill="FFFFFF"/>
        </w:rPr>
        <w:t>. Still, it does</w:t>
      </w:r>
      <w:r w:rsidR="008B6A08" w:rsidRPr="002C19D6">
        <w:rPr>
          <w:color w:val="000000" w:themeColor="text1"/>
          <w:shd w:val="clear" w:color="auto" w:fill="FFFFFF"/>
        </w:rPr>
        <w:t xml:space="preserve"> not </w:t>
      </w:r>
      <w:r w:rsidR="00903AF7" w:rsidRPr="002C19D6">
        <w:rPr>
          <w:color w:val="000000" w:themeColor="text1"/>
          <w:shd w:val="clear" w:color="auto" w:fill="FFFFFF"/>
        </w:rPr>
        <w:t>fully address</w:t>
      </w:r>
      <w:r w:rsidR="00B736F0" w:rsidRPr="002C19D6">
        <w:rPr>
          <w:color w:val="000000" w:themeColor="text1"/>
          <w:shd w:val="clear" w:color="auto" w:fill="FFFFFF"/>
        </w:rPr>
        <w:t xml:space="preserve"> how their perception relates to student</w:t>
      </w:r>
      <w:r w:rsidR="00754E4A" w:rsidRPr="002C19D6">
        <w:rPr>
          <w:color w:val="000000" w:themeColor="text1"/>
          <w:shd w:val="clear" w:color="auto" w:fill="FFFFFF"/>
        </w:rPr>
        <w:t xml:space="preserve"> </w:t>
      </w:r>
      <w:r w:rsidR="00754E4A" w:rsidRPr="002C19D6">
        <w:rPr>
          <w:color w:val="000000" w:themeColor="text1"/>
        </w:rPr>
        <w:t>musical performance abilities related to tone, intonation, technique, rhythm, balance, and musicianship in schools of varying sizes.</w:t>
      </w:r>
    </w:p>
    <w:p w14:paraId="347F8F34" w14:textId="77777777" w:rsidR="000A7864" w:rsidRPr="002C19D6" w:rsidRDefault="00754E4A" w:rsidP="00387537">
      <w:pPr>
        <w:pStyle w:val="Heading1"/>
      </w:pPr>
      <w:bookmarkStart w:id="32" w:name="_Toc201777797"/>
      <w:bookmarkStart w:id="33" w:name="_Toc201779989"/>
      <w:bookmarkStart w:id="34" w:name="_Hlk158838155"/>
      <w:r w:rsidRPr="002C19D6">
        <w:lastRenderedPageBreak/>
        <w:t>Purpose Statement</w:t>
      </w:r>
      <w:bookmarkEnd w:id="32"/>
      <w:bookmarkEnd w:id="33"/>
    </w:p>
    <w:p w14:paraId="46375653" w14:textId="64C18811" w:rsidR="000A7864" w:rsidRPr="002C19D6" w:rsidRDefault="00392232" w:rsidP="00392232">
      <w:pPr>
        <w:autoSpaceDE w:val="0"/>
        <w:autoSpaceDN w:val="0"/>
        <w:adjustRightInd w:val="0"/>
        <w:spacing w:line="480" w:lineRule="auto"/>
        <w:ind w:firstLine="720"/>
        <w:rPr>
          <w:rFonts w:ascii="Times New Roman" w:hAnsi="Times New Roman" w:cs="Times New Roman"/>
          <w:color w:val="000000" w:themeColor="text1"/>
        </w:rPr>
      </w:pPr>
      <w:r w:rsidRPr="002C19D6">
        <w:rPr>
          <w:rFonts w:ascii="Times New Roman" w:hAnsi="Times New Roman" w:cs="Times New Roman"/>
          <w:color w:val="000000" w:themeColor="text1"/>
        </w:rPr>
        <w:t xml:space="preserve">The purpose of the study </w:t>
      </w:r>
      <w:r w:rsidR="000B6754" w:rsidRPr="002C19D6">
        <w:rPr>
          <w:rFonts w:ascii="Times New Roman" w:hAnsi="Times New Roman" w:cs="Times New Roman"/>
          <w:color w:val="000000" w:themeColor="text1"/>
        </w:rPr>
        <w:t>was</w:t>
      </w:r>
      <w:r w:rsidRPr="002C19D6">
        <w:rPr>
          <w:rFonts w:ascii="Times New Roman" w:hAnsi="Times New Roman" w:cs="Times New Roman"/>
          <w:color w:val="000000" w:themeColor="text1"/>
        </w:rPr>
        <w:t xml:space="preserve"> to understand the relationship between s</w:t>
      </w:r>
      <w:r w:rsidRPr="002C19D6">
        <w:rPr>
          <w:rFonts w:ascii="Times New Roman" w:eastAsia="Calibri" w:hAnsi="Times New Roman" w:cs="Times New Roman"/>
          <w:color w:val="000000" w:themeColor="text1"/>
        </w:rPr>
        <w:t xml:space="preserve">takeholder perception of success and student achievement and how this discrepancy impacts music education. </w:t>
      </w:r>
      <w:r w:rsidR="00754E4A" w:rsidRPr="002C19D6">
        <w:rPr>
          <w:rFonts w:ascii="Times New Roman" w:hAnsi="Times New Roman" w:cs="Times New Roman"/>
          <w:color w:val="000000" w:themeColor="text1"/>
        </w:rPr>
        <w:t xml:space="preserve">This research study </w:t>
      </w:r>
      <w:r w:rsidR="000B6754" w:rsidRPr="002C19D6">
        <w:rPr>
          <w:rFonts w:ascii="Times New Roman" w:hAnsi="Times New Roman" w:cs="Times New Roman"/>
          <w:color w:val="000000" w:themeColor="text1"/>
        </w:rPr>
        <w:t>addressed</w:t>
      </w:r>
      <w:r w:rsidR="00754E4A" w:rsidRPr="002C19D6">
        <w:rPr>
          <w:rFonts w:ascii="Times New Roman" w:hAnsi="Times New Roman" w:cs="Times New Roman"/>
          <w:color w:val="000000" w:themeColor="text1"/>
        </w:rPr>
        <w:t xml:space="preserve"> the </w:t>
      </w:r>
      <w:r w:rsidRPr="002C19D6">
        <w:rPr>
          <w:rFonts w:ascii="Times New Roman" w:hAnsi="Times New Roman" w:cs="Times New Roman"/>
          <w:color w:val="000000" w:themeColor="text1"/>
        </w:rPr>
        <w:t xml:space="preserve">current </w:t>
      </w:r>
      <w:r w:rsidR="00754E4A" w:rsidRPr="002C19D6">
        <w:rPr>
          <w:rFonts w:ascii="Times New Roman" w:hAnsi="Times New Roman" w:cs="Times New Roman"/>
          <w:color w:val="000000" w:themeColor="text1"/>
        </w:rPr>
        <w:t>gap in the literature about the relationship between actual student performance</w:t>
      </w:r>
      <w:r w:rsidR="006E4F7F" w:rsidRPr="002C19D6">
        <w:rPr>
          <w:rFonts w:ascii="Times New Roman" w:hAnsi="Times New Roman" w:cs="Times New Roman"/>
          <w:color w:val="000000" w:themeColor="text1"/>
        </w:rPr>
        <w:t xml:space="preserve"> </w:t>
      </w:r>
      <w:r w:rsidR="00754E4A" w:rsidRPr="002C19D6">
        <w:rPr>
          <w:rFonts w:ascii="Times New Roman" w:hAnsi="Times New Roman" w:cs="Times New Roman"/>
          <w:color w:val="000000" w:themeColor="text1"/>
        </w:rPr>
        <w:t xml:space="preserve">abilities and stakeholders’ perceived </w:t>
      </w:r>
      <w:r w:rsidR="00F07671" w:rsidRPr="002C19D6">
        <w:rPr>
          <w:rFonts w:ascii="Times New Roman" w:hAnsi="Times New Roman" w:cs="Times New Roman"/>
          <w:color w:val="000000" w:themeColor="text1"/>
        </w:rPr>
        <w:t xml:space="preserve">musical performance </w:t>
      </w:r>
      <w:r w:rsidR="00754E4A" w:rsidRPr="002C19D6">
        <w:rPr>
          <w:rFonts w:ascii="Times New Roman" w:hAnsi="Times New Roman" w:cs="Times New Roman"/>
          <w:color w:val="000000" w:themeColor="text1"/>
        </w:rPr>
        <w:t>success at marching band competitions in schools of</w:t>
      </w:r>
      <w:r w:rsidR="006E4F7F" w:rsidRPr="002C19D6">
        <w:rPr>
          <w:rFonts w:ascii="Times New Roman" w:hAnsi="Times New Roman" w:cs="Times New Roman"/>
          <w:color w:val="000000" w:themeColor="text1"/>
        </w:rPr>
        <w:t xml:space="preserve"> </w:t>
      </w:r>
      <w:r w:rsidR="00754E4A" w:rsidRPr="002C19D6">
        <w:rPr>
          <w:rFonts w:ascii="Times New Roman" w:hAnsi="Times New Roman" w:cs="Times New Roman"/>
          <w:color w:val="000000" w:themeColor="text1"/>
        </w:rPr>
        <w:t>varying sizes. Perspectives on the need to understand this relationship have emerged through exploring the literature. Abramo finds that “a musical performance is a representation of students’ learning that others can observe and then judge.”</w:t>
      </w:r>
      <w:r w:rsidR="00754E4A" w:rsidRPr="002C19D6">
        <w:rPr>
          <w:rStyle w:val="FootnoteReference"/>
          <w:rFonts w:cs="Times New Roman"/>
          <w:color w:val="000000" w:themeColor="text1"/>
          <w:sz w:val="24"/>
        </w:rPr>
        <w:footnoteReference w:id="48"/>
      </w:r>
      <w:r w:rsidR="00754E4A" w:rsidRPr="002C19D6">
        <w:rPr>
          <w:rFonts w:ascii="Times New Roman" w:hAnsi="Times New Roman" w:cs="Times New Roman"/>
          <w:color w:val="000000" w:themeColor="text1"/>
        </w:rPr>
        <w:t xml:space="preserve"> The stakeholders’ observations and judgments lead to decisions that impact directors, students, and the band program.</w:t>
      </w:r>
      <w:r w:rsidR="00754E4A" w:rsidRPr="002C19D6">
        <w:rPr>
          <w:rStyle w:val="FootnoteReference"/>
          <w:rFonts w:cs="Times New Roman"/>
          <w:color w:val="000000" w:themeColor="text1"/>
          <w:sz w:val="24"/>
        </w:rPr>
        <w:footnoteReference w:id="49"/>
      </w:r>
      <w:r w:rsidR="00754E4A" w:rsidRPr="002C19D6">
        <w:rPr>
          <w:rFonts w:ascii="Times New Roman" w:hAnsi="Times New Roman" w:cs="Times New Roman"/>
          <w:color w:val="000000" w:themeColor="text1"/>
        </w:rPr>
        <w:t xml:space="preserve"> Therefore, this study </w:t>
      </w:r>
      <w:r w:rsidR="000B6754" w:rsidRPr="002C19D6">
        <w:rPr>
          <w:rFonts w:ascii="Times New Roman" w:hAnsi="Times New Roman" w:cs="Times New Roman"/>
          <w:color w:val="000000" w:themeColor="text1"/>
        </w:rPr>
        <w:t>addressed</w:t>
      </w:r>
      <w:r w:rsidR="00754E4A" w:rsidRPr="002C19D6">
        <w:rPr>
          <w:rFonts w:ascii="Times New Roman" w:hAnsi="Times New Roman" w:cs="Times New Roman"/>
          <w:color w:val="000000" w:themeColor="text1"/>
        </w:rPr>
        <w:t xml:space="preserve"> the relationship between perceived </w:t>
      </w:r>
      <w:r w:rsidR="00F07671" w:rsidRPr="002C19D6">
        <w:rPr>
          <w:rFonts w:ascii="Times New Roman" w:hAnsi="Times New Roman" w:cs="Times New Roman"/>
          <w:color w:val="000000" w:themeColor="text1"/>
        </w:rPr>
        <w:t xml:space="preserve">musical performance </w:t>
      </w:r>
      <w:r w:rsidR="00754E4A" w:rsidRPr="002C19D6">
        <w:rPr>
          <w:rFonts w:ascii="Times New Roman" w:hAnsi="Times New Roman" w:cs="Times New Roman"/>
          <w:color w:val="000000" w:themeColor="text1"/>
        </w:rPr>
        <w:t xml:space="preserve">success and student abilities. </w:t>
      </w:r>
    </w:p>
    <w:p w14:paraId="53F796C0" w14:textId="2A413CFB" w:rsidR="000A7864" w:rsidRPr="002C19D6" w:rsidRDefault="00754E4A" w:rsidP="000A7864">
      <w:pPr>
        <w:autoSpaceDE w:val="0"/>
        <w:autoSpaceDN w:val="0"/>
        <w:adjustRightInd w:val="0"/>
        <w:spacing w:line="480" w:lineRule="auto"/>
        <w:rPr>
          <w:rFonts w:ascii="Times New Roman" w:hAnsi="Times New Roman" w:cs="Times New Roman"/>
          <w:color w:val="000000" w:themeColor="text1"/>
        </w:rPr>
      </w:pPr>
      <w:r w:rsidRPr="002C19D6">
        <w:rPr>
          <w:rFonts w:ascii="Times New Roman" w:hAnsi="Times New Roman" w:cs="Times New Roman"/>
          <w:color w:val="000000" w:themeColor="text1"/>
        </w:rPr>
        <w:tab/>
        <w:t>Central to the study</w:t>
      </w:r>
      <w:r w:rsidR="000B6754" w:rsidRPr="002C19D6">
        <w:rPr>
          <w:rFonts w:ascii="Times New Roman" w:hAnsi="Times New Roman" w:cs="Times New Roman"/>
          <w:color w:val="000000" w:themeColor="text1"/>
        </w:rPr>
        <w:t xml:space="preserve"> were </w:t>
      </w:r>
      <w:r w:rsidRPr="002C19D6">
        <w:rPr>
          <w:rFonts w:ascii="Times New Roman" w:hAnsi="Times New Roman" w:cs="Times New Roman"/>
          <w:color w:val="000000" w:themeColor="text1"/>
        </w:rPr>
        <w:t>two prominent schools (enrollment of 1300 to 1500 in grades 9 through 12), two medium schools (enrollment of 500 to 700 in grades 9 through 12), and two small schools (enrollment of less than 300 in grades 9 through 12). Interviews with one band director, parent, and administrator of these schools provide</w:t>
      </w:r>
      <w:r w:rsidR="000B6754" w:rsidRPr="002C19D6">
        <w:rPr>
          <w:rFonts w:ascii="Times New Roman" w:hAnsi="Times New Roman" w:cs="Times New Roman"/>
          <w:color w:val="000000" w:themeColor="text1"/>
        </w:rPr>
        <w:t xml:space="preserve">d </w:t>
      </w:r>
      <w:r w:rsidRPr="002C19D6">
        <w:rPr>
          <w:rFonts w:ascii="Times New Roman" w:hAnsi="Times New Roman" w:cs="Times New Roman"/>
          <w:color w:val="000000" w:themeColor="text1"/>
        </w:rPr>
        <w:t xml:space="preserve">data concerning the perception of success at marching competitions. The researcher </w:t>
      </w:r>
      <w:r w:rsidR="000B6754" w:rsidRPr="002C19D6">
        <w:rPr>
          <w:rFonts w:ascii="Times New Roman" w:hAnsi="Times New Roman" w:cs="Times New Roman"/>
          <w:color w:val="000000" w:themeColor="text1"/>
        </w:rPr>
        <w:t>utilized</w:t>
      </w:r>
      <w:r w:rsidRPr="002C19D6">
        <w:rPr>
          <w:rFonts w:ascii="Times New Roman" w:hAnsi="Times New Roman" w:cs="Times New Roman"/>
          <w:color w:val="000000" w:themeColor="text1"/>
        </w:rPr>
        <w:t xml:space="preserve"> an interview protocol to guide the construction of interview questions, which is crucial for gaining meaningful qualitative data. By enhancing the reliability of interview protocols, researchers can increase the quality of data they obtain from research interviews.</w:t>
      </w:r>
      <w:r w:rsidRPr="002C19D6">
        <w:rPr>
          <w:rStyle w:val="FootnoteReference"/>
          <w:rFonts w:cs="Times New Roman"/>
          <w:color w:val="000000" w:themeColor="text1"/>
          <w:sz w:val="24"/>
        </w:rPr>
        <w:footnoteReference w:id="50"/>
      </w:r>
      <w:r w:rsidRPr="002C19D6">
        <w:rPr>
          <w:rFonts w:ascii="Times New Roman" w:hAnsi="Times New Roman" w:cs="Times New Roman"/>
          <w:color w:val="000000" w:themeColor="text1"/>
        </w:rPr>
        <w:t xml:space="preserve"> Furthermore, band directors with over five years of experience evaluate band students’ tone, intonation, technique, rhythm, balance, and musicianship using the Alabama </w:t>
      </w:r>
      <w:r w:rsidRPr="002C19D6">
        <w:rPr>
          <w:rFonts w:ascii="Times New Roman" w:hAnsi="Times New Roman" w:cs="Times New Roman"/>
          <w:color w:val="000000" w:themeColor="text1"/>
        </w:rPr>
        <w:lastRenderedPageBreak/>
        <w:t xml:space="preserve">Bandmasters Association Music Performance Assessment Rubric to determine student performance abilities. </w:t>
      </w:r>
    </w:p>
    <w:p w14:paraId="5C5F3377" w14:textId="77777777" w:rsidR="000A7864" w:rsidRPr="002C19D6" w:rsidRDefault="00754E4A" w:rsidP="00387537">
      <w:pPr>
        <w:pStyle w:val="Heading1"/>
      </w:pPr>
      <w:bookmarkStart w:id="35" w:name="_Toc201777798"/>
      <w:bookmarkStart w:id="36" w:name="_Toc201779990"/>
      <w:bookmarkEnd w:id="34"/>
      <w:r w:rsidRPr="002C19D6">
        <w:t>Significance of the Study</w:t>
      </w:r>
      <w:bookmarkEnd w:id="35"/>
      <w:bookmarkEnd w:id="36"/>
    </w:p>
    <w:p w14:paraId="4B4655C4" w14:textId="0B9D4FAD" w:rsidR="000A7864" w:rsidRPr="002C19D6" w:rsidRDefault="00754E4A" w:rsidP="000A7864">
      <w:pPr>
        <w:autoSpaceDE w:val="0"/>
        <w:autoSpaceDN w:val="0"/>
        <w:adjustRightInd w:val="0"/>
        <w:spacing w:line="480" w:lineRule="auto"/>
        <w:rPr>
          <w:rFonts w:ascii="Times New Roman" w:hAnsi="Times New Roman" w:cs="Times New Roman"/>
          <w:color w:val="000000" w:themeColor="text1"/>
          <w14:ligatures w14:val="standardContextual"/>
        </w:rPr>
      </w:pPr>
      <w:r w:rsidRPr="002C19D6">
        <w:rPr>
          <w:rFonts w:ascii="Times New Roman" w:hAnsi="Times New Roman" w:cs="Times New Roman"/>
          <w:color w:val="000000" w:themeColor="text1"/>
        </w:rPr>
        <w:tab/>
      </w:r>
      <w:r w:rsidRPr="002C19D6">
        <w:rPr>
          <w:rFonts w:ascii="Times New Roman" w:hAnsi="Times New Roman" w:cs="Times New Roman"/>
          <w:color w:val="000000" w:themeColor="text1"/>
          <w14:ligatures w14:val="standardContextual"/>
        </w:rPr>
        <w:t xml:space="preserve">The study </w:t>
      </w:r>
      <w:r w:rsidR="000B6754" w:rsidRPr="002C19D6">
        <w:rPr>
          <w:rFonts w:ascii="Times New Roman" w:hAnsi="Times New Roman" w:cs="Times New Roman"/>
          <w:color w:val="000000" w:themeColor="text1"/>
          <w14:ligatures w14:val="standardContextual"/>
        </w:rPr>
        <w:t>addressed</w:t>
      </w:r>
      <w:r w:rsidRPr="002C19D6">
        <w:rPr>
          <w:rFonts w:ascii="Times New Roman" w:hAnsi="Times New Roman" w:cs="Times New Roman"/>
          <w:color w:val="000000" w:themeColor="text1"/>
          <w14:ligatures w14:val="standardContextual"/>
        </w:rPr>
        <w:t xml:space="preserve"> a gap in music education research, specifically regarding marching band competitions. The study </w:t>
      </w:r>
      <w:r w:rsidR="001C7F75">
        <w:rPr>
          <w:rFonts w:ascii="Times New Roman" w:hAnsi="Times New Roman" w:cs="Times New Roman"/>
          <w:color w:val="000000" w:themeColor="text1"/>
          <w14:ligatures w14:val="standardContextual"/>
        </w:rPr>
        <w:t>examined the relationship between stakeholders' perceptions of</w:t>
      </w:r>
      <w:r w:rsidRPr="002C19D6">
        <w:rPr>
          <w:rFonts w:ascii="Times New Roman" w:hAnsi="Times New Roman" w:cs="Times New Roman"/>
          <w:color w:val="000000" w:themeColor="text1"/>
          <w14:ligatures w14:val="standardContextual"/>
        </w:rPr>
        <w:t xml:space="preserve"> </w:t>
      </w:r>
      <w:r w:rsidR="00F07671" w:rsidRPr="002C19D6">
        <w:rPr>
          <w:rFonts w:ascii="Times New Roman" w:hAnsi="Times New Roman" w:cs="Times New Roman"/>
          <w:color w:val="000000" w:themeColor="text1"/>
          <w14:ligatures w14:val="standardContextual"/>
        </w:rPr>
        <w:t>musica</w:t>
      </w:r>
      <w:r w:rsidR="005963EF" w:rsidRPr="002C19D6">
        <w:rPr>
          <w:rFonts w:ascii="Times New Roman" w:hAnsi="Times New Roman" w:cs="Times New Roman"/>
          <w:color w:val="000000" w:themeColor="text1"/>
          <w14:ligatures w14:val="standardContextual"/>
        </w:rPr>
        <w:t xml:space="preserve">l performance </w:t>
      </w:r>
      <w:r w:rsidRPr="002C19D6">
        <w:rPr>
          <w:rFonts w:ascii="Times New Roman" w:hAnsi="Times New Roman" w:cs="Times New Roman"/>
          <w:color w:val="000000" w:themeColor="text1"/>
          <w14:ligatures w14:val="standardContextual"/>
        </w:rPr>
        <w:t xml:space="preserve">success at marching band competitions and actual student performance abilities in schools of varying sizes. </w:t>
      </w:r>
      <w:r w:rsidR="00521358" w:rsidRPr="002C19D6">
        <w:rPr>
          <w:rFonts w:ascii="Times New Roman" w:hAnsi="Times New Roman" w:cs="Times New Roman"/>
          <w:color w:val="000000" w:themeColor="text1"/>
          <w14:ligatures w14:val="standardContextual"/>
        </w:rPr>
        <w:t>Research indicates that stakeholders perceive marching bands that score well in competitive events as successful</w:t>
      </w:r>
      <w:r w:rsidR="00F81AA6">
        <w:rPr>
          <w:rFonts w:ascii="Times New Roman" w:hAnsi="Times New Roman" w:cs="Times New Roman"/>
          <w:color w:val="00B050"/>
          <w14:ligatures w14:val="standardContextual"/>
        </w:rPr>
        <w:t xml:space="preserve">. </w:t>
      </w:r>
      <w:r w:rsidR="00521358" w:rsidRPr="009E2A5F">
        <w:rPr>
          <w:rStyle w:val="FootnoteReference"/>
          <w:rFonts w:cs="Times New Roman"/>
          <w:color w:val="000000" w:themeColor="text1"/>
          <w:sz w:val="24"/>
          <w14:ligatures w14:val="standardContextual"/>
        </w:rPr>
        <w:footnoteReference w:id="51"/>
      </w:r>
      <w:r w:rsidR="00521358" w:rsidRPr="009E2A5F">
        <w:rPr>
          <w:rFonts w:ascii="Times New Roman" w:hAnsi="Times New Roman" w:cs="Times New Roman"/>
          <w:color w:val="000000" w:themeColor="text1"/>
          <w14:ligatures w14:val="standardContextual"/>
        </w:rPr>
        <w:t xml:space="preserve"> </w:t>
      </w:r>
      <w:r w:rsidR="00F81AA6" w:rsidRPr="009E2A5F">
        <w:rPr>
          <w:rFonts w:ascii="Times New Roman" w:hAnsi="Times New Roman" w:cs="Times New Roman"/>
          <w:color w:val="000000" w:themeColor="text1"/>
          <w14:ligatures w14:val="standardContextual"/>
        </w:rPr>
        <w:t xml:space="preserve">However, </w:t>
      </w:r>
      <w:r w:rsidR="00521358" w:rsidRPr="009E2A5F">
        <w:rPr>
          <w:rFonts w:ascii="Times New Roman" w:hAnsi="Times New Roman" w:cs="Times New Roman"/>
          <w:color w:val="000000" w:themeColor="text1"/>
          <w14:ligatures w14:val="standardContextual"/>
        </w:rPr>
        <w:t xml:space="preserve">little consideration </w:t>
      </w:r>
      <w:r w:rsidR="00F81AA6" w:rsidRPr="009E2A5F">
        <w:rPr>
          <w:rFonts w:ascii="Times New Roman" w:hAnsi="Times New Roman" w:cs="Times New Roman"/>
          <w:color w:val="000000" w:themeColor="text1"/>
          <w14:ligatures w14:val="standardContextual"/>
        </w:rPr>
        <w:t xml:space="preserve">is </w:t>
      </w:r>
      <w:r w:rsidR="00521358" w:rsidRPr="009E2A5F">
        <w:rPr>
          <w:rFonts w:ascii="Times New Roman" w:hAnsi="Times New Roman" w:cs="Times New Roman"/>
          <w:color w:val="000000" w:themeColor="text1"/>
          <w14:ligatures w14:val="standardContextual"/>
        </w:rPr>
        <w:t>given to student musical achievement. Moreover, stakeholders often evaluate band directors based on competition scores, viewing those with high-scoring bands as successful</w:t>
      </w:r>
      <w:r w:rsidR="00AF5B62" w:rsidRPr="009E2A5F">
        <w:rPr>
          <w:rFonts w:ascii="Times New Roman" w:hAnsi="Times New Roman" w:cs="Times New Roman"/>
          <w:color w:val="000000" w:themeColor="text1"/>
          <w14:ligatures w14:val="standardContextual"/>
        </w:rPr>
        <w:t>.</w:t>
      </w:r>
      <w:r w:rsidR="00123A97" w:rsidRPr="009E2A5F">
        <w:rPr>
          <w:rStyle w:val="FootnoteReference"/>
          <w:rFonts w:cs="Times New Roman"/>
          <w:color w:val="000000" w:themeColor="text1"/>
          <w:sz w:val="24"/>
          <w14:ligatures w14:val="standardContextual"/>
        </w:rPr>
        <w:footnoteReference w:id="52"/>
      </w:r>
      <w:r w:rsidR="00521358" w:rsidRPr="009E2A5F">
        <w:rPr>
          <w:rFonts w:ascii="Times New Roman" w:hAnsi="Times New Roman" w:cs="Times New Roman"/>
          <w:color w:val="000000" w:themeColor="text1"/>
          <w14:ligatures w14:val="standardContextual"/>
        </w:rPr>
        <w:t xml:space="preserve"> </w:t>
      </w:r>
      <w:r w:rsidR="00D5094A" w:rsidRPr="009E2A5F">
        <w:rPr>
          <w:rFonts w:ascii="Times New Roman" w:hAnsi="Times New Roman" w:cs="Times New Roman"/>
          <w:color w:val="000000" w:themeColor="text1"/>
          <w14:ligatures w14:val="standardContextual"/>
        </w:rPr>
        <w:t xml:space="preserve">Consequently, </w:t>
      </w:r>
      <w:r w:rsidR="00F61F74" w:rsidRPr="009E2A5F">
        <w:rPr>
          <w:rFonts w:ascii="Times New Roman" w:hAnsi="Times New Roman" w:cs="Times New Roman"/>
          <w:color w:val="000000" w:themeColor="text1"/>
          <w14:ligatures w14:val="standardContextual"/>
        </w:rPr>
        <w:t>they</w:t>
      </w:r>
      <w:r w:rsidR="00D5094A" w:rsidRPr="009E2A5F">
        <w:rPr>
          <w:rFonts w:ascii="Times New Roman" w:hAnsi="Times New Roman" w:cs="Times New Roman"/>
          <w:color w:val="000000" w:themeColor="text1"/>
          <w14:ligatures w14:val="standardContextual"/>
        </w:rPr>
        <w:t xml:space="preserve"> may overlook </w:t>
      </w:r>
      <w:r w:rsidR="00521358" w:rsidRPr="009E2A5F">
        <w:rPr>
          <w:rFonts w:ascii="Times New Roman" w:hAnsi="Times New Roman" w:cs="Times New Roman"/>
          <w:color w:val="000000" w:themeColor="text1"/>
          <w14:ligatures w14:val="standardContextual"/>
        </w:rPr>
        <w:t xml:space="preserve">other important aspects of teaching band and student learning. </w:t>
      </w:r>
      <w:r w:rsidRPr="009E2A5F">
        <w:rPr>
          <w:rFonts w:ascii="Times New Roman" w:hAnsi="Times New Roman" w:cs="Times New Roman"/>
          <w:color w:val="000000" w:themeColor="text1"/>
          <w14:ligatures w14:val="standardContextual"/>
        </w:rPr>
        <w:t xml:space="preserve">With the insights gained through the study, educators and administrators have new information to promote curriculum discussion and better facilitate student learning. </w:t>
      </w:r>
    </w:p>
    <w:p w14:paraId="64550B81" w14:textId="77777777" w:rsidR="000A7864" w:rsidRPr="002C19D6" w:rsidRDefault="00754E4A" w:rsidP="008F4B7D">
      <w:pPr>
        <w:pStyle w:val="Heading2"/>
      </w:pPr>
      <w:bookmarkStart w:id="37" w:name="_Toc201777799"/>
      <w:bookmarkStart w:id="38" w:name="_Toc201779991"/>
      <w:r w:rsidRPr="002C19D6">
        <w:t>Theoretical Significance</w:t>
      </w:r>
      <w:bookmarkEnd w:id="37"/>
      <w:bookmarkEnd w:id="38"/>
    </w:p>
    <w:p w14:paraId="2DA742C2" w14:textId="214AD367" w:rsidR="000A7864" w:rsidRPr="002C19D6" w:rsidRDefault="00754E4A" w:rsidP="000A7864">
      <w:pPr>
        <w:spacing w:line="480" w:lineRule="auto"/>
        <w:rPr>
          <w:rFonts w:ascii="Times New Roman" w:hAnsi="Times New Roman" w:cs="Times New Roman"/>
          <w:b/>
          <w:bCs/>
          <w:color w:val="000000" w:themeColor="text1"/>
        </w:rPr>
      </w:pPr>
      <w:r w:rsidRPr="002C19D6">
        <w:rPr>
          <w:rFonts w:ascii="Times New Roman" w:hAnsi="Times New Roman" w:cs="Times New Roman"/>
          <w:color w:val="000000" w:themeColor="text1"/>
        </w:rPr>
        <w:tab/>
        <w:t xml:space="preserve">This study may extend curriculum theory research by </w:t>
      </w:r>
      <w:r w:rsidR="008C3C21">
        <w:rPr>
          <w:rFonts w:ascii="Times New Roman" w:hAnsi="Times New Roman" w:cs="Times New Roman"/>
          <w:color w:val="000000" w:themeColor="text1"/>
        </w:rPr>
        <w:t xml:space="preserve">examining how perceptions of success </w:t>
      </w:r>
      <w:r w:rsidRPr="002C19D6">
        <w:rPr>
          <w:rFonts w:ascii="Times New Roman" w:hAnsi="Times New Roman" w:cs="Times New Roman"/>
          <w:color w:val="000000" w:themeColor="text1"/>
        </w:rPr>
        <w:t>contribute to curriculum development in the classroom. Students compete and earn recognition not only in music but also in other academic areas. Therefore, determining if this perception of success is related to curriculum goals will aid in future studies of curriculum theory.</w:t>
      </w:r>
      <w:r w:rsidRPr="002C19D6">
        <w:rPr>
          <w:rFonts w:ascii="Times New Roman" w:hAnsi="Times New Roman" w:cs="Times New Roman"/>
          <w:b/>
          <w:bCs/>
          <w:color w:val="000000" w:themeColor="text1"/>
        </w:rPr>
        <w:t xml:space="preserve"> </w:t>
      </w:r>
    </w:p>
    <w:p w14:paraId="04B8DFBA" w14:textId="77777777" w:rsidR="000A7864" w:rsidRPr="002C19D6" w:rsidRDefault="00754E4A" w:rsidP="008F4B7D">
      <w:pPr>
        <w:pStyle w:val="Heading2"/>
      </w:pPr>
      <w:bookmarkStart w:id="39" w:name="_Toc201777800"/>
      <w:bookmarkStart w:id="40" w:name="_Toc201779992"/>
      <w:r w:rsidRPr="002C19D6">
        <w:t>Empirical Significance</w:t>
      </w:r>
      <w:bookmarkEnd w:id="39"/>
      <w:bookmarkEnd w:id="40"/>
    </w:p>
    <w:p w14:paraId="065F79D4" w14:textId="26B39A8D" w:rsidR="00D92383" w:rsidRPr="002C19D6" w:rsidRDefault="00754E4A" w:rsidP="00D92383">
      <w:pPr>
        <w:pStyle w:val="Default"/>
        <w:spacing w:line="480" w:lineRule="auto"/>
        <w:ind w:firstLine="720"/>
        <w:rPr>
          <w:color w:val="000000" w:themeColor="text1"/>
        </w:rPr>
      </w:pPr>
      <w:r w:rsidRPr="002C19D6">
        <w:rPr>
          <w:color w:val="000000" w:themeColor="text1"/>
          <w:shd w:val="clear" w:color="auto" w:fill="FFFFFF"/>
        </w:rPr>
        <w:t xml:space="preserve">The problem is that literature has not fully addressed how parents, directors, and administrators perceive success at marching band competitions versus actual student </w:t>
      </w:r>
      <w:r w:rsidRPr="002C19D6">
        <w:rPr>
          <w:color w:val="000000" w:themeColor="text1"/>
        </w:rPr>
        <w:t xml:space="preserve">musical </w:t>
      </w:r>
      <w:r w:rsidRPr="002C19D6">
        <w:rPr>
          <w:color w:val="000000" w:themeColor="text1"/>
        </w:rPr>
        <w:lastRenderedPageBreak/>
        <w:t>performance abilities related to tone, intonation, technique, rhythm, balance, and musicianship in schools of varying sizes. This study addresse</w:t>
      </w:r>
      <w:r w:rsidR="000B6754" w:rsidRPr="002C19D6">
        <w:rPr>
          <w:color w:val="000000" w:themeColor="text1"/>
        </w:rPr>
        <w:t>d</w:t>
      </w:r>
      <w:r w:rsidRPr="002C19D6">
        <w:rPr>
          <w:color w:val="000000" w:themeColor="text1"/>
        </w:rPr>
        <w:t xml:space="preserve"> the research gap by analyzing stakeholders' lived experiences and the perception of success at band competitions versus actual musical achievements. Previous studies have focused on stakeholder opinions of marching band competitions</w:t>
      </w:r>
      <w:r w:rsidRPr="002C19D6">
        <w:rPr>
          <w:rStyle w:val="FootnoteReference"/>
          <w:color w:val="000000" w:themeColor="text1"/>
          <w:sz w:val="24"/>
        </w:rPr>
        <w:footnoteReference w:id="53"/>
      </w:r>
      <w:r w:rsidRPr="002C19D6">
        <w:rPr>
          <w:color w:val="000000" w:themeColor="text1"/>
        </w:rPr>
        <w:t xml:space="preserve"> and </w:t>
      </w:r>
      <w:r w:rsidR="000B6754" w:rsidRPr="002C19D6">
        <w:rPr>
          <w:color w:val="000000" w:themeColor="text1"/>
        </w:rPr>
        <w:t xml:space="preserve">the </w:t>
      </w:r>
      <w:r w:rsidRPr="002C19D6">
        <w:rPr>
          <w:color w:val="000000" w:themeColor="text1"/>
        </w:rPr>
        <w:t>competitions’ impact on musical learning.</w:t>
      </w:r>
      <w:r w:rsidRPr="002C19D6">
        <w:rPr>
          <w:rStyle w:val="FootnoteReference"/>
          <w:color w:val="000000" w:themeColor="text1"/>
          <w:sz w:val="24"/>
        </w:rPr>
        <w:footnoteReference w:id="54"/>
      </w:r>
      <w:r w:rsidRPr="002C19D6">
        <w:rPr>
          <w:color w:val="000000" w:themeColor="text1"/>
        </w:rPr>
        <w:t xml:space="preserve"> However, this unique study </w:t>
      </w:r>
      <w:r w:rsidR="00B537B9" w:rsidRPr="00B537B9">
        <w:rPr>
          <w:color w:val="000000" w:themeColor="text1"/>
        </w:rPr>
        <w:t>compare</w:t>
      </w:r>
      <w:r w:rsidR="00B537B9">
        <w:rPr>
          <w:color w:val="000000" w:themeColor="text1"/>
        </w:rPr>
        <w:t>d t</w:t>
      </w:r>
      <w:r w:rsidRPr="00B537B9">
        <w:rPr>
          <w:color w:val="000000" w:themeColor="text1"/>
        </w:rPr>
        <w:t xml:space="preserve">he </w:t>
      </w:r>
      <w:r w:rsidRPr="002C19D6">
        <w:rPr>
          <w:color w:val="000000" w:themeColor="text1"/>
        </w:rPr>
        <w:t xml:space="preserve">two and provides different insights into the existing literature on band competitions. </w:t>
      </w:r>
    </w:p>
    <w:p w14:paraId="1045C919" w14:textId="2D49E192" w:rsidR="000A7864" w:rsidRPr="002C19D6" w:rsidRDefault="00754E4A" w:rsidP="008F4B7D">
      <w:pPr>
        <w:pStyle w:val="Heading2"/>
      </w:pPr>
      <w:bookmarkStart w:id="42" w:name="_Toc201777801"/>
      <w:bookmarkStart w:id="43" w:name="_Toc201779993"/>
      <w:r w:rsidRPr="002C19D6">
        <w:t>Practical Significance</w:t>
      </w:r>
      <w:bookmarkEnd w:id="42"/>
      <w:bookmarkEnd w:id="43"/>
    </w:p>
    <w:p w14:paraId="60407156" w14:textId="14D427C4" w:rsidR="000A7864" w:rsidRPr="002C19D6" w:rsidRDefault="00754E4A" w:rsidP="000A7864">
      <w:pPr>
        <w:spacing w:line="480" w:lineRule="auto"/>
        <w:ind w:firstLine="720"/>
        <w:rPr>
          <w:rFonts w:ascii="Times New Roman" w:hAnsi="Times New Roman" w:cs="Times New Roman"/>
          <w:color w:val="000000" w:themeColor="text1"/>
        </w:rPr>
      </w:pPr>
      <w:r w:rsidRPr="002C19D6">
        <w:rPr>
          <w:rFonts w:ascii="Times New Roman" w:hAnsi="Times New Roman" w:cs="Times New Roman"/>
          <w:color w:val="000000" w:themeColor="text1"/>
        </w:rPr>
        <w:t xml:space="preserve">This study is practical for band directors, school administrators, and educators. For band directors, this study may </w:t>
      </w:r>
      <w:r w:rsidR="004F2F25">
        <w:rPr>
          <w:rFonts w:ascii="Times New Roman" w:hAnsi="Times New Roman" w:cs="Times New Roman"/>
          <w:color w:val="000000" w:themeColor="text1"/>
        </w:rPr>
        <w:t>provide valuable insights for</w:t>
      </w:r>
      <w:r w:rsidRPr="002C19D6">
        <w:rPr>
          <w:rFonts w:ascii="Times New Roman" w:hAnsi="Times New Roman" w:cs="Times New Roman"/>
          <w:color w:val="000000" w:themeColor="text1"/>
        </w:rPr>
        <w:t xml:space="preserve"> curriculum planning. Music Educators National Conference states, “When we as teachers shape the contest experience in terms of growth and progress, instead of trophies and plaques, everyone can and will win.” </w:t>
      </w:r>
      <w:r w:rsidRPr="002C19D6">
        <w:rPr>
          <w:rStyle w:val="FootnoteReference"/>
          <w:rFonts w:cs="Times New Roman"/>
          <w:color w:val="000000" w:themeColor="text1"/>
          <w:sz w:val="24"/>
        </w:rPr>
        <w:footnoteReference w:id="55"/>
      </w:r>
      <w:r w:rsidRPr="002C19D6">
        <w:rPr>
          <w:rFonts w:ascii="Times New Roman" w:hAnsi="Times New Roman" w:cs="Times New Roman"/>
          <w:color w:val="000000" w:themeColor="text1"/>
        </w:rPr>
        <w:t xml:space="preserve"> Through this study, directors may also gain information that will help them communicate with parents and administrators regarding the effect competitions have on the overall band program and the importance of measuring student abilities outside the marching band competition platform. Additionally, this study may affect the decisions of educators and school administrators. Rogers' research found that band directors participate in band competitions mainly due to pressure from parents and school administration. It also showed that band directors and principals have different perspectives on the importance of marching band contests, which could misalign their perceptions.</w:t>
      </w:r>
      <w:r w:rsidRPr="002C19D6">
        <w:rPr>
          <w:rStyle w:val="FootnoteReference"/>
          <w:rFonts w:cs="Times New Roman"/>
          <w:color w:val="000000" w:themeColor="text1"/>
          <w:sz w:val="24"/>
        </w:rPr>
        <w:footnoteReference w:id="56"/>
      </w:r>
      <w:r w:rsidRPr="002C19D6">
        <w:rPr>
          <w:rFonts w:ascii="Times New Roman" w:hAnsi="Times New Roman" w:cs="Times New Roman"/>
          <w:color w:val="000000" w:themeColor="text1"/>
        </w:rPr>
        <w:t xml:space="preserve"> The insight from this study may help improve communication and collaboration </w:t>
      </w:r>
      <w:r w:rsidRPr="002C19D6">
        <w:rPr>
          <w:rFonts w:ascii="Times New Roman" w:hAnsi="Times New Roman" w:cs="Times New Roman"/>
          <w:color w:val="000000" w:themeColor="text1"/>
        </w:rPr>
        <w:lastRenderedPageBreak/>
        <w:t xml:space="preserve">between directors and school leadership, thereby enhancing the effectiveness of the school's music program. </w:t>
      </w:r>
    </w:p>
    <w:p w14:paraId="2348E55B" w14:textId="77777777" w:rsidR="000A7864" w:rsidRPr="002C19D6" w:rsidRDefault="00754E4A" w:rsidP="00387537">
      <w:pPr>
        <w:pStyle w:val="Heading1"/>
      </w:pPr>
      <w:bookmarkStart w:id="44" w:name="_Toc201777802"/>
      <w:bookmarkStart w:id="45" w:name="_Toc201779994"/>
      <w:r w:rsidRPr="002C19D6">
        <w:t>Research Questions and Hypothesis</w:t>
      </w:r>
      <w:bookmarkEnd w:id="44"/>
      <w:bookmarkEnd w:id="45"/>
    </w:p>
    <w:p w14:paraId="3E93AA3A" w14:textId="77777777" w:rsidR="000A7864" w:rsidRPr="00116059" w:rsidRDefault="00754E4A" w:rsidP="008F4B7D">
      <w:pPr>
        <w:pStyle w:val="Heading2"/>
        <w:rPr>
          <w:color w:val="auto"/>
        </w:rPr>
      </w:pPr>
      <w:bookmarkStart w:id="46" w:name="_Toc201777803"/>
      <w:bookmarkStart w:id="47" w:name="_Toc201779995"/>
      <w:r w:rsidRPr="00116059">
        <w:rPr>
          <w:color w:val="auto"/>
        </w:rPr>
        <w:t>Research Questions</w:t>
      </w:r>
      <w:bookmarkEnd w:id="46"/>
      <w:bookmarkEnd w:id="47"/>
    </w:p>
    <w:p w14:paraId="41F64890" w14:textId="01318C46" w:rsidR="000A7864" w:rsidRPr="00116059" w:rsidRDefault="00754E4A" w:rsidP="000A7864">
      <w:pPr>
        <w:spacing w:line="480" w:lineRule="auto"/>
        <w:ind w:firstLine="720"/>
        <w:rPr>
          <w:rFonts w:ascii="Times New Roman" w:hAnsi="Times New Roman" w:cs="Times New Roman"/>
        </w:rPr>
      </w:pPr>
      <w:r w:rsidRPr="00116059">
        <w:rPr>
          <w:rFonts w:ascii="Times New Roman" w:hAnsi="Times New Roman" w:cs="Times New Roman"/>
        </w:rPr>
        <w:t>This study addresse</w:t>
      </w:r>
      <w:r w:rsidR="000B6754" w:rsidRPr="00116059">
        <w:rPr>
          <w:rFonts w:ascii="Times New Roman" w:hAnsi="Times New Roman" w:cs="Times New Roman"/>
        </w:rPr>
        <w:t>d</w:t>
      </w:r>
      <w:r w:rsidRPr="00116059">
        <w:rPr>
          <w:rFonts w:ascii="Times New Roman" w:hAnsi="Times New Roman" w:cs="Times New Roman"/>
        </w:rPr>
        <w:t xml:space="preserve"> three research questions: </w:t>
      </w:r>
    </w:p>
    <w:p w14:paraId="7CBB2DB1" w14:textId="40A2EB05" w:rsidR="00E75A11" w:rsidRDefault="006E0D42" w:rsidP="000A7864">
      <w:pPr>
        <w:spacing w:line="480" w:lineRule="auto"/>
        <w:ind w:firstLine="720"/>
        <w:rPr>
          <w:rFonts w:ascii="Times New Roman" w:hAnsi="Times New Roman" w:cs="Times New Roman"/>
          <w:color w:val="000000" w:themeColor="text1"/>
        </w:rPr>
      </w:pPr>
      <w:r w:rsidRPr="006E0D42">
        <w:rPr>
          <w:rFonts w:ascii="Times New Roman" w:hAnsi="Times New Roman" w:cs="Times New Roman"/>
          <w:b/>
          <w:bCs/>
          <w:color w:val="000000" w:themeColor="text1"/>
        </w:rPr>
        <w:t>R</w:t>
      </w:r>
      <w:r w:rsidR="00C10192">
        <w:rPr>
          <w:rFonts w:ascii="Times New Roman" w:hAnsi="Times New Roman" w:cs="Times New Roman"/>
          <w:b/>
          <w:bCs/>
          <w:color w:val="000000" w:themeColor="text1"/>
        </w:rPr>
        <w:t xml:space="preserve">esearch Question </w:t>
      </w:r>
      <w:r w:rsidR="007343EB">
        <w:rPr>
          <w:rFonts w:ascii="Times New Roman" w:hAnsi="Times New Roman" w:cs="Times New Roman"/>
          <w:b/>
          <w:bCs/>
          <w:color w:val="000000" w:themeColor="text1"/>
        </w:rPr>
        <w:t>1:</w:t>
      </w:r>
      <w:r>
        <w:rPr>
          <w:rFonts w:ascii="Times New Roman" w:hAnsi="Times New Roman" w:cs="Times New Roman"/>
          <w:color w:val="000000" w:themeColor="text1"/>
        </w:rPr>
        <w:t xml:space="preserve"> </w:t>
      </w:r>
      <w:r w:rsidR="00E75A11" w:rsidRPr="00E75A11">
        <w:rPr>
          <w:rFonts w:ascii="Times New Roman" w:hAnsi="Times New Roman" w:cs="Times New Roman"/>
          <w:color w:val="000000" w:themeColor="text1"/>
        </w:rPr>
        <w:t>What are students’ actual performance abilities related to tone, intonation, technique, rhythm, balance, and musicianship as evaluated by the Alabama Bandmasters Association Music Performance Assessment Rubric?</w:t>
      </w:r>
    </w:p>
    <w:p w14:paraId="1772D115" w14:textId="7C183482" w:rsidR="006E0D42" w:rsidRDefault="006E0D42" w:rsidP="006E0D42">
      <w:pPr>
        <w:spacing w:line="480" w:lineRule="auto"/>
        <w:ind w:firstLine="720"/>
        <w:rPr>
          <w:rFonts w:ascii="Times New Roman" w:hAnsi="Times New Roman" w:cs="Times New Roman"/>
          <w:color w:val="000000" w:themeColor="text1"/>
        </w:rPr>
      </w:pPr>
      <w:r w:rsidRPr="006E0D42">
        <w:rPr>
          <w:rFonts w:ascii="Times New Roman" w:hAnsi="Times New Roman" w:cs="Times New Roman"/>
          <w:b/>
          <w:bCs/>
          <w:color w:val="000000" w:themeColor="text1"/>
        </w:rPr>
        <w:t>Research Question 2</w:t>
      </w:r>
      <w:r w:rsidRPr="006E0D42">
        <w:rPr>
          <w:rFonts w:ascii="Times New Roman" w:hAnsi="Times New Roman" w:cs="Times New Roman"/>
          <w:color w:val="000000" w:themeColor="text1"/>
        </w:rPr>
        <w:t xml:space="preserve">: To what extent do scores and ranked placement affect stakeholders' (directors, </w:t>
      </w:r>
      <w:r w:rsidR="00116059" w:rsidRPr="006E0D42">
        <w:rPr>
          <w:rFonts w:ascii="Times New Roman" w:hAnsi="Times New Roman" w:cs="Times New Roman"/>
          <w:color w:val="000000" w:themeColor="text1"/>
        </w:rPr>
        <w:t>administrators</w:t>
      </w:r>
      <w:r w:rsidR="00116059">
        <w:rPr>
          <w:rFonts w:ascii="Times New Roman" w:hAnsi="Times New Roman" w:cs="Times New Roman"/>
          <w:color w:val="000000" w:themeColor="text1"/>
        </w:rPr>
        <w:t xml:space="preserve">, </w:t>
      </w:r>
      <w:r w:rsidR="00116059" w:rsidRPr="006E0D42">
        <w:rPr>
          <w:rFonts w:ascii="Times New Roman" w:hAnsi="Times New Roman" w:cs="Times New Roman"/>
          <w:color w:val="000000" w:themeColor="text1"/>
        </w:rPr>
        <w:t>parents</w:t>
      </w:r>
      <w:r w:rsidR="007D3B53">
        <w:rPr>
          <w:rFonts w:ascii="Times New Roman" w:hAnsi="Times New Roman" w:cs="Times New Roman"/>
          <w:color w:val="000000" w:themeColor="text1"/>
        </w:rPr>
        <w:t>, and students</w:t>
      </w:r>
      <w:r w:rsidRPr="006E0D42">
        <w:rPr>
          <w:rFonts w:ascii="Times New Roman" w:hAnsi="Times New Roman" w:cs="Times New Roman"/>
          <w:color w:val="000000" w:themeColor="text1"/>
        </w:rPr>
        <w:t xml:space="preserve">) perceptions of success at marching competitions? </w:t>
      </w:r>
    </w:p>
    <w:p w14:paraId="32443A97" w14:textId="030CF306" w:rsidR="00896CE6" w:rsidRPr="002C19D6" w:rsidRDefault="007343EB" w:rsidP="000A7864">
      <w:pPr>
        <w:spacing w:line="480" w:lineRule="auto"/>
        <w:ind w:firstLine="720"/>
        <w:rPr>
          <w:rFonts w:ascii="Times New Roman" w:hAnsi="Times New Roman" w:cs="Times New Roman"/>
          <w:color w:val="000000" w:themeColor="text1"/>
        </w:rPr>
      </w:pPr>
      <w:r w:rsidRPr="007343EB">
        <w:rPr>
          <w:rFonts w:ascii="Times New Roman" w:hAnsi="Times New Roman" w:cs="Times New Roman"/>
          <w:b/>
          <w:bCs/>
          <w:color w:val="000000" w:themeColor="text1"/>
        </w:rPr>
        <w:t>Research Question 3</w:t>
      </w:r>
      <w:r w:rsidRPr="007343EB">
        <w:rPr>
          <w:rFonts w:ascii="Times New Roman" w:hAnsi="Times New Roman" w:cs="Times New Roman"/>
          <w:color w:val="000000" w:themeColor="text1"/>
        </w:rPr>
        <w:t>: How does the size of a school affect the relationship between stakeholders’ perceived musical performance success at marching competitions versus actual student performance abilities?</w:t>
      </w:r>
    </w:p>
    <w:p w14:paraId="7C8A0C84" w14:textId="77777777" w:rsidR="000A7864" w:rsidRPr="002C19D6" w:rsidRDefault="00754E4A" w:rsidP="00B8404C">
      <w:pPr>
        <w:pStyle w:val="Heading2"/>
      </w:pPr>
      <w:bookmarkStart w:id="48" w:name="_Toc201777804"/>
      <w:bookmarkStart w:id="49" w:name="_Toc201779996"/>
      <w:r w:rsidRPr="002C19D6">
        <w:t>Hypotheses</w:t>
      </w:r>
      <w:bookmarkEnd w:id="48"/>
      <w:bookmarkEnd w:id="49"/>
    </w:p>
    <w:p w14:paraId="570F1C23" w14:textId="064EA21B" w:rsidR="000A7864" w:rsidRPr="002C19D6" w:rsidRDefault="00754E4A" w:rsidP="000A7864">
      <w:pPr>
        <w:autoSpaceDE w:val="0"/>
        <w:autoSpaceDN w:val="0"/>
        <w:adjustRightInd w:val="0"/>
        <w:spacing w:line="480" w:lineRule="auto"/>
        <w:ind w:firstLine="720"/>
        <w:rPr>
          <w:rFonts w:ascii="Times New Roman" w:hAnsi="Times New Roman" w:cs="Times New Roman"/>
          <w:color w:val="000000" w:themeColor="text1"/>
        </w:rPr>
      </w:pPr>
      <w:r w:rsidRPr="002C19D6">
        <w:rPr>
          <w:rFonts w:ascii="Times New Roman" w:hAnsi="Times New Roman" w:cs="Times New Roman"/>
          <w:color w:val="000000" w:themeColor="text1"/>
        </w:rPr>
        <w:t xml:space="preserve">As this study </w:t>
      </w:r>
      <w:r w:rsidR="000B6754" w:rsidRPr="002C19D6">
        <w:rPr>
          <w:rFonts w:ascii="Times New Roman" w:hAnsi="Times New Roman" w:cs="Times New Roman"/>
          <w:color w:val="000000" w:themeColor="text1"/>
        </w:rPr>
        <w:t>adopted</w:t>
      </w:r>
      <w:r w:rsidRPr="002C19D6">
        <w:rPr>
          <w:rFonts w:ascii="Times New Roman" w:hAnsi="Times New Roman" w:cs="Times New Roman"/>
          <w:color w:val="000000" w:themeColor="text1"/>
        </w:rPr>
        <w:t xml:space="preserve"> a qualitative research approach, it does not involve formulating hypotheses. Nevertheless, it </w:t>
      </w:r>
      <w:r w:rsidR="000B6754" w:rsidRPr="002C19D6">
        <w:rPr>
          <w:rFonts w:ascii="Times New Roman" w:hAnsi="Times New Roman" w:cs="Times New Roman"/>
          <w:color w:val="000000" w:themeColor="text1"/>
        </w:rPr>
        <w:t>aimed</w:t>
      </w:r>
      <w:r w:rsidRPr="002C19D6">
        <w:rPr>
          <w:rFonts w:ascii="Times New Roman" w:hAnsi="Times New Roman" w:cs="Times New Roman"/>
          <w:color w:val="000000" w:themeColor="text1"/>
        </w:rPr>
        <w:t xml:space="preserve"> to illustrate the importance of understanding the perception of success at band competitions as related to actual student performance abilities. This study supports band directors and their ability to communicate student achievement with other stakeholders. The following working hypotheses may be used when answering the research questions. </w:t>
      </w:r>
    </w:p>
    <w:p w14:paraId="08D335FC" w14:textId="77777777" w:rsidR="000A7864" w:rsidRPr="002C19D6" w:rsidRDefault="00754E4A" w:rsidP="000A7864">
      <w:pPr>
        <w:spacing w:line="480" w:lineRule="auto"/>
        <w:ind w:left="720"/>
        <w:rPr>
          <w:rFonts w:ascii="Times New Roman" w:hAnsi="Times New Roman" w:cs="Times New Roman"/>
          <w:color w:val="000000" w:themeColor="text1"/>
        </w:rPr>
      </w:pPr>
      <w:r w:rsidRPr="002C19D6">
        <w:rPr>
          <w:rFonts w:ascii="Times New Roman" w:hAnsi="Times New Roman" w:cs="Times New Roman"/>
          <w:b/>
          <w:bCs/>
          <w:color w:val="000000" w:themeColor="text1"/>
        </w:rPr>
        <w:t>H1:</w:t>
      </w:r>
      <w:r w:rsidRPr="002C19D6">
        <w:rPr>
          <w:rFonts w:ascii="Times New Roman" w:hAnsi="Times New Roman" w:cs="Times New Roman"/>
          <w:color w:val="000000" w:themeColor="text1"/>
        </w:rPr>
        <w:t xml:space="preserve"> The students’ actual performance abilities in tone, intonation, technique, rhythm, balance, and musicianship will not reflect the scores received at competitions. </w:t>
      </w:r>
    </w:p>
    <w:p w14:paraId="5F08A69C" w14:textId="77777777" w:rsidR="000A7864" w:rsidRPr="002C19D6" w:rsidRDefault="00754E4A" w:rsidP="000A7864">
      <w:pPr>
        <w:spacing w:line="480" w:lineRule="auto"/>
        <w:ind w:left="720"/>
        <w:rPr>
          <w:rFonts w:ascii="Times New Roman" w:hAnsi="Times New Roman" w:cs="Times New Roman"/>
          <w:color w:val="000000" w:themeColor="text1"/>
        </w:rPr>
      </w:pPr>
      <w:r w:rsidRPr="002C19D6">
        <w:rPr>
          <w:rFonts w:ascii="Times New Roman" w:hAnsi="Times New Roman" w:cs="Times New Roman"/>
          <w:b/>
          <w:bCs/>
          <w:color w:val="000000" w:themeColor="text1"/>
        </w:rPr>
        <w:lastRenderedPageBreak/>
        <w:t>H2</w:t>
      </w:r>
      <w:r w:rsidRPr="002C19D6">
        <w:rPr>
          <w:rFonts w:ascii="Times New Roman" w:hAnsi="Times New Roman" w:cs="Times New Roman"/>
          <w:color w:val="000000" w:themeColor="text1"/>
        </w:rPr>
        <w:t xml:space="preserve">: Scores and ranked placements affect stakeholders’ perceptions of success at marching competitions to a great extent. Parents and administrators view success at competition as a successful program. Directors view success at competition as success in their profession. </w:t>
      </w:r>
    </w:p>
    <w:p w14:paraId="37626008" w14:textId="1F438C3E" w:rsidR="000A7864" w:rsidRPr="002C19D6" w:rsidRDefault="00754E4A" w:rsidP="000A7864">
      <w:pPr>
        <w:autoSpaceDE w:val="0"/>
        <w:autoSpaceDN w:val="0"/>
        <w:adjustRightInd w:val="0"/>
        <w:spacing w:line="480" w:lineRule="auto"/>
        <w:ind w:left="720"/>
        <w:rPr>
          <w:rFonts w:ascii="Times New Roman" w:hAnsi="Times New Roman" w:cs="Times New Roman"/>
          <w:color w:val="000000" w:themeColor="text1"/>
        </w:rPr>
      </w:pPr>
      <w:r w:rsidRPr="002C19D6">
        <w:rPr>
          <w:rFonts w:ascii="Times New Roman" w:hAnsi="Times New Roman" w:cs="Times New Roman"/>
          <w:b/>
          <w:bCs/>
          <w:color w:val="000000" w:themeColor="text1"/>
        </w:rPr>
        <w:t xml:space="preserve">H3: </w:t>
      </w:r>
      <w:r w:rsidRPr="002C19D6">
        <w:rPr>
          <w:rFonts w:ascii="Times New Roman" w:hAnsi="Times New Roman" w:cs="Times New Roman"/>
          <w:color w:val="000000" w:themeColor="text1"/>
        </w:rPr>
        <w:t xml:space="preserve">The size of a school does not affect the relationship between stakeholders’ perceived </w:t>
      </w:r>
      <w:r w:rsidR="005963EF" w:rsidRPr="002C19D6">
        <w:rPr>
          <w:rFonts w:ascii="Times New Roman" w:hAnsi="Times New Roman" w:cs="Times New Roman"/>
          <w:color w:val="000000" w:themeColor="text1"/>
        </w:rPr>
        <w:t xml:space="preserve">musical performance </w:t>
      </w:r>
      <w:r w:rsidRPr="002C19D6">
        <w:rPr>
          <w:rFonts w:ascii="Times New Roman" w:hAnsi="Times New Roman" w:cs="Times New Roman"/>
          <w:color w:val="000000" w:themeColor="text1"/>
        </w:rPr>
        <w:t xml:space="preserve">success at marching competitions versus actual student performance abilities. </w:t>
      </w:r>
    </w:p>
    <w:p w14:paraId="16B22096" w14:textId="0DC91E28" w:rsidR="00EC1C43" w:rsidRPr="002C19D6" w:rsidRDefault="00EE5B79" w:rsidP="000C14DB">
      <w:pPr>
        <w:pStyle w:val="Heading1"/>
      </w:pPr>
      <w:bookmarkStart w:id="50" w:name="_Toc201777805"/>
      <w:bookmarkStart w:id="51" w:name="_Toc201779997"/>
      <w:r w:rsidRPr="002C19D6">
        <w:t>Methodology</w:t>
      </w:r>
      <w:bookmarkEnd w:id="50"/>
      <w:bookmarkEnd w:id="51"/>
    </w:p>
    <w:p w14:paraId="4A98DC0E" w14:textId="7FA0AD85" w:rsidR="00EC1C43" w:rsidRPr="002C19D6" w:rsidRDefault="00754E4A" w:rsidP="00EC1C43">
      <w:pPr>
        <w:spacing w:line="480" w:lineRule="auto"/>
        <w:ind w:firstLine="720"/>
        <w:rPr>
          <w:rFonts w:ascii="Times New Roman" w:eastAsia="Calibri" w:hAnsi="Times New Roman" w:cs="Times New Roman"/>
          <w:color w:val="000000" w:themeColor="text1"/>
          <w:kern w:val="2"/>
          <w14:ligatures w14:val="standardContextual"/>
        </w:rPr>
      </w:pPr>
      <w:r w:rsidRPr="002C19D6">
        <w:rPr>
          <w:rFonts w:ascii="Times New Roman" w:eastAsia="Calibri" w:hAnsi="Times New Roman" w:cs="Times New Roman"/>
          <w:color w:val="000000" w:themeColor="text1"/>
          <w:kern w:val="2"/>
          <w14:ligatures w14:val="standardContextual"/>
        </w:rPr>
        <w:t xml:space="preserve">The </w:t>
      </w:r>
      <w:r w:rsidR="00B537B9">
        <w:rPr>
          <w:rFonts w:ascii="Times New Roman" w:eastAsia="Calibri" w:hAnsi="Times New Roman" w:cs="Times New Roman"/>
          <w:color w:val="000000" w:themeColor="text1"/>
          <w:kern w:val="2"/>
          <w14:ligatures w14:val="standardContextual"/>
        </w:rPr>
        <w:t>study analyzed</w:t>
      </w:r>
      <w:r w:rsidRPr="002C19D6">
        <w:rPr>
          <w:rFonts w:ascii="Times New Roman" w:eastAsia="Calibri" w:hAnsi="Times New Roman" w:cs="Times New Roman"/>
          <w:color w:val="000000" w:themeColor="text1"/>
          <w:kern w:val="2"/>
          <w14:ligatures w14:val="standardContextual"/>
        </w:rPr>
        <w:t xml:space="preserve"> the opinions of eighteen stakeholders and </w:t>
      </w:r>
      <w:r w:rsidR="000B6754" w:rsidRPr="002C19D6">
        <w:rPr>
          <w:rFonts w:ascii="Times New Roman" w:eastAsia="Calibri" w:hAnsi="Times New Roman" w:cs="Times New Roman"/>
          <w:color w:val="000000" w:themeColor="text1"/>
          <w:kern w:val="2"/>
          <w14:ligatures w14:val="standardContextual"/>
        </w:rPr>
        <w:t>evaluated</w:t>
      </w:r>
      <w:r w:rsidRPr="002C19D6">
        <w:rPr>
          <w:rFonts w:ascii="Times New Roman" w:eastAsia="Calibri" w:hAnsi="Times New Roman" w:cs="Times New Roman"/>
          <w:color w:val="000000" w:themeColor="text1"/>
          <w:kern w:val="2"/>
          <w14:ligatures w14:val="standardContextual"/>
        </w:rPr>
        <w:t xml:space="preserve"> the musical abilities of marching band programs in schools of varying sizes. Large schools enroll 1300 to 1500 students in grades 9 through 12, medium schools 500 to 700, and small schools </w:t>
      </w:r>
      <w:r w:rsidR="003D60C2" w:rsidRPr="002C19D6">
        <w:rPr>
          <w:rFonts w:ascii="Times New Roman" w:eastAsia="Calibri" w:hAnsi="Times New Roman" w:cs="Times New Roman"/>
          <w:color w:val="000000" w:themeColor="text1"/>
          <w:kern w:val="2"/>
          <w14:ligatures w14:val="standardContextual"/>
        </w:rPr>
        <w:t>fewer</w:t>
      </w:r>
      <w:r w:rsidRPr="002C19D6">
        <w:rPr>
          <w:rFonts w:ascii="Times New Roman" w:eastAsia="Calibri" w:hAnsi="Times New Roman" w:cs="Times New Roman"/>
          <w:color w:val="000000" w:themeColor="text1"/>
          <w:kern w:val="2"/>
          <w14:ligatures w14:val="standardContextual"/>
        </w:rPr>
        <w:t xml:space="preserve"> than 300. The school band size range</w:t>
      </w:r>
      <w:r w:rsidR="000B6754" w:rsidRPr="002C19D6">
        <w:rPr>
          <w:rFonts w:ascii="Times New Roman" w:eastAsia="Calibri" w:hAnsi="Times New Roman" w:cs="Times New Roman"/>
          <w:color w:val="000000" w:themeColor="text1"/>
          <w:kern w:val="2"/>
          <w14:ligatures w14:val="standardContextual"/>
        </w:rPr>
        <w:t>d</w:t>
      </w:r>
      <w:r w:rsidRPr="002C19D6">
        <w:rPr>
          <w:rFonts w:ascii="Times New Roman" w:eastAsia="Calibri" w:hAnsi="Times New Roman" w:cs="Times New Roman"/>
          <w:color w:val="000000" w:themeColor="text1"/>
          <w:kern w:val="2"/>
          <w14:ligatures w14:val="standardContextual"/>
        </w:rPr>
        <w:t xml:space="preserve"> from small (under 40 members) to medium (41-75 members) and large (over 75 members). </w:t>
      </w:r>
    </w:p>
    <w:p w14:paraId="653EDC73" w14:textId="6853AE40" w:rsidR="00EC1C43" w:rsidRPr="002C19D6" w:rsidRDefault="00754E4A" w:rsidP="00EC1C43">
      <w:pPr>
        <w:spacing w:line="480" w:lineRule="auto"/>
        <w:ind w:firstLine="720"/>
        <w:rPr>
          <w:rFonts w:ascii="Times New Roman" w:eastAsia="Calibri" w:hAnsi="Times New Roman" w:cs="Times New Roman"/>
          <w:color w:val="000000" w:themeColor="text1"/>
          <w:kern w:val="2"/>
          <w14:ligatures w14:val="standardContextual"/>
        </w:rPr>
      </w:pPr>
      <w:r w:rsidRPr="002C19D6">
        <w:rPr>
          <w:rFonts w:ascii="Times New Roman" w:eastAsia="Calibri" w:hAnsi="Times New Roman" w:cs="Times New Roman"/>
          <w:color w:val="000000" w:themeColor="text1"/>
          <w:kern w:val="2"/>
          <w14:ligatures w14:val="standardContextual"/>
        </w:rPr>
        <w:t>Each participant complete</w:t>
      </w:r>
      <w:r w:rsidR="000B6754" w:rsidRPr="002C19D6">
        <w:rPr>
          <w:rFonts w:ascii="Times New Roman" w:eastAsia="Calibri" w:hAnsi="Times New Roman" w:cs="Times New Roman"/>
          <w:color w:val="000000" w:themeColor="text1"/>
          <w:kern w:val="2"/>
          <w14:ligatures w14:val="standardContextual"/>
        </w:rPr>
        <w:t xml:space="preserve">d </w:t>
      </w:r>
      <w:r w:rsidRPr="002C19D6">
        <w:rPr>
          <w:rFonts w:ascii="Times New Roman" w:eastAsia="Calibri" w:hAnsi="Times New Roman" w:cs="Times New Roman"/>
          <w:color w:val="000000" w:themeColor="text1"/>
          <w:kern w:val="2"/>
          <w14:ligatures w14:val="standardContextual"/>
        </w:rPr>
        <w:t xml:space="preserve">a </w:t>
      </w:r>
      <w:r w:rsidR="00527F54" w:rsidRPr="002C19D6">
        <w:rPr>
          <w:rFonts w:ascii="Times New Roman" w:eastAsia="Calibri" w:hAnsi="Times New Roman" w:cs="Times New Roman"/>
          <w:color w:val="000000" w:themeColor="text1"/>
          <w:kern w:val="2"/>
          <w14:ligatures w14:val="standardContextual"/>
        </w:rPr>
        <w:t>five-question questionnaire about marching band competitions. Questionnaires are a device for eliciting</w:t>
      </w:r>
      <w:r w:rsidRPr="002C19D6">
        <w:rPr>
          <w:rFonts w:ascii="Times New Roman" w:eastAsia="Calibri" w:hAnsi="Times New Roman" w:cs="Times New Roman"/>
          <w:color w:val="000000" w:themeColor="text1"/>
          <w:shd w:val="clear" w:color="auto" w:fill="FFFFFF"/>
        </w:rPr>
        <w:t xml:space="preserve"> human perspectives, self-reports, or knowledge</w:t>
      </w:r>
      <w:r w:rsidR="003D60C2" w:rsidRPr="002C19D6">
        <w:rPr>
          <w:rFonts w:ascii="Times New Roman" w:eastAsia="Calibri" w:hAnsi="Times New Roman" w:cs="Times New Roman"/>
          <w:color w:val="000000" w:themeColor="text1"/>
          <w:shd w:val="clear" w:color="auto" w:fill="FFFFFF"/>
        </w:rPr>
        <w:t>,</w:t>
      </w:r>
      <w:r w:rsidRPr="002C19D6">
        <w:rPr>
          <w:rFonts w:ascii="Times New Roman" w:eastAsia="Calibri" w:hAnsi="Times New Roman" w:cs="Times New Roman"/>
          <w:color w:val="000000" w:themeColor="text1"/>
          <w:shd w:val="clear" w:color="auto" w:fill="FFFFFF"/>
        </w:rPr>
        <w:t xml:space="preserve"> and can be beneficial in research studies based on human experiences.</w:t>
      </w:r>
      <w:r w:rsidRPr="002C19D6">
        <w:rPr>
          <w:rFonts w:ascii="Times New Roman" w:eastAsia="Calibri" w:hAnsi="Times New Roman" w:cs="Times New Roman"/>
          <w:color w:val="000000" w:themeColor="text1"/>
          <w:shd w:val="clear" w:color="auto" w:fill="FFFFFF"/>
          <w:vertAlign w:val="superscript"/>
        </w:rPr>
        <w:footnoteReference w:id="57"/>
      </w:r>
      <w:r w:rsidRPr="002C19D6">
        <w:rPr>
          <w:rFonts w:ascii="Times New Roman" w:eastAsia="Calibri" w:hAnsi="Times New Roman" w:cs="Times New Roman"/>
          <w:color w:val="000000" w:themeColor="text1"/>
          <w:shd w:val="clear" w:color="auto" w:fill="FFFFFF"/>
        </w:rPr>
        <w:t xml:space="preserve"> The </w:t>
      </w:r>
      <w:r w:rsidR="006E4F7F" w:rsidRPr="002C19D6">
        <w:rPr>
          <w:rFonts w:ascii="Times New Roman" w:eastAsia="Calibri" w:hAnsi="Times New Roman" w:cs="Times New Roman"/>
          <w:color w:val="000000" w:themeColor="text1"/>
          <w:shd w:val="clear" w:color="auto" w:fill="FFFFFF"/>
        </w:rPr>
        <w:t>researcher</w:t>
      </w:r>
      <w:r w:rsidR="000B6754" w:rsidRPr="002C19D6">
        <w:rPr>
          <w:rFonts w:ascii="Times New Roman" w:eastAsia="Calibri" w:hAnsi="Times New Roman" w:cs="Times New Roman"/>
          <w:color w:val="000000" w:themeColor="text1"/>
          <w:shd w:val="clear" w:color="auto" w:fill="FFFFFF"/>
        </w:rPr>
        <w:t xml:space="preserve"> </w:t>
      </w:r>
      <w:r w:rsidR="00B537B9">
        <w:rPr>
          <w:rFonts w:ascii="Times New Roman" w:eastAsia="Calibri" w:hAnsi="Times New Roman" w:cs="Times New Roman"/>
          <w:color w:val="000000" w:themeColor="text1"/>
          <w:shd w:val="clear" w:color="auto" w:fill="FFFFFF"/>
        </w:rPr>
        <w:t>emailed</w:t>
      </w:r>
      <w:r w:rsidR="006E4F7F" w:rsidRPr="002C19D6">
        <w:rPr>
          <w:rFonts w:ascii="Times New Roman" w:eastAsia="Calibri" w:hAnsi="Times New Roman" w:cs="Times New Roman"/>
          <w:color w:val="000000" w:themeColor="text1"/>
          <w:shd w:val="clear" w:color="auto" w:fill="FFFFFF"/>
        </w:rPr>
        <w:t xml:space="preserve"> the questionnaire to the participants, who </w:t>
      </w:r>
      <w:r w:rsidRPr="002C19D6">
        <w:rPr>
          <w:rFonts w:ascii="Times New Roman" w:eastAsia="Calibri" w:hAnsi="Times New Roman" w:cs="Times New Roman"/>
          <w:color w:val="000000" w:themeColor="text1"/>
          <w:shd w:val="clear" w:color="auto" w:fill="FFFFFF"/>
        </w:rPr>
        <w:t>return</w:t>
      </w:r>
      <w:r w:rsidR="000B6754" w:rsidRPr="002C19D6">
        <w:rPr>
          <w:rFonts w:ascii="Times New Roman" w:eastAsia="Calibri" w:hAnsi="Times New Roman" w:cs="Times New Roman"/>
          <w:color w:val="000000" w:themeColor="text1"/>
          <w:shd w:val="clear" w:color="auto" w:fill="FFFFFF"/>
        </w:rPr>
        <w:t>ed</w:t>
      </w:r>
      <w:r w:rsidRPr="002C19D6">
        <w:rPr>
          <w:rFonts w:ascii="Times New Roman" w:eastAsia="Calibri" w:hAnsi="Times New Roman" w:cs="Times New Roman"/>
          <w:color w:val="000000" w:themeColor="text1"/>
          <w:shd w:val="clear" w:color="auto" w:fill="FFFFFF"/>
        </w:rPr>
        <w:t xml:space="preserve"> it after completion. </w:t>
      </w:r>
    </w:p>
    <w:p w14:paraId="379C200A" w14:textId="18590758" w:rsidR="00EC1C43" w:rsidRPr="002C19D6" w:rsidRDefault="00754E4A" w:rsidP="00EC1C43">
      <w:pPr>
        <w:spacing w:line="480" w:lineRule="auto"/>
        <w:ind w:firstLine="720"/>
        <w:rPr>
          <w:rFonts w:ascii="Times New Roman" w:eastAsia="Calibri" w:hAnsi="Times New Roman" w:cs="Times New Roman"/>
          <w:color w:val="000000" w:themeColor="text1"/>
          <w:kern w:val="2"/>
          <w14:ligatures w14:val="standardContextual"/>
        </w:rPr>
      </w:pPr>
      <w:r w:rsidRPr="002C19D6">
        <w:rPr>
          <w:rFonts w:ascii="Times New Roman" w:eastAsia="Calibri" w:hAnsi="Times New Roman" w:cs="Times New Roman"/>
          <w:color w:val="000000" w:themeColor="text1"/>
          <w:kern w:val="2"/>
          <w14:ligatures w14:val="standardContextual"/>
        </w:rPr>
        <w:t xml:space="preserve">Next, an interview process </w:t>
      </w:r>
      <w:r w:rsidR="000B6754" w:rsidRPr="002C19D6">
        <w:rPr>
          <w:rFonts w:ascii="Times New Roman" w:eastAsia="Calibri" w:hAnsi="Times New Roman" w:cs="Times New Roman"/>
          <w:color w:val="000000" w:themeColor="text1"/>
          <w:kern w:val="2"/>
          <w14:ligatures w14:val="standardContextual"/>
        </w:rPr>
        <w:t>followed</w:t>
      </w:r>
      <w:r w:rsidRPr="002C19D6">
        <w:rPr>
          <w:rFonts w:ascii="Times New Roman" w:eastAsia="Calibri" w:hAnsi="Times New Roman" w:cs="Times New Roman"/>
          <w:color w:val="000000" w:themeColor="text1"/>
          <w:kern w:val="2"/>
          <w14:ligatures w14:val="standardContextual"/>
        </w:rPr>
        <w:t xml:space="preserve"> the initial questionnaire. This study </w:t>
      </w:r>
      <w:r w:rsidR="000B6754" w:rsidRPr="002C19D6">
        <w:rPr>
          <w:rFonts w:ascii="Times New Roman" w:eastAsia="Calibri" w:hAnsi="Times New Roman" w:cs="Times New Roman"/>
          <w:color w:val="000000" w:themeColor="text1"/>
          <w:kern w:val="2"/>
          <w14:ligatures w14:val="standardContextual"/>
        </w:rPr>
        <w:t xml:space="preserve">used </w:t>
      </w:r>
      <w:r w:rsidRPr="002C19D6">
        <w:rPr>
          <w:rFonts w:ascii="Times New Roman" w:eastAsia="Calibri" w:hAnsi="Times New Roman" w:cs="Times New Roman"/>
          <w:color w:val="000000" w:themeColor="text1"/>
          <w:kern w:val="2"/>
          <w14:ligatures w14:val="standardContextual"/>
        </w:rPr>
        <w:t>open-ended questions to facilitate a comprehensive discussion. Roberts</w:t>
      </w:r>
      <w:r w:rsidR="00EE5B79" w:rsidRPr="002C19D6">
        <w:rPr>
          <w:rFonts w:ascii="Times New Roman" w:eastAsia="Calibri" w:hAnsi="Times New Roman" w:cs="Times New Roman"/>
          <w:color w:val="000000" w:themeColor="text1"/>
          <w:kern w:val="2"/>
          <w14:ligatures w14:val="standardContextual"/>
        </w:rPr>
        <w:t xml:space="preserve">’s text detailing interview questions for qualitative students </w:t>
      </w:r>
      <w:r w:rsidRPr="002C19D6">
        <w:rPr>
          <w:rFonts w:ascii="Times New Roman" w:eastAsia="Calibri" w:hAnsi="Times New Roman" w:cs="Times New Roman"/>
          <w:color w:val="000000" w:themeColor="text1"/>
          <w:kern w:val="2"/>
          <w14:ligatures w14:val="standardContextual"/>
        </w:rPr>
        <w:t xml:space="preserve">recommends closely aligning the first interview question with the </w:t>
      </w:r>
      <w:r w:rsidRPr="002C19D6">
        <w:rPr>
          <w:rFonts w:ascii="Times New Roman" w:eastAsia="Calibri" w:hAnsi="Times New Roman" w:cs="Times New Roman"/>
          <w:color w:val="000000" w:themeColor="text1"/>
          <w:kern w:val="2"/>
          <w14:ligatures w14:val="standardContextual"/>
        </w:rPr>
        <w:lastRenderedPageBreak/>
        <w:t>research question to promote coherence.</w:t>
      </w:r>
      <w:r w:rsidRPr="002C19D6">
        <w:rPr>
          <w:rStyle w:val="FootnoteReference"/>
          <w:rFonts w:eastAsia="Calibri" w:cs="Times New Roman"/>
          <w:color w:val="000000" w:themeColor="text1"/>
          <w:kern w:val="2"/>
          <w:sz w:val="24"/>
          <w14:ligatures w14:val="standardContextual"/>
        </w:rPr>
        <w:footnoteReference w:id="58"/>
      </w:r>
      <w:r w:rsidRPr="002C19D6">
        <w:rPr>
          <w:rFonts w:ascii="Times New Roman" w:eastAsia="Calibri" w:hAnsi="Times New Roman" w:cs="Times New Roman"/>
          <w:color w:val="000000" w:themeColor="text1"/>
          <w:kern w:val="2"/>
          <w14:ligatures w14:val="standardContextual"/>
        </w:rPr>
        <w:t xml:space="preserve"> For instance, the researcher may pose an open-ended question, such as "Tell me about your experience," to encourage the interviewee to elaborate on their experiences. This approach allow</w:t>
      </w:r>
      <w:r w:rsidR="00B537B9">
        <w:rPr>
          <w:rFonts w:ascii="Times New Roman" w:eastAsia="Calibri" w:hAnsi="Times New Roman" w:cs="Times New Roman"/>
          <w:color w:val="000000" w:themeColor="text1"/>
          <w:kern w:val="2"/>
          <w14:ligatures w14:val="standardContextual"/>
        </w:rPr>
        <w:t>ed</w:t>
      </w:r>
      <w:r w:rsidR="000B6754" w:rsidRPr="002C19D6">
        <w:rPr>
          <w:rFonts w:ascii="Times New Roman" w:eastAsia="Calibri" w:hAnsi="Times New Roman" w:cs="Times New Roman"/>
          <w:color w:val="000000" w:themeColor="text1"/>
          <w:kern w:val="2"/>
          <w14:ligatures w14:val="standardContextual"/>
        </w:rPr>
        <w:t xml:space="preserve"> </w:t>
      </w:r>
      <w:r w:rsidRPr="002C19D6">
        <w:rPr>
          <w:rFonts w:ascii="Times New Roman" w:eastAsia="Calibri" w:hAnsi="Times New Roman" w:cs="Times New Roman"/>
          <w:color w:val="000000" w:themeColor="text1"/>
          <w:kern w:val="2"/>
          <w14:ligatures w14:val="standardContextual"/>
        </w:rPr>
        <w:t>the interviewer to employ various techniques to facilitate the interviewee's communication and gain a detailed description.</w:t>
      </w:r>
    </w:p>
    <w:p w14:paraId="7B85E790" w14:textId="499ACE48" w:rsidR="00EC1C43" w:rsidRPr="002C19D6" w:rsidRDefault="00754E4A" w:rsidP="00EC1C43">
      <w:pPr>
        <w:spacing w:line="480" w:lineRule="auto"/>
        <w:ind w:firstLine="720"/>
        <w:rPr>
          <w:rFonts w:ascii="Times New Roman" w:eastAsia="Calibri" w:hAnsi="Times New Roman" w:cs="Times New Roman"/>
          <w:color w:val="000000" w:themeColor="text1"/>
          <w:kern w:val="2"/>
          <w14:ligatures w14:val="standardContextual"/>
        </w:rPr>
      </w:pPr>
      <w:r w:rsidRPr="002C19D6">
        <w:rPr>
          <w:rFonts w:ascii="Times New Roman" w:eastAsia="Calibri" w:hAnsi="Times New Roman" w:cs="Times New Roman"/>
          <w:color w:val="000000" w:themeColor="text1"/>
          <w:kern w:val="2"/>
          <w14:ligatures w14:val="standardContextual"/>
        </w:rPr>
        <w:t>Additionally, follow-up questions and probes can help obtain additional information and support the researcher's efforts to gather a comprehensive description. Following Roberts's suggestions, the researcher in this study</w:t>
      </w:r>
      <w:r w:rsidR="000B6754" w:rsidRPr="002C19D6">
        <w:rPr>
          <w:rFonts w:ascii="Times New Roman" w:eastAsia="Calibri" w:hAnsi="Times New Roman" w:cs="Times New Roman"/>
          <w:color w:val="000000" w:themeColor="text1"/>
          <w:kern w:val="2"/>
          <w14:ligatures w14:val="standardContextual"/>
        </w:rPr>
        <w:t xml:space="preserve"> initiated</w:t>
      </w:r>
      <w:r w:rsidRPr="002C19D6">
        <w:rPr>
          <w:rFonts w:ascii="Times New Roman" w:eastAsia="Calibri" w:hAnsi="Times New Roman" w:cs="Times New Roman"/>
          <w:color w:val="000000" w:themeColor="text1"/>
          <w:kern w:val="2"/>
          <w14:ligatures w14:val="standardContextual"/>
        </w:rPr>
        <w:t xml:space="preserve"> the interview by asking, "Tell me about your experience with marching band competitions." The researcher </w:t>
      </w:r>
      <w:r w:rsidR="000B6754" w:rsidRPr="002C19D6">
        <w:rPr>
          <w:rFonts w:ascii="Times New Roman" w:eastAsia="Calibri" w:hAnsi="Times New Roman" w:cs="Times New Roman"/>
          <w:color w:val="000000" w:themeColor="text1"/>
          <w:kern w:val="2"/>
          <w14:ligatures w14:val="standardContextual"/>
        </w:rPr>
        <w:t>tailored</w:t>
      </w:r>
      <w:r w:rsidRPr="002C19D6">
        <w:rPr>
          <w:rFonts w:ascii="Times New Roman" w:eastAsia="Calibri" w:hAnsi="Times New Roman" w:cs="Times New Roman"/>
          <w:color w:val="000000" w:themeColor="text1"/>
          <w:kern w:val="2"/>
          <w14:ligatures w14:val="standardContextual"/>
        </w:rPr>
        <w:t xml:space="preserve"> subsequent follow-up questions to the </w:t>
      </w:r>
      <w:r w:rsidR="00515E72">
        <w:rPr>
          <w:rFonts w:ascii="Times New Roman" w:eastAsia="Calibri" w:hAnsi="Times New Roman" w:cs="Times New Roman"/>
          <w:color w:val="000000" w:themeColor="text1"/>
          <w:kern w:val="2"/>
          <w14:ligatures w14:val="standardContextual"/>
        </w:rPr>
        <w:t>participants'</w:t>
      </w:r>
      <w:r w:rsidRPr="002C19D6">
        <w:rPr>
          <w:rFonts w:ascii="Times New Roman" w:eastAsia="Calibri" w:hAnsi="Times New Roman" w:cs="Times New Roman"/>
          <w:color w:val="000000" w:themeColor="text1"/>
          <w:kern w:val="2"/>
          <w14:ligatures w14:val="standardContextual"/>
        </w:rPr>
        <w:t xml:space="preserve"> initial responses to gather a comprehensive and detailed description of their perceptions. </w:t>
      </w:r>
    </w:p>
    <w:p w14:paraId="5B116789" w14:textId="16AA9B94" w:rsidR="00EC1C43" w:rsidRPr="002C19D6" w:rsidRDefault="00754E4A" w:rsidP="00EC1C43">
      <w:pPr>
        <w:spacing w:line="480" w:lineRule="auto"/>
        <w:ind w:firstLine="720"/>
        <w:rPr>
          <w:rFonts w:ascii="Times New Roman" w:eastAsia="Calibri" w:hAnsi="Times New Roman" w:cs="Times New Roman"/>
          <w:color w:val="000000" w:themeColor="text1"/>
          <w:kern w:val="2"/>
          <w14:ligatures w14:val="standardContextual"/>
        </w:rPr>
      </w:pPr>
      <w:r w:rsidRPr="002C19D6">
        <w:rPr>
          <w:rFonts w:ascii="Times New Roman" w:eastAsia="Calibri" w:hAnsi="Times New Roman" w:cs="Times New Roman"/>
          <w:color w:val="000000" w:themeColor="text1"/>
          <w:kern w:val="2"/>
          <w14:ligatures w14:val="standardContextual"/>
        </w:rPr>
        <w:t>The study also measure</w:t>
      </w:r>
      <w:r w:rsidR="000B6754" w:rsidRPr="002C19D6">
        <w:rPr>
          <w:rFonts w:ascii="Times New Roman" w:eastAsia="Calibri" w:hAnsi="Times New Roman" w:cs="Times New Roman"/>
          <w:color w:val="000000" w:themeColor="text1"/>
          <w:kern w:val="2"/>
          <w14:ligatures w14:val="standardContextual"/>
        </w:rPr>
        <w:t>d</w:t>
      </w:r>
      <w:r w:rsidRPr="002C19D6">
        <w:rPr>
          <w:rFonts w:ascii="Times New Roman" w:eastAsia="Calibri" w:hAnsi="Times New Roman" w:cs="Times New Roman"/>
          <w:color w:val="000000" w:themeColor="text1"/>
          <w:kern w:val="2"/>
          <w14:ligatures w14:val="standardContextual"/>
        </w:rPr>
        <w:t xml:space="preserve"> students’ performance abilities in tone, intonation, technique, rhythm, balance, and musicianship at the six schools of varying sizes. Each band director in the study </w:t>
      </w:r>
      <w:r w:rsidR="000B6754" w:rsidRPr="002C19D6">
        <w:rPr>
          <w:rFonts w:ascii="Times New Roman" w:eastAsia="Calibri" w:hAnsi="Times New Roman" w:cs="Times New Roman"/>
          <w:color w:val="000000" w:themeColor="text1"/>
          <w:kern w:val="2"/>
          <w14:ligatures w14:val="standardContextual"/>
        </w:rPr>
        <w:t>recorded</w:t>
      </w:r>
      <w:r w:rsidRPr="002C19D6">
        <w:rPr>
          <w:rFonts w:ascii="Times New Roman" w:eastAsia="Calibri" w:hAnsi="Times New Roman" w:cs="Times New Roman"/>
          <w:color w:val="000000" w:themeColor="text1"/>
          <w:kern w:val="2"/>
          <w14:ligatures w14:val="standardContextual"/>
        </w:rPr>
        <w:t xml:space="preserve"> their band playing three pieces: a technical piece, a lyrical piece, and a march from selected Grade 2 through 4 music based on the Alabama Bandmasters Association Music Performance Association Cumulative Repertoire List. </w:t>
      </w:r>
    </w:p>
    <w:p w14:paraId="45BDE616" w14:textId="77777777" w:rsidR="00EC1C43" w:rsidRPr="002C19D6" w:rsidRDefault="00754E4A" w:rsidP="000C14DB">
      <w:pPr>
        <w:pStyle w:val="Heading1"/>
      </w:pPr>
      <w:bookmarkStart w:id="53" w:name="_Toc201777806"/>
      <w:bookmarkStart w:id="54" w:name="_Toc201779998"/>
      <w:r w:rsidRPr="002C19D6">
        <w:t>Data Analysis</w:t>
      </w:r>
      <w:bookmarkEnd w:id="53"/>
      <w:bookmarkEnd w:id="54"/>
    </w:p>
    <w:p w14:paraId="2130A260" w14:textId="6996BE35" w:rsidR="00EC1C43" w:rsidRPr="002C19D6" w:rsidRDefault="00754E4A" w:rsidP="00EC1C43">
      <w:pPr>
        <w:spacing w:line="480" w:lineRule="auto"/>
        <w:ind w:firstLine="720"/>
        <w:rPr>
          <w:rFonts w:ascii="Times New Roman" w:eastAsia="Calibri" w:hAnsi="Times New Roman" w:cs="Times New Roman"/>
          <w:color w:val="000000" w:themeColor="text1"/>
          <w:kern w:val="2"/>
          <w14:ligatures w14:val="standardContextual"/>
        </w:rPr>
      </w:pPr>
      <w:r w:rsidRPr="002C19D6">
        <w:rPr>
          <w:rFonts w:ascii="Times New Roman" w:eastAsia="Calibri" w:hAnsi="Times New Roman" w:cs="Times New Roman"/>
          <w:color w:val="000000" w:themeColor="text1"/>
          <w:kern w:val="2"/>
          <w14:ligatures w14:val="standardContextual"/>
        </w:rPr>
        <w:t xml:space="preserve">The </w:t>
      </w:r>
      <w:r w:rsidR="000B6754" w:rsidRPr="002C19D6">
        <w:rPr>
          <w:rFonts w:ascii="Times New Roman" w:eastAsia="Calibri" w:hAnsi="Times New Roman" w:cs="Times New Roman"/>
          <w:color w:val="000000" w:themeColor="text1"/>
          <w:kern w:val="2"/>
          <w14:ligatures w14:val="standardContextual"/>
        </w:rPr>
        <w:t>researcher analyzed the</w:t>
      </w:r>
      <w:r w:rsidRPr="002C19D6">
        <w:rPr>
          <w:rFonts w:ascii="Times New Roman" w:eastAsia="Calibri" w:hAnsi="Times New Roman" w:cs="Times New Roman"/>
          <w:color w:val="000000" w:themeColor="text1"/>
          <w:kern w:val="2"/>
          <w14:ligatures w14:val="standardContextual"/>
        </w:rPr>
        <w:t xml:space="preserve"> questionnaire data using a thematic approach to identify shared</w:t>
      </w:r>
      <w:r w:rsidRPr="002C19D6">
        <w:rPr>
          <w:rFonts w:ascii="Times New Roman" w:eastAsia="Calibri" w:hAnsi="Times New Roman" w:cs="Times New Roman"/>
          <w:color w:val="000000" w:themeColor="text1"/>
        </w:rPr>
        <w:t xml:space="preserve"> concepts and themes. These concepts and themes</w:t>
      </w:r>
      <w:r w:rsidR="00A056B9" w:rsidRPr="002C19D6">
        <w:rPr>
          <w:rFonts w:ascii="Times New Roman" w:eastAsia="Calibri" w:hAnsi="Times New Roman" w:cs="Times New Roman"/>
          <w:color w:val="000000" w:themeColor="text1"/>
        </w:rPr>
        <w:t xml:space="preserve"> </w:t>
      </w:r>
      <w:r w:rsidRPr="002C19D6">
        <w:rPr>
          <w:rFonts w:ascii="Times New Roman" w:eastAsia="Calibri" w:hAnsi="Times New Roman" w:cs="Times New Roman"/>
          <w:color w:val="000000" w:themeColor="text1"/>
        </w:rPr>
        <w:t>provide</w:t>
      </w:r>
      <w:r w:rsidR="00A056B9" w:rsidRPr="002C19D6">
        <w:rPr>
          <w:rFonts w:ascii="Times New Roman" w:eastAsia="Calibri" w:hAnsi="Times New Roman" w:cs="Times New Roman"/>
          <w:color w:val="000000" w:themeColor="text1"/>
        </w:rPr>
        <w:t>d</w:t>
      </w:r>
      <w:r w:rsidRPr="002C19D6">
        <w:rPr>
          <w:rFonts w:ascii="Times New Roman" w:eastAsia="Calibri" w:hAnsi="Times New Roman" w:cs="Times New Roman"/>
          <w:color w:val="000000" w:themeColor="text1"/>
        </w:rPr>
        <w:t xml:space="preserve"> the basis for a more profound follow-up interview.</w:t>
      </w:r>
      <w:r w:rsidRPr="002C19D6">
        <w:rPr>
          <w:rFonts w:ascii="Times New Roman" w:eastAsia="Calibri" w:hAnsi="Times New Roman" w:cs="Times New Roman"/>
          <w:color w:val="000000" w:themeColor="text1"/>
          <w:kern w:val="2"/>
          <w14:ligatures w14:val="standardContextual"/>
        </w:rPr>
        <w:t xml:space="preserve"> </w:t>
      </w:r>
      <w:r w:rsidRPr="002C19D6">
        <w:rPr>
          <w:rFonts w:ascii="Times New Roman" w:eastAsia="Calibri" w:hAnsi="Times New Roman" w:cs="Times New Roman"/>
          <w:color w:val="000000" w:themeColor="text1"/>
        </w:rPr>
        <w:t>Upon completing participant interviews, the researcher use</w:t>
      </w:r>
      <w:r w:rsidR="00A056B9" w:rsidRPr="002C19D6">
        <w:rPr>
          <w:rFonts w:ascii="Times New Roman" w:eastAsia="Calibri" w:hAnsi="Times New Roman" w:cs="Times New Roman"/>
          <w:color w:val="000000" w:themeColor="text1"/>
        </w:rPr>
        <w:t>d</w:t>
      </w:r>
      <w:r w:rsidRPr="002C19D6">
        <w:rPr>
          <w:rFonts w:ascii="Times New Roman" w:eastAsia="Calibri" w:hAnsi="Times New Roman" w:cs="Times New Roman"/>
          <w:color w:val="000000" w:themeColor="text1"/>
        </w:rPr>
        <w:t xml:space="preserve"> the Otter.ai software to transcribe participants' responses. </w:t>
      </w:r>
      <w:r w:rsidRPr="002C19D6">
        <w:rPr>
          <w:rFonts w:ascii="Times New Roman" w:eastAsia="Calibri" w:hAnsi="Times New Roman" w:cs="Times New Roman"/>
          <w:color w:val="000000" w:themeColor="text1"/>
          <w:kern w:val="2"/>
          <w14:ligatures w14:val="standardContextual"/>
        </w:rPr>
        <w:t>The researcher also use</w:t>
      </w:r>
      <w:r w:rsidR="00A056B9" w:rsidRPr="002C19D6">
        <w:rPr>
          <w:rFonts w:ascii="Times New Roman" w:eastAsia="Calibri" w:hAnsi="Times New Roman" w:cs="Times New Roman"/>
          <w:color w:val="000000" w:themeColor="text1"/>
          <w:kern w:val="2"/>
          <w14:ligatures w14:val="standardContextual"/>
        </w:rPr>
        <w:t>d</w:t>
      </w:r>
      <w:r w:rsidRPr="002C19D6">
        <w:rPr>
          <w:rFonts w:ascii="Times New Roman" w:eastAsia="Calibri" w:hAnsi="Times New Roman" w:cs="Times New Roman"/>
          <w:color w:val="000000" w:themeColor="text1"/>
          <w:kern w:val="2"/>
          <w14:ligatures w14:val="standardContextual"/>
        </w:rPr>
        <w:t xml:space="preserve"> inductive content analysis </w:t>
      </w:r>
      <w:r w:rsidRPr="002C19D6">
        <w:rPr>
          <w:rFonts w:ascii="Times New Roman" w:eastAsia="Calibri" w:hAnsi="Times New Roman" w:cs="Times New Roman"/>
          <w:color w:val="000000" w:themeColor="text1"/>
          <w:kern w:val="2"/>
          <w14:ligatures w14:val="standardContextual"/>
        </w:rPr>
        <w:lastRenderedPageBreak/>
        <w:t>to complete the data analysis. Inductive content analysis allows researchers to examine commonly used words, phrases, and ideas in a dataset to identify emerging themes.</w:t>
      </w:r>
      <w:r w:rsidRPr="002C19D6">
        <w:rPr>
          <w:rFonts w:ascii="Times New Roman" w:eastAsia="Calibri" w:hAnsi="Times New Roman" w:cs="Times New Roman"/>
          <w:color w:val="000000" w:themeColor="text1"/>
          <w:kern w:val="2"/>
          <w:vertAlign w:val="superscript"/>
          <w14:ligatures w14:val="standardContextual"/>
        </w:rPr>
        <w:footnoteReference w:id="59"/>
      </w:r>
      <w:r w:rsidRPr="002C19D6">
        <w:rPr>
          <w:rFonts w:ascii="Times New Roman" w:eastAsia="Calibri" w:hAnsi="Times New Roman" w:cs="Times New Roman"/>
          <w:color w:val="000000" w:themeColor="text1"/>
          <w:kern w:val="2"/>
          <w14:ligatures w14:val="standardContextual"/>
        </w:rPr>
        <w:t xml:space="preserve"> </w:t>
      </w:r>
    </w:p>
    <w:p w14:paraId="540AE4A7" w14:textId="7A172ACA" w:rsidR="000A7864" w:rsidRPr="002C19D6" w:rsidRDefault="00754E4A" w:rsidP="00EC1C43">
      <w:pPr>
        <w:spacing w:line="480" w:lineRule="auto"/>
        <w:ind w:firstLine="720"/>
        <w:rPr>
          <w:rFonts w:ascii="Times New Roman" w:eastAsia="Calibri" w:hAnsi="Times New Roman" w:cs="Times New Roman"/>
          <w:color w:val="000000" w:themeColor="text1"/>
          <w:kern w:val="2"/>
          <w14:ligatures w14:val="standardContextual"/>
        </w:rPr>
      </w:pPr>
      <w:r w:rsidRPr="002C19D6">
        <w:rPr>
          <w:rFonts w:ascii="Times New Roman" w:eastAsia="Calibri" w:hAnsi="Times New Roman" w:cs="Times New Roman"/>
          <w:color w:val="000000" w:themeColor="text1"/>
          <w:kern w:val="2"/>
          <w14:ligatures w14:val="standardContextual"/>
        </w:rPr>
        <w:t xml:space="preserve">The researcher </w:t>
      </w:r>
      <w:r w:rsidR="00A056B9" w:rsidRPr="002C19D6">
        <w:rPr>
          <w:rFonts w:ascii="Times New Roman" w:eastAsia="Calibri" w:hAnsi="Times New Roman" w:cs="Times New Roman"/>
          <w:color w:val="000000" w:themeColor="text1"/>
          <w:kern w:val="2"/>
          <w14:ligatures w14:val="standardContextual"/>
        </w:rPr>
        <w:t>assessed</w:t>
      </w:r>
      <w:r w:rsidRPr="002C19D6">
        <w:rPr>
          <w:rFonts w:ascii="Times New Roman" w:eastAsia="Calibri" w:hAnsi="Times New Roman" w:cs="Times New Roman"/>
          <w:color w:val="000000" w:themeColor="text1"/>
          <w:kern w:val="2"/>
          <w14:ligatures w14:val="standardContextual"/>
        </w:rPr>
        <w:t xml:space="preserve"> the </w:t>
      </w:r>
      <w:r w:rsidR="005A64B4">
        <w:rPr>
          <w:rFonts w:ascii="Times New Roman" w:eastAsia="Calibri" w:hAnsi="Times New Roman" w:cs="Times New Roman"/>
          <w:color w:val="000000" w:themeColor="text1"/>
          <w:kern w:val="2"/>
          <w14:ligatures w14:val="standardContextual"/>
        </w:rPr>
        <w:t>students'</w:t>
      </w:r>
      <w:r w:rsidRPr="002C19D6">
        <w:rPr>
          <w:rFonts w:ascii="Times New Roman" w:eastAsia="Calibri" w:hAnsi="Times New Roman" w:cs="Times New Roman"/>
          <w:color w:val="000000" w:themeColor="text1"/>
          <w:kern w:val="2"/>
          <w14:ligatures w14:val="standardContextual"/>
        </w:rPr>
        <w:t xml:space="preserve"> musical abilities in the study by employing the Alabama Bandmasters Association Music Performance Assessment Rubric. Theophilus and Azungah recommend this analytical method of a rubric in research, as it aligns with multiple criteria and descriptors while providing specific feedback.</w:t>
      </w:r>
      <w:r w:rsidRPr="002C19D6">
        <w:rPr>
          <w:rFonts w:ascii="Times New Roman" w:eastAsia="Calibri" w:hAnsi="Times New Roman" w:cs="Times New Roman"/>
          <w:color w:val="000000" w:themeColor="text1"/>
          <w:kern w:val="2"/>
          <w:vertAlign w:val="superscript"/>
          <w14:ligatures w14:val="standardContextual"/>
        </w:rPr>
        <w:footnoteReference w:id="60"/>
      </w:r>
      <w:r w:rsidRPr="002C19D6">
        <w:rPr>
          <w:rFonts w:ascii="Times New Roman" w:eastAsia="Calibri" w:hAnsi="Times New Roman" w:cs="Times New Roman"/>
          <w:color w:val="000000" w:themeColor="text1"/>
          <w:kern w:val="2"/>
          <w14:ligatures w14:val="standardContextual"/>
        </w:rPr>
        <w:t xml:space="preserve"> The rubric comprises five categories: tone, intonation, technique, rhythm, balance, and musicianship. Evaluators will score each category as Fair (D), Good (C), Excellent (B), or Superior (A). To ensure impartiality, the evaluators consist</w:t>
      </w:r>
      <w:r w:rsidR="00A056B9" w:rsidRPr="002C19D6">
        <w:rPr>
          <w:rFonts w:ascii="Times New Roman" w:eastAsia="Calibri" w:hAnsi="Times New Roman" w:cs="Times New Roman"/>
          <w:color w:val="000000" w:themeColor="text1"/>
          <w:kern w:val="2"/>
          <w14:ligatures w14:val="standardContextual"/>
        </w:rPr>
        <w:t>ed</w:t>
      </w:r>
      <w:r w:rsidRPr="002C19D6">
        <w:rPr>
          <w:rFonts w:ascii="Times New Roman" w:eastAsia="Calibri" w:hAnsi="Times New Roman" w:cs="Times New Roman"/>
          <w:color w:val="000000" w:themeColor="text1"/>
          <w:kern w:val="2"/>
          <w14:ligatures w14:val="standardContextual"/>
        </w:rPr>
        <w:t xml:space="preserve"> of band directors with at least five years of teaching experience and no affiliation with the bands in the study. </w:t>
      </w:r>
    </w:p>
    <w:p w14:paraId="40F2BB07" w14:textId="77777777" w:rsidR="000A7864" w:rsidRPr="002C19D6" w:rsidRDefault="00754E4A" w:rsidP="000C14DB">
      <w:pPr>
        <w:pStyle w:val="Heading1"/>
      </w:pPr>
      <w:bookmarkStart w:id="55" w:name="_Toc201777807"/>
      <w:bookmarkStart w:id="56" w:name="_Toc201779999"/>
      <w:r w:rsidRPr="002C19D6">
        <w:t>Core Concepts</w:t>
      </w:r>
      <w:bookmarkEnd w:id="55"/>
      <w:bookmarkEnd w:id="56"/>
    </w:p>
    <w:p w14:paraId="3AFDC5A6" w14:textId="7720CD96" w:rsidR="000A7864" w:rsidRPr="002C19D6" w:rsidRDefault="00754E4A" w:rsidP="000A7864">
      <w:pPr>
        <w:spacing w:line="480" w:lineRule="auto"/>
        <w:rPr>
          <w:rFonts w:ascii="Times New Roman" w:hAnsi="Times New Roman" w:cs="Times New Roman"/>
          <w:color w:val="000000" w:themeColor="text1"/>
        </w:rPr>
      </w:pPr>
      <w:r w:rsidRPr="002C19D6">
        <w:rPr>
          <w:rFonts w:ascii="Times New Roman" w:eastAsia="Times New Roman" w:hAnsi="Times New Roman" w:cs="Times New Roman"/>
          <w:b/>
          <w:bCs/>
          <w:color w:val="000000" w:themeColor="text1"/>
        </w:rPr>
        <w:tab/>
      </w:r>
      <w:r w:rsidRPr="002C19D6">
        <w:rPr>
          <w:rFonts w:ascii="Times New Roman" w:eastAsia="Times New Roman" w:hAnsi="Times New Roman" w:cs="Times New Roman"/>
          <w:color w:val="000000" w:themeColor="text1"/>
        </w:rPr>
        <w:t xml:space="preserve">At the center of this study </w:t>
      </w:r>
      <w:r w:rsidR="00A056B9" w:rsidRPr="002C19D6">
        <w:rPr>
          <w:rFonts w:ascii="Times New Roman" w:eastAsia="Times New Roman" w:hAnsi="Times New Roman" w:cs="Times New Roman"/>
          <w:color w:val="000000" w:themeColor="text1"/>
        </w:rPr>
        <w:t>was</w:t>
      </w:r>
      <w:r w:rsidRPr="002C19D6">
        <w:rPr>
          <w:rFonts w:ascii="Times New Roman" w:eastAsia="Times New Roman" w:hAnsi="Times New Roman" w:cs="Times New Roman"/>
          <w:color w:val="000000" w:themeColor="text1"/>
        </w:rPr>
        <w:t xml:space="preserve"> the concept of success. </w:t>
      </w:r>
      <w:r w:rsidRPr="002C19D6">
        <w:rPr>
          <w:rFonts w:ascii="Times New Roman" w:hAnsi="Times New Roman" w:cs="Times New Roman"/>
          <w:color w:val="000000" w:themeColor="text1"/>
        </w:rPr>
        <w:t>Success is something that, as a concept, remains universal in its appeal and motivation for attainment while lacking a definition.</w:t>
      </w:r>
      <w:r w:rsidRPr="002C19D6">
        <w:rPr>
          <w:rStyle w:val="FootnoteReference"/>
          <w:rFonts w:eastAsia="Times New Roman" w:cs="Times New Roman"/>
          <w:color w:val="000000" w:themeColor="text1"/>
          <w:sz w:val="24"/>
        </w:rPr>
        <w:footnoteReference w:id="61"/>
      </w:r>
      <w:r w:rsidRPr="002C19D6">
        <w:rPr>
          <w:rFonts w:ascii="Times New Roman" w:eastAsia="Times New Roman" w:hAnsi="Times New Roman" w:cs="Times New Roman"/>
          <w:color w:val="000000" w:themeColor="text1"/>
        </w:rPr>
        <w:t xml:space="preserve"> The current study </w:t>
      </w:r>
      <w:r w:rsidR="000B6754" w:rsidRPr="002C19D6">
        <w:rPr>
          <w:rFonts w:ascii="Times New Roman" w:eastAsia="Times New Roman" w:hAnsi="Times New Roman" w:cs="Times New Roman"/>
          <w:color w:val="000000" w:themeColor="text1"/>
        </w:rPr>
        <w:t>was</w:t>
      </w:r>
      <w:r w:rsidRPr="002C19D6">
        <w:rPr>
          <w:rFonts w:ascii="Times New Roman" w:eastAsia="Times New Roman" w:hAnsi="Times New Roman" w:cs="Times New Roman"/>
          <w:color w:val="000000" w:themeColor="text1"/>
        </w:rPr>
        <w:t xml:space="preserve"> central to clearly defining success in the context of a band program's musical achievement. Moreover, the study intend</w:t>
      </w:r>
      <w:r w:rsidR="000B6754" w:rsidRPr="002C19D6">
        <w:rPr>
          <w:rFonts w:ascii="Times New Roman" w:eastAsia="Times New Roman" w:hAnsi="Times New Roman" w:cs="Times New Roman"/>
          <w:color w:val="000000" w:themeColor="text1"/>
        </w:rPr>
        <w:t>ed</w:t>
      </w:r>
      <w:r w:rsidRPr="002C19D6">
        <w:rPr>
          <w:rFonts w:ascii="Times New Roman" w:eastAsia="Times New Roman" w:hAnsi="Times New Roman" w:cs="Times New Roman"/>
          <w:color w:val="000000" w:themeColor="text1"/>
        </w:rPr>
        <w:t xml:space="preserve"> to explore the concept of perceived </w:t>
      </w:r>
      <w:r w:rsidR="005963EF" w:rsidRPr="002C19D6">
        <w:rPr>
          <w:rFonts w:ascii="Times New Roman" w:eastAsia="Times New Roman" w:hAnsi="Times New Roman" w:cs="Times New Roman"/>
          <w:color w:val="000000" w:themeColor="text1"/>
        </w:rPr>
        <w:t xml:space="preserve">musical performance </w:t>
      </w:r>
      <w:r w:rsidRPr="002C19D6">
        <w:rPr>
          <w:rFonts w:ascii="Times New Roman" w:eastAsia="Times New Roman" w:hAnsi="Times New Roman" w:cs="Times New Roman"/>
          <w:color w:val="000000" w:themeColor="text1"/>
        </w:rPr>
        <w:t xml:space="preserve">success, which refers to the subjective evaluation of accomplishment. This construct assumes significant importance in the study, given previous research findings that </w:t>
      </w:r>
      <w:r w:rsidRPr="002C19D6">
        <w:rPr>
          <w:rFonts w:ascii="Times New Roman" w:eastAsia="Times New Roman" w:hAnsi="Times New Roman" w:cs="Times New Roman"/>
          <w:color w:val="000000" w:themeColor="text1"/>
        </w:rPr>
        <w:lastRenderedPageBreak/>
        <w:t>suggest that parents, administrators, and directors frequently gauge the effectiveness of a band program based on the scores and outcomes attained in competitive events</w:t>
      </w:r>
      <w:r w:rsidRPr="002C19D6">
        <w:rPr>
          <w:rFonts w:ascii="Times New Roman" w:hAnsi="Times New Roman" w:cs="Times New Roman"/>
          <w:color w:val="000000" w:themeColor="text1"/>
        </w:rPr>
        <w:t>.</w:t>
      </w:r>
      <w:r w:rsidRPr="002C19D6">
        <w:rPr>
          <w:rStyle w:val="FootnoteReference"/>
          <w:rFonts w:cs="Times New Roman"/>
          <w:color w:val="000000" w:themeColor="text1"/>
          <w:sz w:val="24"/>
        </w:rPr>
        <w:footnoteReference w:id="62"/>
      </w:r>
      <w:r w:rsidRPr="002C19D6">
        <w:rPr>
          <w:rFonts w:ascii="Times New Roman" w:hAnsi="Times New Roman" w:cs="Times New Roman"/>
          <w:color w:val="000000" w:themeColor="text1"/>
        </w:rPr>
        <w:t xml:space="preserve"> </w:t>
      </w:r>
    </w:p>
    <w:p w14:paraId="34943D6F" w14:textId="30F3831E" w:rsidR="000A7864" w:rsidRPr="002C19D6" w:rsidRDefault="00754E4A" w:rsidP="000A7864">
      <w:pPr>
        <w:autoSpaceDE w:val="0"/>
        <w:autoSpaceDN w:val="0"/>
        <w:adjustRightInd w:val="0"/>
        <w:spacing w:line="480" w:lineRule="auto"/>
        <w:ind w:firstLine="720"/>
        <w:rPr>
          <w:rFonts w:ascii="Times New Roman" w:hAnsi="Times New Roman" w:cs="Times New Roman"/>
          <w:color w:val="000000" w:themeColor="text1"/>
        </w:rPr>
      </w:pPr>
      <w:r w:rsidRPr="002C19D6">
        <w:rPr>
          <w:rFonts w:ascii="Times New Roman" w:eastAsia="Times New Roman" w:hAnsi="Times New Roman" w:cs="Times New Roman"/>
          <w:color w:val="000000" w:themeColor="text1"/>
        </w:rPr>
        <w:t xml:space="preserve">Another prominent concept of this study </w:t>
      </w:r>
      <w:r w:rsidR="000B6754" w:rsidRPr="002C19D6">
        <w:rPr>
          <w:rFonts w:ascii="Times New Roman" w:eastAsia="Times New Roman" w:hAnsi="Times New Roman" w:cs="Times New Roman"/>
          <w:color w:val="000000" w:themeColor="text1"/>
        </w:rPr>
        <w:t xml:space="preserve">was </w:t>
      </w:r>
      <w:r w:rsidRPr="002C19D6">
        <w:rPr>
          <w:rFonts w:ascii="Times New Roman" w:eastAsia="Times New Roman" w:hAnsi="Times New Roman" w:cs="Times New Roman"/>
          <w:color w:val="000000" w:themeColor="text1"/>
        </w:rPr>
        <w:t xml:space="preserve">the competition phenomenon. In the United States, marching band competitions are integral to </w:t>
      </w:r>
      <w:r w:rsidRPr="002C19D6">
        <w:rPr>
          <w:rFonts w:ascii="Times New Roman" w:hAnsi="Times New Roman" w:cs="Times New Roman"/>
          <w:color w:val="000000" w:themeColor="text1"/>
          <w14:ligatures w14:val="standardContextual"/>
        </w:rPr>
        <w:t>high school marching bands. Marching band competitions impact the musical repertoire, teaching methods, and learning environment for students. The phenomenon of competition influences all aspects of education.</w:t>
      </w:r>
      <w:r w:rsidRPr="002C19D6">
        <w:rPr>
          <w:rStyle w:val="FootnoteReference"/>
          <w:rFonts w:cs="Times New Roman"/>
          <w:color w:val="000000" w:themeColor="text1"/>
          <w:sz w:val="24"/>
          <w14:ligatures w14:val="standardContextual"/>
        </w:rPr>
        <w:footnoteReference w:id="63"/>
      </w:r>
      <w:r w:rsidRPr="002C19D6">
        <w:rPr>
          <w:rFonts w:ascii="Times New Roman" w:hAnsi="Times New Roman" w:cs="Times New Roman"/>
          <w:color w:val="000000" w:themeColor="text1"/>
        </w:rPr>
        <w:t xml:space="preserve">  In addition, competition results influence band directors, administrators, and parents.</w:t>
      </w:r>
      <w:r w:rsidRPr="002C19D6">
        <w:rPr>
          <w:rStyle w:val="FootnoteReference"/>
          <w:rFonts w:cs="Times New Roman"/>
          <w:color w:val="000000" w:themeColor="text1"/>
          <w:sz w:val="24"/>
        </w:rPr>
        <w:footnoteReference w:id="64"/>
      </w:r>
      <w:r w:rsidRPr="002C19D6">
        <w:rPr>
          <w:rFonts w:ascii="Times New Roman" w:hAnsi="Times New Roman" w:cs="Times New Roman"/>
          <w:color w:val="000000" w:themeColor="text1"/>
        </w:rPr>
        <w:t xml:space="preserve"> Understanding the importance of competition in high school marching bands </w:t>
      </w:r>
      <w:r w:rsidR="000B6754" w:rsidRPr="002C19D6">
        <w:rPr>
          <w:rFonts w:ascii="Times New Roman" w:hAnsi="Times New Roman" w:cs="Times New Roman"/>
          <w:color w:val="000000" w:themeColor="text1"/>
        </w:rPr>
        <w:t>was</w:t>
      </w:r>
      <w:r w:rsidRPr="002C19D6">
        <w:rPr>
          <w:rFonts w:ascii="Times New Roman" w:hAnsi="Times New Roman" w:cs="Times New Roman"/>
          <w:color w:val="000000" w:themeColor="text1"/>
        </w:rPr>
        <w:t xml:space="preserve"> a crucial </w:t>
      </w:r>
      <w:r w:rsidR="00515E72" w:rsidRPr="002C19D6">
        <w:rPr>
          <w:rFonts w:ascii="Times New Roman" w:hAnsi="Times New Roman" w:cs="Times New Roman"/>
          <w:color w:val="000000" w:themeColor="text1"/>
        </w:rPr>
        <w:t>concept,</w:t>
      </w:r>
      <w:r w:rsidRPr="002C19D6">
        <w:rPr>
          <w:rFonts w:ascii="Times New Roman" w:hAnsi="Times New Roman" w:cs="Times New Roman"/>
          <w:color w:val="000000" w:themeColor="text1"/>
        </w:rPr>
        <w:t xml:space="preserve"> central to this study's research. </w:t>
      </w:r>
    </w:p>
    <w:p w14:paraId="360593C8" w14:textId="77777777" w:rsidR="000A7864" w:rsidRPr="002C19D6" w:rsidRDefault="00754E4A" w:rsidP="00387537">
      <w:pPr>
        <w:pStyle w:val="Heading1"/>
      </w:pPr>
      <w:bookmarkStart w:id="57" w:name="_Toc201777808"/>
      <w:bookmarkStart w:id="58" w:name="_Toc201780000"/>
      <w:r w:rsidRPr="002C19D6">
        <w:t>Definitions</w:t>
      </w:r>
      <w:bookmarkEnd w:id="57"/>
      <w:bookmarkEnd w:id="58"/>
    </w:p>
    <w:p w14:paraId="0F032BF0" w14:textId="77777777" w:rsidR="000A7864" w:rsidRPr="002C19D6" w:rsidRDefault="00754E4A" w:rsidP="000A7864">
      <w:pPr>
        <w:spacing w:line="480" w:lineRule="auto"/>
        <w:ind w:firstLine="720"/>
        <w:rPr>
          <w:rFonts w:ascii="Times New Roman" w:eastAsia="Times New Roman" w:hAnsi="Times New Roman" w:cs="Times New Roman"/>
          <w:i/>
          <w:iCs/>
          <w:color w:val="000000" w:themeColor="text1"/>
        </w:rPr>
      </w:pPr>
      <w:r w:rsidRPr="002C19D6">
        <w:rPr>
          <w:rFonts w:ascii="Times New Roman" w:eastAsia="Times New Roman" w:hAnsi="Times New Roman" w:cs="Times New Roman"/>
          <w:i/>
          <w:iCs/>
          <w:color w:val="000000" w:themeColor="text1"/>
        </w:rPr>
        <w:t xml:space="preserve">Alabama Bandmasters Association (ABA) </w:t>
      </w:r>
      <w:r w:rsidRPr="002C19D6">
        <w:rPr>
          <w:rFonts w:ascii="Times New Roman" w:eastAsia="Times New Roman" w:hAnsi="Times New Roman" w:cs="Times New Roman"/>
          <w:color w:val="000000" w:themeColor="text1"/>
        </w:rPr>
        <w:t>is an organization that provides a common meeting ground and a clearinghouse for exchanging ideas and methods that simulate professional growth among school band directors that will generally advance the standards of musical and educational achievement for Alabama's school bands.</w:t>
      </w:r>
      <w:r w:rsidRPr="002C19D6">
        <w:rPr>
          <w:rFonts w:ascii="Times New Roman" w:eastAsia="Times New Roman" w:hAnsi="Times New Roman" w:cs="Times New Roman"/>
          <w:color w:val="000000" w:themeColor="text1"/>
          <w:vertAlign w:val="superscript"/>
        </w:rPr>
        <w:footnoteReference w:id="65"/>
      </w:r>
    </w:p>
    <w:p w14:paraId="07B94638" w14:textId="241B3C94" w:rsidR="000A7864" w:rsidRPr="002C19D6" w:rsidRDefault="00754E4A" w:rsidP="000A7864">
      <w:pPr>
        <w:spacing w:line="480" w:lineRule="auto"/>
        <w:ind w:firstLine="720"/>
        <w:rPr>
          <w:rFonts w:ascii="Times New Roman" w:eastAsia="Times New Roman" w:hAnsi="Times New Roman" w:cs="Times New Roman"/>
          <w:i/>
          <w:iCs/>
          <w:color w:val="000000" w:themeColor="text1"/>
        </w:rPr>
      </w:pPr>
      <w:r w:rsidRPr="002C19D6">
        <w:rPr>
          <w:rFonts w:ascii="Times New Roman" w:eastAsia="Times New Roman" w:hAnsi="Times New Roman" w:cs="Times New Roman"/>
          <w:i/>
          <w:iCs/>
          <w:color w:val="000000" w:themeColor="text1"/>
        </w:rPr>
        <w:t>The National Association for Music Education (NAfME)</w:t>
      </w:r>
      <w:r w:rsidRPr="002C19D6">
        <w:rPr>
          <w:rFonts w:ascii="Times New Roman" w:eastAsia="Times New Roman" w:hAnsi="Times New Roman" w:cs="Times New Roman"/>
          <w:color w:val="000000" w:themeColor="text1"/>
        </w:rPr>
        <w:t xml:space="preserve"> is a collaborative community </w:t>
      </w:r>
      <w:r w:rsidR="006E4F7F" w:rsidRPr="002C19D6">
        <w:rPr>
          <w:rFonts w:ascii="Times New Roman" w:eastAsia="Times New Roman" w:hAnsi="Times New Roman" w:cs="Times New Roman"/>
          <w:color w:val="000000" w:themeColor="text1"/>
        </w:rPr>
        <w:t>supporting music educators and advocating</w:t>
      </w:r>
      <w:r w:rsidRPr="002C19D6">
        <w:rPr>
          <w:rFonts w:ascii="Times New Roman" w:eastAsia="Times New Roman" w:hAnsi="Times New Roman" w:cs="Times New Roman"/>
          <w:color w:val="000000" w:themeColor="text1"/>
        </w:rPr>
        <w:t xml:space="preserve"> for equitable access to music education. NAfME was </w:t>
      </w:r>
      <w:r w:rsidRPr="002C19D6">
        <w:rPr>
          <w:rFonts w:ascii="Times New Roman" w:eastAsia="Times New Roman" w:hAnsi="Times New Roman" w:cs="Times New Roman"/>
          <w:color w:val="000000" w:themeColor="text1"/>
        </w:rPr>
        <w:lastRenderedPageBreak/>
        <w:t>formerly known as the Music Educators National Conference (MENC). The organization strives to present music education as a core subject in schools.</w:t>
      </w:r>
      <w:r w:rsidRPr="002C19D6">
        <w:rPr>
          <w:rFonts w:ascii="Times New Roman" w:eastAsia="Times New Roman" w:hAnsi="Times New Roman" w:cs="Times New Roman"/>
          <w:color w:val="000000" w:themeColor="text1"/>
          <w:vertAlign w:val="superscript"/>
        </w:rPr>
        <w:footnoteReference w:id="66"/>
      </w:r>
      <w:r w:rsidRPr="002C19D6">
        <w:rPr>
          <w:rFonts w:ascii="Times New Roman" w:eastAsia="Times New Roman" w:hAnsi="Times New Roman" w:cs="Times New Roman"/>
          <w:color w:val="000000" w:themeColor="text1"/>
        </w:rPr>
        <w:t xml:space="preserve"> </w:t>
      </w:r>
    </w:p>
    <w:p w14:paraId="69C79660" w14:textId="77777777" w:rsidR="000A7864" w:rsidRPr="002C19D6" w:rsidRDefault="00754E4A" w:rsidP="000A7864">
      <w:pPr>
        <w:spacing w:line="480" w:lineRule="auto"/>
        <w:ind w:firstLine="720"/>
        <w:rPr>
          <w:rFonts w:ascii="Times New Roman" w:hAnsi="Times New Roman" w:cs="Times New Roman"/>
          <w:color w:val="000000" w:themeColor="text1"/>
        </w:rPr>
      </w:pPr>
      <w:r w:rsidRPr="002C19D6">
        <w:rPr>
          <w:rFonts w:ascii="Times New Roman" w:eastAsia="Times New Roman" w:hAnsi="Times New Roman" w:cs="Times New Roman"/>
          <w:i/>
          <w:iCs/>
          <w:color w:val="000000" w:themeColor="text1"/>
        </w:rPr>
        <w:t xml:space="preserve">Music Education </w:t>
      </w:r>
      <w:r w:rsidRPr="002C19D6">
        <w:rPr>
          <w:rFonts w:ascii="Times New Roman" w:eastAsia="Times New Roman" w:hAnsi="Times New Roman" w:cs="Times New Roman"/>
          <w:color w:val="000000" w:themeColor="text1"/>
        </w:rPr>
        <w:t>is a field of study that focuses on the teaching and learning of music.</w:t>
      </w:r>
      <w:r w:rsidRPr="002C19D6">
        <w:rPr>
          <w:rFonts w:ascii="Times New Roman" w:hAnsi="Times New Roman" w:cs="Times New Roman"/>
          <w:color w:val="000000" w:themeColor="text1"/>
        </w:rPr>
        <w:t xml:space="preserve"> Through music education, learners can develop an understanding of music theory, history, performance, composition, and appreciation. Music education teaches individuals about music in its various forms, styles, and genres.</w:t>
      </w:r>
      <w:r w:rsidRPr="002C19D6">
        <w:rPr>
          <w:rFonts w:ascii="Times New Roman" w:eastAsia="Times New Roman" w:hAnsi="Times New Roman" w:cs="Times New Roman"/>
          <w:color w:val="000000" w:themeColor="text1"/>
          <w:vertAlign w:val="superscript"/>
        </w:rPr>
        <w:footnoteReference w:id="67"/>
      </w:r>
      <w:r w:rsidRPr="002C19D6">
        <w:rPr>
          <w:rFonts w:ascii="Times New Roman" w:hAnsi="Times New Roman" w:cs="Times New Roman"/>
          <w:color w:val="000000" w:themeColor="text1"/>
        </w:rPr>
        <w:t xml:space="preserve"> For this study, music education will refer to the marching band. </w:t>
      </w:r>
      <w:r w:rsidRPr="002C19D6">
        <w:rPr>
          <w:rFonts w:ascii="Times New Roman" w:eastAsia="Times New Roman" w:hAnsi="Times New Roman" w:cs="Times New Roman"/>
          <w:color w:val="000000" w:themeColor="text1"/>
        </w:rPr>
        <w:t xml:space="preserve"> </w:t>
      </w:r>
    </w:p>
    <w:p w14:paraId="2A010E62" w14:textId="2E6410DA" w:rsidR="00173E6D" w:rsidRPr="002C19D6" w:rsidRDefault="00754E4A" w:rsidP="00173E6D">
      <w:pPr>
        <w:spacing w:line="480" w:lineRule="auto"/>
        <w:ind w:firstLine="720"/>
        <w:rPr>
          <w:rFonts w:ascii="Times New Roman" w:hAnsi="Times New Roman" w:cs="Times New Roman"/>
          <w:color w:val="000000" w:themeColor="text1"/>
          <w:kern w:val="2"/>
          <w14:ligatures w14:val="standardContextual"/>
        </w:rPr>
      </w:pPr>
      <w:r w:rsidRPr="002C19D6">
        <w:rPr>
          <w:rFonts w:ascii="Times New Roman" w:hAnsi="Times New Roman" w:cs="Times New Roman"/>
          <w:i/>
          <w:iCs/>
          <w:color w:val="000000" w:themeColor="text1"/>
          <w:kern w:val="2"/>
          <w14:ligatures w14:val="standardContextual"/>
        </w:rPr>
        <w:t xml:space="preserve">An </w:t>
      </w:r>
      <w:r w:rsidR="006E4F7F" w:rsidRPr="002C19D6">
        <w:rPr>
          <w:rFonts w:ascii="Times New Roman" w:hAnsi="Times New Roman" w:cs="Times New Roman"/>
          <w:i/>
          <w:iCs/>
          <w:color w:val="000000" w:themeColor="text1"/>
          <w:kern w:val="2"/>
          <w14:ligatures w14:val="standardContextual"/>
        </w:rPr>
        <w:t>A</w:t>
      </w:r>
      <w:r w:rsidRPr="002C19D6">
        <w:rPr>
          <w:rFonts w:ascii="Times New Roman" w:hAnsi="Times New Roman" w:cs="Times New Roman"/>
          <w:i/>
          <w:iCs/>
          <w:color w:val="000000" w:themeColor="text1"/>
          <w:kern w:val="2"/>
          <w14:ligatures w14:val="standardContextual"/>
        </w:rPr>
        <w:t xml:space="preserve">dministrator </w:t>
      </w:r>
      <w:r w:rsidRPr="002C19D6">
        <w:rPr>
          <w:rFonts w:ascii="Times New Roman" w:hAnsi="Times New Roman" w:cs="Times New Roman"/>
          <w:color w:val="000000" w:themeColor="text1"/>
          <w:kern w:val="2"/>
          <w14:ligatures w14:val="standardContextual"/>
        </w:rPr>
        <w:t>is a school employee responsible for providing instructional leadership and developing, implementing, and evaluating district and school systems and policies. District administrators include superintendents and central administration staff under the direction of a school board. School administrators mainly include principals and assistant principals.</w:t>
      </w:r>
      <w:r w:rsidRPr="002C19D6">
        <w:rPr>
          <w:rFonts w:ascii="Times New Roman" w:hAnsi="Times New Roman" w:cs="Times New Roman"/>
          <w:color w:val="000000" w:themeColor="text1"/>
          <w:kern w:val="2"/>
          <w:vertAlign w:val="superscript"/>
          <w14:ligatures w14:val="standardContextual"/>
        </w:rPr>
        <w:footnoteReference w:id="68"/>
      </w:r>
    </w:p>
    <w:p w14:paraId="5579E7A5" w14:textId="77777777" w:rsidR="00173E6D" w:rsidRPr="002C19D6" w:rsidRDefault="00754E4A" w:rsidP="00173E6D">
      <w:pPr>
        <w:spacing w:line="480" w:lineRule="auto"/>
        <w:ind w:firstLine="720"/>
        <w:rPr>
          <w:rFonts w:ascii="Times New Roman" w:hAnsi="Times New Roman" w:cs="Times New Roman"/>
          <w:color w:val="000000" w:themeColor="text1"/>
          <w:kern w:val="2"/>
          <w14:ligatures w14:val="standardContextual"/>
        </w:rPr>
      </w:pPr>
      <w:r w:rsidRPr="002C19D6">
        <w:rPr>
          <w:rFonts w:ascii="Times New Roman" w:hAnsi="Times New Roman" w:cs="Times New Roman"/>
          <w:i/>
          <w:iCs/>
          <w:color w:val="000000" w:themeColor="text1"/>
          <w:kern w:val="2"/>
          <w14:ligatures w14:val="standardContextual"/>
        </w:rPr>
        <w:t xml:space="preserve">A stakeholder </w:t>
      </w:r>
      <w:r w:rsidRPr="002C19D6">
        <w:rPr>
          <w:rFonts w:ascii="Times New Roman" w:hAnsi="Times New Roman" w:cs="Times New Roman"/>
          <w:color w:val="000000" w:themeColor="text1"/>
          <w:kern w:val="2"/>
          <w14:ligatures w14:val="standardContextual"/>
        </w:rPr>
        <w:t>is any individual, group, or party interested in an organization and its actions and outcomes</w:t>
      </w:r>
      <w:r w:rsidR="0040293A" w:rsidRPr="002C19D6">
        <w:rPr>
          <w:rFonts w:ascii="Times New Roman" w:hAnsi="Times New Roman" w:cs="Times New Roman"/>
          <w:color w:val="000000" w:themeColor="text1"/>
          <w:kern w:val="2"/>
          <w14:ligatures w14:val="standardContextual"/>
        </w:rPr>
        <w:t>.</w:t>
      </w:r>
      <w:r w:rsidRPr="002C19D6">
        <w:rPr>
          <w:rStyle w:val="FootnoteReference"/>
          <w:rFonts w:cs="Times New Roman"/>
          <w:color w:val="000000" w:themeColor="text1"/>
          <w:kern w:val="2"/>
          <w:sz w:val="24"/>
          <w14:ligatures w14:val="standardContextual"/>
        </w:rPr>
        <w:footnoteReference w:id="69"/>
      </w:r>
      <w:r w:rsidRPr="002C19D6">
        <w:rPr>
          <w:rFonts w:ascii="Times New Roman" w:hAnsi="Times New Roman" w:cs="Times New Roman"/>
          <w:color w:val="000000" w:themeColor="text1"/>
          <w:kern w:val="2"/>
          <w14:ligatures w14:val="standardContextual"/>
        </w:rPr>
        <w:t xml:space="preserve"> </w:t>
      </w:r>
      <w:r w:rsidR="0040293A" w:rsidRPr="002C19D6">
        <w:rPr>
          <w:rFonts w:ascii="Times New Roman" w:hAnsi="Times New Roman" w:cs="Times New Roman"/>
          <w:color w:val="000000" w:themeColor="text1"/>
          <w:kern w:val="2"/>
          <w14:ligatures w14:val="standardContextual"/>
        </w:rPr>
        <w:t>For this research, st</w:t>
      </w:r>
      <w:r w:rsidR="00BC6FC0" w:rsidRPr="002C19D6">
        <w:rPr>
          <w:rFonts w:ascii="Times New Roman" w:hAnsi="Times New Roman" w:cs="Times New Roman"/>
          <w:color w:val="000000" w:themeColor="text1"/>
          <w:kern w:val="2"/>
          <w14:ligatures w14:val="standardContextual"/>
        </w:rPr>
        <w:t>a</w:t>
      </w:r>
      <w:r w:rsidR="0040293A" w:rsidRPr="002C19D6">
        <w:rPr>
          <w:rFonts w:ascii="Times New Roman" w:hAnsi="Times New Roman" w:cs="Times New Roman"/>
          <w:color w:val="000000" w:themeColor="text1"/>
          <w:kern w:val="2"/>
          <w14:ligatures w14:val="standardContextual"/>
        </w:rPr>
        <w:t>k</w:t>
      </w:r>
      <w:r w:rsidR="00BC6FC0" w:rsidRPr="002C19D6">
        <w:rPr>
          <w:rFonts w:ascii="Times New Roman" w:hAnsi="Times New Roman" w:cs="Times New Roman"/>
          <w:color w:val="000000" w:themeColor="text1"/>
          <w:kern w:val="2"/>
          <w14:ligatures w14:val="standardContextual"/>
        </w:rPr>
        <w:t>e</w:t>
      </w:r>
      <w:r w:rsidR="0040293A" w:rsidRPr="002C19D6">
        <w:rPr>
          <w:rFonts w:ascii="Times New Roman" w:hAnsi="Times New Roman" w:cs="Times New Roman"/>
          <w:color w:val="000000" w:themeColor="text1"/>
          <w:kern w:val="2"/>
          <w14:ligatures w14:val="standardContextual"/>
        </w:rPr>
        <w:t>holders will include</w:t>
      </w:r>
      <w:r w:rsidR="001F72D4" w:rsidRPr="002C19D6">
        <w:rPr>
          <w:rFonts w:ascii="Times New Roman" w:hAnsi="Times New Roman" w:cs="Times New Roman"/>
          <w:color w:val="000000" w:themeColor="text1"/>
          <w:kern w:val="2"/>
          <w14:ligatures w14:val="standardContextual"/>
        </w:rPr>
        <w:t xml:space="preserve"> music education students, their parents, </w:t>
      </w:r>
      <w:r w:rsidR="00D91801" w:rsidRPr="002C19D6">
        <w:rPr>
          <w:rFonts w:ascii="Times New Roman" w:hAnsi="Times New Roman" w:cs="Times New Roman"/>
          <w:color w:val="000000" w:themeColor="text1"/>
          <w:kern w:val="2"/>
          <w14:ligatures w14:val="standardContextual"/>
        </w:rPr>
        <w:t xml:space="preserve">the school community members, </w:t>
      </w:r>
      <w:r w:rsidR="00A35EE1" w:rsidRPr="002C19D6">
        <w:rPr>
          <w:rFonts w:ascii="Times New Roman" w:hAnsi="Times New Roman" w:cs="Times New Roman"/>
          <w:color w:val="000000" w:themeColor="text1"/>
          <w:kern w:val="2"/>
          <w14:ligatures w14:val="standardContextual"/>
        </w:rPr>
        <w:t xml:space="preserve">local school board members, </w:t>
      </w:r>
      <w:r w:rsidRPr="002C19D6">
        <w:rPr>
          <w:rFonts w:ascii="Times New Roman" w:hAnsi="Times New Roman" w:cs="Times New Roman"/>
          <w:color w:val="000000" w:themeColor="text1"/>
          <w:kern w:val="2"/>
          <w14:ligatures w14:val="standardContextual"/>
        </w:rPr>
        <w:t xml:space="preserve">and school administration. </w:t>
      </w:r>
    </w:p>
    <w:p w14:paraId="185CD2BF" w14:textId="49B5909E" w:rsidR="000A7864" w:rsidRPr="002C19D6" w:rsidRDefault="00A35EE1" w:rsidP="00B8404C">
      <w:pPr>
        <w:pStyle w:val="Heading1"/>
      </w:pPr>
      <w:bookmarkStart w:id="60" w:name="_Toc201777809"/>
      <w:bookmarkStart w:id="61" w:name="_Toc201780001"/>
      <w:r w:rsidRPr="002C19D6">
        <w:t>S</w:t>
      </w:r>
      <w:r w:rsidR="00754E4A" w:rsidRPr="002C19D6">
        <w:t>ummary</w:t>
      </w:r>
      <w:bookmarkEnd w:id="60"/>
      <w:bookmarkEnd w:id="61"/>
    </w:p>
    <w:p w14:paraId="15A83E21" w14:textId="77777777" w:rsidR="00EC3FE4" w:rsidRPr="002C19D6" w:rsidRDefault="00754E4A" w:rsidP="000A7864">
      <w:pPr>
        <w:autoSpaceDE w:val="0"/>
        <w:autoSpaceDN w:val="0"/>
        <w:adjustRightInd w:val="0"/>
        <w:spacing w:line="480" w:lineRule="auto"/>
        <w:ind w:firstLine="720"/>
        <w:rPr>
          <w:rFonts w:ascii="Times New Roman" w:hAnsi="Times New Roman" w:cs="Times New Roman"/>
          <w:color w:val="000000" w:themeColor="text1"/>
        </w:rPr>
        <w:sectPr w:rsidR="00EC3FE4" w:rsidRPr="002C19D6" w:rsidSect="001468F8">
          <w:headerReference w:type="default" r:id="rId18"/>
          <w:footerReference w:type="default" r:id="rId19"/>
          <w:headerReference w:type="first" r:id="rId20"/>
          <w:footerReference w:type="first" r:id="rId21"/>
          <w:footnotePr>
            <w:numRestart w:val="eachSect"/>
          </w:footnotePr>
          <w:pgSz w:w="12240" w:h="15840"/>
          <w:pgMar w:top="1440" w:right="1440" w:bottom="1440" w:left="1440" w:header="720" w:footer="720" w:gutter="0"/>
          <w:pgNumType w:start="1"/>
          <w:cols w:space="720"/>
          <w:docGrid w:linePitch="360"/>
        </w:sectPr>
      </w:pPr>
      <w:r w:rsidRPr="002C19D6">
        <w:rPr>
          <w:rFonts w:ascii="Times New Roman" w:hAnsi="Times New Roman" w:cs="Times New Roman"/>
          <w:color w:val="000000" w:themeColor="text1"/>
        </w:rPr>
        <w:t>The research conducted in this study examine</w:t>
      </w:r>
      <w:r w:rsidR="000B6754" w:rsidRPr="002C19D6">
        <w:rPr>
          <w:rFonts w:ascii="Times New Roman" w:hAnsi="Times New Roman" w:cs="Times New Roman"/>
          <w:color w:val="000000" w:themeColor="text1"/>
        </w:rPr>
        <w:t>d</w:t>
      </w:r>
      <w:r w:rsidRPr="002C19D6">
        <w:rPr>
          <w:rFonts w:ascii="Times New Roman" w:hAnsi="Times New Roman" w:cs="Times New Roman"/>
          <w:color w:val="000000" w:themeColor="text1"/>
        </w:rPr>
        <w:t xml:space="preserve"> the relationship between stakeholders' perceived </w:t>
      </w:r>
      <w:r w:rsidR="0031487B" w:rsidRPr="002C19D6">
        <w:rPr>
          <w:rFonts w:ascii="Times New Roman" w:hAnsi="Times New Roman" w:cs="Times New Roman"/>
          <w:color w:val="000000" w:themeColor="text1"/>
        </w:rPr>
        <w:t xml:space="preserve">musical performance </w:t>
      </w:r>
      <w:r w:rsidRPr="002C19D6">
        <w:rPr>
          <w:rFonts w:ascii="Times New Roman" w:hAnsi="Times New Roman" w:cs="Times New Roman"/>
          <w:color w:val="000000" w:themeColor="text1"/>
        </w:rPr>
        <w:t xml:space="preserve">success at marching competitions and students' actual musical </w:t>
      </w:r>
      <w:r w:rsidRPr="002C19D6">
        <w:rPr>
          <w:rFonts w:ascii="Times New Roman" w:hAnsi="Times New Roman" w:cs="Times New Roman"/>
          <w:color w:val="000000" w:themeColor="text1"/>
        </w:rPr>
        <w:lastRenderedPageBreak/>
        <w:t>abilities related to tone, intonation, technique, rhythm, balance, and musicianship in schools of various sizes. While research exists concerning the importance placed on success at marching competitions by parents, directors, and administrators, this qualitative hermeneutic phenomenology study addresse</w:t>
      </w:r>
      <w:r w:rsidR="000B6754" w:rsidRPr="002C19D6">
        <w:rPr>
          <w:rFonts w:ascii="Times New Roman" w:hAnsi="Times New Roman" w:cs="Times New Roman"/>
          <w:color w:val="000000" w:themeColor="text1"/>
        </w:rPr>
        <w:t>d</w:t>
      </w:r>
      <w:r w:rsidRPr="002C19D6">
        <w:rPr>
          <w:rFonts w:ascii="Times New Roman" w:hAnsi="Times New Roman" w:cs="Times New Roman"/>
          <w:color w:val="000000" w:themeColor="text1"/>
        </w:rPr>
        <w:t xml:space="preserve"> a gap regarding the perception of success versus student achievement. The focus on six schools of varying sizes and their band directors, administrators, and parents provide</w:t>
      </w:r>
      <w:r w:rsidR="000B6754" w:rsidRPr="002C19D6">
        <w:rPr>
          <w:rFonts w:ascii="Times New Roman" w:hAnsi="Times New Roman" w:cs="Times New Roman"/>
          <w:color w:val="000000" w:themeColor="text1"/>
        </w:rPr>
        <w:t>d</w:t>
      </w:r>
      <w:r w:rsidRPr="002C19D6">
        <w:rPr>
          <w:rFonts w:ascii="Times New Roman" w:hAnsi="Times New Roman" w:cs="Times New Roman"/>
          <w:color w:val="000000" w:themeColor="text1"/>
        </w:rPr>
        <w:t xml:space="preserve"> information unexamined in the available literature. Music educators may apply this research's insights to inform curriculum decisions further. </w:t>
      </w:r>
    </w:p>
    <w:p w14:paraId="17EA1CEE" w14:textId="7CC8589E" w:rsidR="00364381" w:rsidRPr="002C19D6" w:rsidRDefault="000B6754" w:rsidP="00387537">
      <w:pPr>
        <w:pStyle w:val="Heading1"/>
      </w:pPr>
      <w:bookmarkStart w:id="62" w:name="_Toc201777810"/>
      <w:bookmarkStart w:id="63" w:name="_Toc201780002"/>
      <w:r w:rsidRPr="002C19D6">
        <w:lastRenderedPageBreak/>
        <w:t>Chapter Two: Literature Review</w:t>
      </w:r>
      <w:bookmarkEnd w:id="62"/>
      <w:bookmarkEnd w:id="63"/>
    </w:p>
    <w:p w14:paraId="0B649B53" w14:textId="77777777" w:rsidR="00364381" w:rsidRPr="002C19D6" w:rsidRDefault="00364381" w:rsidP="00364381">
      <w:pPr>
        <w:autoSpaceDE w:val="0"/>
        <w:autoSpaceDN w:val="0"/>
        <w:adjustRightInd w:val="0"/>
        <w:jc w:val="center"/>
        <w:rPr>
          <w:rFonts w:ascii="Times New Roman" w:eastAsia="Aptos" w:hAnsi="Times New Roman" w:cs="Times New Roman"/>
          <w:b/>
          <w:bCs/>
          <w:color w:val="000000" w:themeColor="text1"/>
          <w14:ligatures w14:val="standardContextual"/>
        </w:rPr>
      </w:pPr>
    </w:p>
    <w:p w14:paraId="2DA76FDB" w14:textId="77777777" w:rsidR="00364381" w:rsidRPr="002C19D6" w:rsidRDefault="00364381" w:rsidP="00A52811">
      <w:pPr>
        <w:pStyle w:val="Heading1"/>
      </w:pPr>
      <w:bookmarkStart w:id="64" w:name="_Toc201777811"/>
      <w:bookmarkStart w:id="65" w:name="_Toc201780003"/>
      <w:r w:rsidRPr="002C19D6">
        <w:t>Overview</w:t>
      </w:r>
      <w:bookmarkEnd w:id="64"/>
      <w:bookmarkEnd w:id="65"/>
    </w:p>
    <w:p w14:paraId="0B7B00F3" w14:textId="77777777" w:rsidR="00364381" w:rsidRPr="002C19D6" w:rsidRDefault="00364381" w:rsidP="00364381">
      <w:pPr>
        <w:autoSpaceDE w:val="0"/>
        <w:autoSpaceDN w:val="0"/>
        <w:adjustRightInd w:val="0"/>
        <w:rPr>
          <w:rFonts w:ascii="Times New Roman" w:eastAsia="Aptos" w:hAnsi="Times New Roman" w:cs="Times New Roman"/>
          <w:color w:val="000000" w:themeColor="text1"/>
          <w14:ligatures w14:val="standardContextual"/>
        </w:rPr>
      </w:pPr>
    </w:p>
    <w:p w14:paraId="08E01C55" w14:textId="77777777" w:rsidR="00364381" w:rsidRPr="002C19D6" w:rsidRDefault="00364381" w:rsidP="00364381">
      <w:pPr>
        <w:autoSpaceDE w:val="0"/>
        <w:autoSpaceDN w:val="0"/>
        <w:adjustRightInd w:val="0"/>
        <w:spacing w:line="480" w:lineRule="auto"/>
        <w:ind w:firstLine="720"/>
        <w:rPr>
          <w:rFonts w:ascii="Times New Roman" w:eastAsia="Calibri" w:hAnsi="Times New Roman" w:cs="Times New Roman"/>
          <w:color w:val="000000" w:themeColor="text1"/>
        </w:rPr>
      </w:pPr>
      <w:r w:rsidRPr="002C19D6">
        <w:rPr>
          <w:rFonts w:ascii="Times New Roman" w:eastAsia="Aptos" w:hAnsi="Times New Roman" w:cs="Times New Roman"/>
          <w:color w:val="000000" w:themeColor="text1"/>
          <w14:ligatures w14:val="standardContextual"/>
        </w:rPr>
        <w:t xml:space="preserve">The purpose of this qualitative, hermeneutic phenomenological study is to identify previously unexplored perspectives and determine the relationship between stakeholders’ perceived musical performance success at marching competitions and students’ actual musical performance abilities, specifically in terms of tone, intonation, technique, rhythm, balance, and musicianship, across schools of varying sizes. Due to the emphasis on perceived success at marching band competitions, it is crucial to determine if that perception matches the actual performance abilities of the students. This study aims to understand the relationship between stakeholder perceptions of success and student achievement, and how this discrepancy impacts music education. </w:t>
      </w:r>
      <w:r w:rsidRPr="002C19D6">
        <w:rPr>
          <w:rFonts w:ascii="Times New Roman" w:eastAsia="Calibri" w:hAnsi="Times New Roman" w:cs="Times New Roman"/>
          <w:color w:val="000000" w:themeColor="text1"/>
        </w:rPr>
        <w:t xml:space="preserve">Perspectives on the need to understand this relationship have emerged through examining the literature. </w:t>
      </w:r>
    </w:p>
    <w:p w14:paraId="18ABA93F" w14:textId="3D811AB9" w:rsidR="00364381" w:rsidRPr="002C19D6" w:rsidRDefault="00364381" w:rsidP="00364381">
      <w:pPr>
        <w:autoSpaceDE w:val="0"/>
        <w:autoSpaceDN w:val="0"/>
        <w:adjustRightInd w:val="0"/>
        <w:spacing w:line="480" w:lineRule="auto"/>
        <w:ind w:firstLine="720"/>
        <w:rPr>
          <w:rFonts w:ascii="Times New Roman" w:eastAsia="Aptos" w:hAnsi="Times New Roman" w:cs="Times New Roman"/>
          <w:color w:val="000000" w:themeColor="text1"/>
          <w14:ligatures w14:val="standardContextual"/>
        </w:rPr>
      </w:pPr>
      <w:r w:rsidRPr="002C19D6">
        <w:rPr>
          <w:rFonts w:ascii="Times New Roman" w:eastAsia="Aptos" w:hAnsi="Times New Roman" w:cs="Times New Roman"/>
          <w:color w:val="000000" w:themeColor="text1"/>
          <w14:ligatures w14:val="standardContextual"/>
        </w:rPr>
        <w:t xml:space="preserve">Chapter Two presents a systematic review of the </w:t>
      </w:r>
      <w:r w:rsidR="005A64B4">
        <w:rPr>
          <w:rFonts w:ascii="Times New Roman" w:eastAsia="Aptos" w:hAnsi="Times New Roman" w:cs="Times New Roman"/>
          <w:color w:val="000000" w:themeColor="text1"/>
          <w14:ligatures w14:val="standardContextual"/>
        </w:rPr>
        <w:t>relevant literature</w:t>
      </w:r>
      <w:r w:rsidR="00B53017" w:rsidRPr="002C19D6">
        <w:rPr>
          <w:rFonts w:ascii="Times New Roman" w:eastAsia="Aptos" w:hAnsi="Times New Roman" w:cs="Times New Roman"/>
          <w:color w:val="000000" w:themeColor="text1"/>
          <w14:ligatures w14:val="standardContextual"/>
        </w:rPr>
        <w:t>,</w:t>
      </w:r>
      <w:r w:rsidRPr="002C19D6">
        <w:rPr>
          <w:rFonts w:ascii="Times New Roman" w:eastAsia="Aptos" w:hAnsi="Times New Roman" w:cs="Times New Roman"/>
          <w:color w:val="000000" w:themeColor="text1"/>
          <w14:ligatures w14:val="standardContextual"/>
        </w:rPr>
        <w:t xml:space="preserve"> including the theoretical framework surrounding the study. The existing literature provides a thorough background of the unique history of marching bands and marching band competitions.  Several themes surrounding competitions emerged from the review of the existing literature.  One prominent theme in the literature is the debate </w:t>
      </w:r>
      <w:r w:rsidR="00B53017" w:rsidRPr="002C19D6">
        <w:rPr>
          <w:rFonts w:ascii="Times New Roman" w:eastAsia="Aptos" w:hAnsi="Times New Roman" w:cs="Times New Roman"/>
          <w:color w:val="000000" w:themeColor="text1"/>
          <w14:ligatures w14:val="standardContextual"/>
        </w:rPr>
        <w:t>over</w:t>
      </w:r>
      <w:r w:rsidRPr="002C19D6">
        <w:rPr>
          <w:rFonts w:ascii="Times New Roman" w:eastAsia="Aptos" w:hAnsi="Times New Roman" w:cs="Times New Roman"/>
          <w:color w:val="000000" w:themeColor="text1"/>
          <w14:ligatures w14:val="standardContextual"/>
        </w:rPr>
        <w:t xml:space="preserve"> the value of marching band competitions</w:t>
      </w:r>
      <w:r w:rsidR="00362762">
        <w:rPr>
          <w:rFonts w:ascii="Times New Roman" w:eastAsia="Aptos" w:hAnsi="Times New Roman" w:cs="Times New Roman"/>
          <w:color w:val="000000" w:themeColor="text1"/>
          <w14:ligatures w14:val="standardContextual"/>
        </w:rPr>
        <w:t xml:space="preserve"> </w:t>
      </w:r>
      <w:r w:rsidR="002A0415">
        <w:rPr>
          <w:rFonts w:ascii="Times New Roman" w:eastAsia="Aptos" w:hAnsi="Times New Roman" w:cs="Times New Roman"/>
          <w:color w:val="000000" w:themeColor="text1"/>
          <w14:ligatures w14:val="standardContextual"/>
        </w:rPr>
        <w:t>in</w:t>
      </w:r>
      <w:r w:rsidRPr="002C19D6">
        <w:rPr>
          <w:rFonts w:ascii="Times New Roman" w:eastAsia="Aptos" w:hAnsi="Times New Roman" w:cs="Times New Roman"/>
          <w:color w:val="000000" w:themeColor="text1"/>
          <w14:ligatures w14:val="standardContextual"/>
        </w:rPr>
        <w:t xml:space="preserve"> music education. The literature also reveals substantial research on the arguments for and against participation in marching band competitions and the related opinions of directors, students, administrators, and parents.  Another theme found in the literature is the possible inadequacies</w:t>
      </w:r>
      <w:r w:rsidR="00A26127">
        <w:rPr>
          <w:rFonts w:ascii="Times New Roman" w:eastAsia="Aptos" w:hAnsi="Times New Roman" w:cs="Times New Roman"/>
          <w:color w:val="000000" w:themeColor="text1"/>
          <w14:ligatures w14:val="standardContextual"/>
        </w:rPr>
        <w:t xml:space="preserve"> and </w:t>
      </w:r>
      <w:r w:rsidR="00A26127" w:rsidRPr="009E2A5F">
        <w:rPr>
          <w:rFonts w:ascii="Times New Roman" w:eastAsia="Aptos" w:hAnsi="Times New Roman" w:cs="Times New Roman"/>
          <w:color w:val="000000" w:themeColor="text1"/>
          <w14:ligatures w14:val="standardContextual"/>
        </w:rPr>
        <w:t>subjective nature</w:t>
      </w:r>
      <w:r w:rsidRPr="009E2A5F">
        <w:rPr>
          <w:rFonts w:ascii="Times New Roman" w:eastAsia="Aptos" w:hAnsi="Times New Roman" w:cs="Times New Roman"/>
          <w:color w:val="000000" w:themeColor="text1"/>
          <w14:ligatures w14:val="standardContextual"/>
        </w:rPr>
        <w:t xml:space="preserve"> </w:t>
      </w:r>
      <w:r w:rsidR="00A26127" w:rsidRPr="009E2A5F">
        <w:rPr>
          <w:rFonts w:ascii="Times New Roman" w:eastAsia="Aptos" w:hAnsi="Times New Roman" w:cs="Times New Roman"/>
          <w:color w:val="000000" w:themeColor="text1"/>
          <w14:ligatures w14:val="standardContextual"/>
        </w:rPr>
        <w:t>of</w:t>
      </w:r>
      <w:r w:rsidRPr="009E2A5F">
        <w:rPr>
          <w:rFonts w:ascii="Times New Roman" w:eastAsia="Aptos" w:hAnsi="Times New Roman" w:cs="Times New Roman"/>
          <w:color w:val="000000" w:themeColor="text1"/>
          <w14:ligatures w14:val="standardContextual"/>
        </w:rPr>
        <w:t xml:space="preserve"> adjudicating </w:t>
      </w:r>
      <w:r w:rsidRPr="002C19D6">
        <w:rPr>
          <w:rFonts w:ascii="Times New Roman" w:eastAsia="Aptos" w:hAnsi="Times New Roman" w:cs="Times New Roman"/>
          <w:color w:val="000000" w:themeColor="text1"/>
          <w14:ligatures w14:val="standardContextual"/>
        </w:rPr>
        <w:t xml:space="preserve">marching band competitions and the repercussions of poor adjudication.   Additionally, the literature </w:t>
      </w:r>
      <w:r w:rsidR="002A0415">
        <w:rPr>
          <w:rFonts w:ascii="Times New Roman" w:eastAsia="Aptos" w:hAnsi="Times New Roman" w:cs="Times New Roman"/>
          <w:color w:val="000000" w:themeColor="text1"/>
          <w14:ligatures w14:val="standardContextual"/>
        </w:rPr>
        <w:t>discussed</w:t>
      </w:r>
      <w:r w:rsidRPr="002C19D6">
        <w:rPr>
          <w:rFonts w:ascii="Times New Roman" w:eastAsia="Aptos" w:hAnsi="Times New Roman" w:cs="Times New Roman"/>
          <w:color w:val="000000" w:themeColor="text1"/>
          <w14:ligatures w14:val="standardContextual"/>
        </w:rPr>
        <w:t xml:space="preserve"> the effects of marching band competition </w:t>
      </w:r>
      <w:r w:rsidRPr="002C19D6">
        <w:rPr>
          <w:rFonts w:ascii="Times New Roman" w:eastAsia="Aptos" w:hAnsi="Times New Roman" w:cs="Times New Roman"/>
          <w:color w:val="000000" w:themeColor="text1"/>
          <w14:ligatures w14:val="standardContextual"/>
        </w:rPr>
        <w:lastRenderedPageBreak/>
        <w:t xml:space="preserve">scores on a band program’s status within the school and community. As this study seeks to understand the relationship between perceived success and musical achievement, the researcher also reviewed the existing literature on the relationship between band competitions and musical development. </w:t>
      </w:r>
      <w:r w:rsidRPr="002C19D6">
        <w:rPr>
          <w:rFonts w:ascii="Times New Roman" w:eastAsia="Aptos" w:hAnsi="Times New Roman" w:cs="Times New Roman"/>
          <w:color w:val="000000" w:themeColor="text1"/>
          <w:kern w:val="2"/>
          <w14:ligatures w14:val="standardContextual"/>
        </w:rPr>
        <w:t>This review will summarize the existing literature related to competition in high school bands</w:t>
      </w:r>
      <w:r w:rsidRPr="002C19D6">
        <w:rPr>
          <w:rFonts w:ascii="Times New Roman" w:eastAsia="Aptos" w:hAnsi="Times New Roman" w:cs="Times New Roman"/>
          <w:color w:val="000000" w:themeColor="text1"/>
          <w14:ligatures w14:val="standardContextual"/>
        </w:rPr>
        <w:t xml:space="preserve"> </w:t>
      </w:r>
      <w:r w:rsidRPr="002C19D6">
        <w:rPr>
          <w:rFonts w:ascii="Times New Roman" w:eastAsia="Aptos" w:hAnsi="Times New Roman" w:cs="Times New Roman"/>
          <w:color w:val="000000" w:themeColor="text1"/>
          <w:kern w:val="2"/>
          <w14:ligatures w14:val="standardContextual"/>
        </w:rPr>
        <w:t>and explain how this study will contribute to this extensive literature base.</w:t>
      </w:r>
    </w:p>
    <w:p w14:paraId="0C888A7D" w14:textId="77777777" w:rsidR="00364381" w:rsidRPr="002C19D6" w:rsidRDefault="00364381" w:rsidP="00D674EB">
      <w:pPr>
        <w:pStyle w:val="Heading1"/>
      </w:pPr>
      <w:bookmarkStart w:id="66" w:name="_Toc201777812"/>
      <w:bookmarkStart w:id="67" w:name="_Toc201780004"/>
      <w:r w:rsidRPr="002C19D6">
        <w:t>Theoretical Framework</w:t>
      </w:r>
      <w:bookmarkEnd w:id="66"/>
      <w:bookmarkEnd w:id="67"/>
    </w:p>
    <w:p w14:paraId="6D35A484" w14:textId="77777777" w:rsidR="00364381" w:rsidRPr="002C19D6" w:rsidRDefault="00364381" w:rsidP="00364381">
      <w:pPr>
        <w:autoSpaceDE w:val="0"/>
        <w:autoSpaceDN w:val="0"/>
        <w:adjustRightInd w:val="0"/>
        <w:jc w:val="center"/>
        <w:rPr>
          <w:rFonts w:ascii="Times New Roman" w:eastAsia="Aptos" w:hAnsi="Times New Roman" w:cs="Times New Roman"/>
          <w:kern w:val="2"/>
          <w14:ligatures w14:val="standardContextual"/>
        </w:rPr>
      </w:pPr>
    </w:p>
    <w:p w14:paraId="3DF54441" w14:textId="2B1C21DC" w:rsidR="00364381" w:rsidRPr="002C19D6" w:rsidRDefault="00364381" w:rsidP="00364381">
      <w:pPr>
        <w:autoSpaceDE w:val="0"/>
        <w:autoSpaceDN w:val="0"/>
        <w:adjustRightInd w:val="0"/>
        <w:spacing w:line="480" w:lineRule="auto"/>
        <w:ind w:firstLine="720"/>
        <w:rPr>
          <w:rFonts w:ascii="Times New Roman" w:eastAsia="Aptos" w:hAnsi="Times New Roman" w:cs="Times New Roman"/>
          <w:color w:val="000000" w:themeColor="text1"/>
          <w:kern w:val="2"/>
          <w14:ligatures w14:val="standardContextual"/>
        </w:rPr>
      </w:pPr>
      <w:r w:rsidRPr="002C19D6">
        <w:rPr>
          <w:rFonts w:ascii="Times New Roman" w:eastAsia="Aptos" w:hAnsi="Times New Roman" w:cs="Times New Roman"/>
          <w:kern w:val="2"/>
          <w14:ligatures w14:val="standardContextual"/>
        </w:rPr>
        <w:t>This study is grounded in curriculum theory.</w:t>
      </w:r>
      <w:r w:rsidRPr="002C19D6">
        <w:rPr>
          <w:rFonts w:ascii="Times New Roman" w:eastAsia="Aptos" w:hAnsi="Times New Roman" w:cs="Times New Roman"/>
          <w:color w:val="000000" w:themeColor="text1"/>
          <w:kern w:val="2"/>
          <w14:ligatures w14:val="standardContextual"/>
        </w:rPr>
        <w:t xml:space="preserve"> Educational theorist George A.  Beauchamp defines curriculum theory as “a set of related statements that gives meaning to a school’s curriculum by pointing out the relationships among its elements and by directing its development, its use, and its evaluation.”</w:t>
      </w:r>
      <w:r w:rsidRPr="002C19D6">
        <w:rPr>
          <w:rFonts w:ascii="Times New Roman" w:eastAsia="Aptos" w:hAnsi="Times New Roman" w:cs="Times New Roman"/>
          <w:color w:val="000000" w:themeColor="text1"/>
          <w:kern w:val="2"/>
          <w:vertAlign w:val="superscript"/>
          <w14:ligatures w14:val="standardContextual"/>
        </w:rPr>
        <w:footnoteReference w:id="70"/>
      </w:r>
      <w:r w:rsidRPr="002C19D6">
        <w:rPr>
          <w:rFonts w:ascii="Times New Roman" w:eastAsia="Aptos" w:hAnsi="Times New Roman" w:cs="Times New Roman"/>
          <w:color w:val="000000" w:themeColor="text1"/>
          <w:kern w:val="2"/>
          <w14:ligatures w14:val="standardContextual"/>
        </w:rPr>
        <w:t xml:space="preserve"> Curriculum theory </w:t>
      </w:r>
      <w:r w:rsidR="009562C5">
        <w:rPr>
          <w:rFonts w:ascii="Times New Roman" w:eastAsia="Aptos" w:hAnsi="Times New Roman" w:cs="Times New Roman"/>
          <w:color w:val="000000" w:themeColor="text1"/>
          <w:kern w:val="2"/>
          <w14:ligatures w14:val="standardContextual"/>
        </w:rPr>
        <w:t xml:space="preserve">offers a framework for understanding </w:t>
      </w:r>
      <w:r w:rsidRPr="002C19D6">
        <w:rPr>
          <w:rFonts w:ascii="Times New Roman" w:eastAsia="Aptos" w:hAnsi="Times New Roman" w:cs="Times New Roman"/>
          <w:color w:val="000000" w:themeColor="text1"/>
          <w:kern w:val="2"/>
          <w14:ligatures w14:val="standardContextual"/>
        </w:rPr>
        <w:t>the curriculum. It allows educators to identify areas for improvement and make informed decisions about what to include or exclude from their curriculum. Noted curriculum theorist, Andrew O. Urevbu</w:t>
      </w:r>
      <w:r w:rsidR="002C19D6">
        <w:rPr>
          <w:rFonts w:ascii="Times New Roman" w:eastAsia="Aptos" w:hAnsi="Times New Roman" w:cs="Times New Roman"/>
          <w:color w:val="000000" w:themeColor="text1"/>
          <w:kern w:val="2"/>
          <w14:ligatures w14:val="standardContextual"/>
        </w:rPr>
        <w:t>,</w:t>
      </w:r>
      <w:r w:rsidRPr="002C19D6">
        <w:rPr>
          <w:rFonts w:ascii="Times New Roman" w:eastAsia="Aptos" w:hAnsi="Times New Roman" w:cs="Times New Roman"/>
          <w:color w:val="000000" w:themeColor="text1"/>
          <w:kern w:val="2"/>
          <w14:ligatures w14:val="standardContextual"/>
        </w:rPr>
        <w:t xml:space="preserve"> proposes that curriculum theory addresses what educators should teach by asking why “we should do one thing rather than another.”</w:t>
      </w:r>
      <w:r w:rsidRPr="002C19D6">
        <w:rPr>
          <w:rFonts w:ascii="Times New Roman" w:eastAsia="Aptos" w:hAnsi="Times New Roman" w:cs="Times New Roman"/>
          <w:color w:val="000000" w:themeColor="text1"/>
          <w:kern w:val="2"/>
          <w:vertAlign w:val="superscript"/>
          <w14:ligatures w14:val="standardContextual"/>
        </w:rPr>
        <w:footnoteReference w:id="71"/>
      </w:r>
      <w:r w:rsidRPr="002C19D6">
        <w:rPr>
          <w:rFonts w:ascii="Times New Roman" w:eastAsia="Aptos" w:hAnsi="Times New Roman" w:cs="Times New Roman"/>
          <w:color w:val="000000" w:themeColor="text1"/>
          <w:kern w:val="2"/>
          <w14:ligatures w14:val="standardContextual"/>
        </w:rPr>
        <w:t xml:space="preserve"> Research highlights the difficulties directors face in managing the varied goals of a music classroom, especially when considering the possibility that marching band competitions may detract from classroom curriculum. </w:t>
      </w:r>
    </w:p>
    <w:p w14:paraId="05484576" w14:textId="4726537C" w:rsidR="00364381" w:rsidRPr="00892476" w:rsidRDefault="00364381" w:rsidP="00364381">
      <w:pPr>
        <w:autoSpaceDE w:val="0"/>
        <w:autoSpaceDN w:val="0"/>
        <w:adjustRightInd w:val="0"/>
        <w:spacing w:line="480" w:lineRule="auto"/>
        <w:ind w:firstLine="720"/>
        <w:rPr>
          <w:rFonts w:ascii="Times New Roman" w:eastAsia="Aptos" w:hAnsi="Times New Roman" w:cs="Times New Roman"/>
          <w:color w:val="00B050"/>
          <w:kern w:val="2"/>
          <w14:ligatures w14:val="standardContextual"/>
        </w:rPr>
      </w:pPr>
      <w:r w:rsidRPr="002C19D6">
        <w:rPr>
          <w:rFonts w:ascii="Times New Roman" w:eastAsia="Aptos" w:hAnsi="Times New Roman" w:cs="Times New Roman"/>
          <w:color w:val="000000" w:themeColor="text1"/>
          <w:kern w:val="2"/>
          <w14:ligatures w14:val="standardContextual"/>
        </w:rPr>
        <w:t xml:space="preserve">According to Psychologist Martin Covington's </w:t>
      </w:r>
      <w:r w:rsidR="000B6754" w:rsidRPr="002C19D6">
        <w:rPr>
          <w:rFonts w:ascii="Times New Roman" w:eastAsia="Aptos" w:hAnsi="Times New Roman" w:cs="Times New Roman"/>
          <w:color w:val="000000" w:themeColor="text1"/>
          <w:kern w:val="2"/>
          <w14:ligatures w14:val="standardContextual"/>
        </w:rPr>
        <w:t>s</w:t>
      </w:r>
      <w:r w:rsidRPr="002C19D6">
        <w:rPr>
          <w:rFonts w:ascii="Times New Roman" w:eastAsia="Aptos" w:hAnsi="Times New Roman" w:cs="Times New Roman"/>
          <w:color w:val="000000" w:themeColor="text1"/>
          <w:kern w:val="2"/>
          <w14:ligatures w14:val="standardContextual"/>
        </w:rPr>
        <w:t>elf-</w:t>
      </w:r>
      <w:r w:rsidR="000B6754" w:rsidRPr="002C19D6">
        <w:rPr>
          <w:rFonts w:ascii="Times New Roman" w:eastAsia="Aptos" w:hAnsi="Times New Roman" w:cs="Times New Roman"/>
          <w:color w:val="000000" w:themeColor="text1"/>
          <w:kern w:val="2"/>
          <w14:ligatures w14:val="standardContextual"/>
        </w:rPr>
        <w:t>w</w:t>
      </w:r>
      <w:r w:rsidRPr="002C19D6">
        <w:rPr>
          <w:rFonts w:ascii="Times New Roman" w:eastAsia="Aptos" w:hAnsi="Times New Roman" w:cs="Times New Roman"/>
          <w:color w:val="000000" w:themeColor="text1"/>
          <w:kern w:val="2"/>
          <w14:ligatures w14:val="standardContextual"/>
        </w:rPr>
        <w:t xml:space="preserve">orth </w:t>
      </w:r>
      <w:r w:rsidR="000B6754" w:rsidRPr="002C19D6">
        <w:rPr>
          <w:rFonts w:ascii="Times New Roman" w:eastAsia="Aptos" w:hAnsi="Times New Roman" w:cs="Times New Roman"/>
          <w:color w:val="000000" w:themeColor="text1"/>
          <w:kern w:val="2"/>
          <w14:ligatures w14:val="standardContextual"/>
        </w:rPr>
        <w:t>t</w:t>
      </w:r>
      <w:r w:rsidRPr="002C19D6">
        <w:rPr>
          <w:rFonts w:ascii="Times New Roman" w:eastAsia="Aptos" w:hAnsi="Times New Roman" w:cs="Times New Roman"/>
          <w:color w:val="000000" w:themeColor="text1"/>
          <w:kern w:val="2"/>
          <w14:ligatures w14:val="standardContextual"/>
        </w:rPr>
        <w:t>heory, many students strive to establish and maintain their self-worth.</w:t>
      </w:r>
      <w:r w:rsidRPr="002C19D6">
        <w:rPr>
          <w:rFonts w:ascii="Times New Roman" w:eastAsia="Aptos" w:hAnsi="Times New Roman" w:cs="Times New Roman"/>
          <w:color w:val="000000" w:themeColor="text1"/>
          <w:kern w:val="2"/>
          <w:vertAlign w:val="superscript"/>
          <w14:ligatures w14:val="standardContextual"/>
        </w:rPr>
        <w:footnoteReference w:id="72"/>
      </w:r>
      <w:r w:rsidRPr="002C19D6">
        <w:rPr>
          <w:rFonts w:ascii="Times New Roman" w:eastAsia="Aptos" w:hAnsi="Times New Roman" w:cs="Times New Roman"/>
          <w:color w:val="000000" w:themeColor="text1"/>
          <w:kern w:val="2"/>
          <w14:ligatures w14:val="standardContextual"/>
        </w:rPr>
        <w:t xml:space="preserve"> Individuals who repeatedly encounter failure in</w:t>
      </w:r>
      <w:r w:rsidR="00AC0843">
        <w:rPr>
          <w:rFonts w:ascii="Times New Roman" w:eastAsia="Aptos" w:hAnsi="Times New Roman" w:cs="Times New Roman"/>
          <w:color w:val="000000" w:themeColor="text1"/>
          <w:kern w:val="2"/>
          <w14:ligatures w14:val="standardContextual"/>
        </w:rPr>
        <w:t xml:space="preserve"> </w:t>
      </w:r>
      <w:r w:rsidR="00AC0843">
        <w:rPr>
          <w:rFonts w:ascii="Times New Roman" w:eastAsia="Aptos" w:hAnsi="Times New Roman" w:cs="Times New Roman"/>
          <w:color w:val="000000" w:themeColor="text1"/>
          <w:kern w:val="2"/>
          <w14:ligatures w14:val="standardContextual"/>
        </w:rPr>
        <w:lastRenderedPageBreak/>
        <w:t>c</w:t>
      </w:r>
      <w:r w:rsidRPr="002C19D6">
        <w:rPr>
          <w:rFonts w:ascii="Times New Roman" w:eastAsia="Aptos" w:hAnsi="Times New Roman" w:cs="Times New Roman"/>
          <w:kern w:val="2"/>
          <w14:ligatures w14:val="standardContextual"/>
        </w:rPr>
        <w:t>ompetitive situations often perceive a decrease in their ability and feel helpless regarding their future performance.</w:t>
      </w:r>
      <w:r w:rsidRPr="002C19D6">
        <w:rPr>
          <w:rFonts w:ascii="Times New Roman" w:eastAsia="Aptos" w:hAnsi="Times New Roman" w:cs="Times New Roman"/>
          <w:kern w:val="2"/>
          <w:vertAlign w:val="superscript"/>
          <w14:ligatures w14:val="standardContextual"/>
        </w:rPr>
        <w:footnoteReference w:id="73"/>
      </w:r>
      <w:r w:rsidR="001F791B">
        <w:rPr>
          <w:rFonts w:ascii="Times New Roman" w:eastAsia="Aptos" w:hAnsi="Times New Roman" w:cs="Times New Roman"/>
          <w:kern w:val="2"/>
          <w14:ligatures w14:val="standardContextual"/>
        </w:rPr>
        <w:t xml:space="preserve"> </w:t>
      </w:r>
      <w:r w:rsidR="001F791B" w:rsidRPr="009E2A5F">
        <w:rPr>
          <w:rFonts w:ascii="Times New Roman" w:eastAsia="Aptos" w:hAnsi="Times New Roman" w:cs="Times New Roman"/>
          <w:color w:val="000000" w:themeColor="text1"/>
          <w:kern w:val="2"/>
          <w14:ligatures w14:val="standardContextual"/>
        </w:rPr>
        <w:t xml:space="preserve">Such negative experiences can create a cycle of </w:t>
      </w:r>
      <w:r w:rsidR="00892476" w:rsidRPr="009E2A5F">
        <w:rPr>
          <w:rFonts w:ascii="Times New Roman" w:eastAsia="Aptos" w:hAnsi="Times New Roman" w:cs="Times New Roman"/>
          <w:color w:val="000000" w:themeColor="text1"/>
          <w:kern w:val="2"/>
          <w14:ligatures w14:val="standardContextual"/>
        </w:rPr>
        <w:t>avoidance</w:t>
      </w:r>
      <w:r w:rsidR="001F791B" w:rsidRPr="009E2A5F">
        <w:rPr>
          <w:rFonts w:ascii="Times New Roman" w:eastAsia="Aptos" w:hAnsi="Times New Roman" w:cs="Times New Roman"/>
          <w:color w:val="000000" w:themeColor="text1"/>
          <w:kern w:val="2"/>
          <w14:ligatures w14:val="standardContextual"/>
        </w:rPr>
        <w:t>, where students may shy away from cha</w:t>
      </w:r>
      <w:r w:rsidR="00F46919" w:rsidRPr="009E2A5F">
        <w:rPr>
          <w:rFonts w:ascii="Times New Roman" w:eastAsia="Aptos" w:hAnsi="Times New Roman" w:cs="Times New Roman"/>
          <w:color w:val="000000" w:themeColor="text1"/>
          <w:kern w:val="2"/>
          <w14:ligatures w14:val="standardContextual"/>
        </w:rPr>
        <w:t xml:space="preserve">llenges for fear of further failure. This, in turn, </w:t>
      </w:r>
      <w:r w:rsidR="00892476" w:rsidRPr="009E2A5F">
        <w:rPr>
          <w:rFonts w:ascii="Times New Roman" w:eastAsia="Aptos" w:hAnsi="Times New Roman" w:cs="Times New Roman"/>
          <w:color w:val="000000" w:themeColor="text1"/>
          <w:kern w:val="2"/>
          <w14:ligatures w14:val="standardContextual"/>
        </w:rPr>
        <w:t>hampers</w:t>
      </w:r>
      <w:r w:rsidR="00F46919" w:rsidRPr="009E2A5F">
        <w:rPr>
          <w:rFonts w:ascii="Times New Roman" w:eastAsia="Aptos" w:hAnsi="Times New Roman" w:cs="Times New Roman"/>
          <w:color w:val="000000" w:themeColor="text1"/>
          <w:kern w:val="2"/>
          <w14:ligatures w14:val="standardContextual"/>
        </w:rPr>
        <w:t xml:space="preserve"> their </w:t>
      </w:r>
      <w:r w:rsidR="00892476" w:rsidRPr="009E2A5F">
        <w:rPr>
          <w:rFonts w:ascii="Times New Roman" w:eastAsia="Aptos" w:hAnsi="Times New Roman" w:cs="Times New Roman"/>
          <w:color w:val="000000" w:themeColor="text1"/>
          <w:kern w:val="2"/>
          <w14:ligatures w14:val="standardContextual"/>
        </w:rPr>
        <w:t>opportunities</w:t>
      </w:r>
      <w:r w:rsidR="00F46919" w:rsidRPr="009E2A5F">
        <w:rPr>
          <w:rFonts w:ascii="Times New Roman" w:eastAsia="Aptos" w:hAnsi="Times New Roman" w:cs="Times New Roman"/>
          <w:color w:val="000000" w:themeColor="text1"/>
          <w:kern w:val="2"/>
          <w14:ligatures w14:val="standardContextual"/>
        </w:rPr>
        <w:t xml:space="preserve"> for </w:t>
      </w:r>
      <w:r w:rsidR="00892476" w:rsidRPr="009E2A5F">
        <w:rPr>
          <w:rFonts w:ascii="Times New Roman" w:eastAsia="Aptos" w:hAnsi="Times New Roman" w:cs="Times New Roman"/>
          <w:color w:val="000000" w:themeColor="text1"/>
          <w:kern w:val="2"/>
          <w14:ligatures w14:val="standardContextual"/>
        </w:rPr>
        <w:t>growth</w:t>
      </w:r>
      <w:r w:rsidR="00F46919" w:rsidRPr="009E2A5F">
        <w:rPr>
          <w:rFonts w:ascii="Times New Roman" w:eastAsia="Aptos" w:hAnsi="Times New Roman" w:cs="Times New Roman"/>
          <w:color w:val="000000" w:themeColor="text1"/>
          <w:kern w:val="2"/>
          <w14:ligatures w14:val="standardContextual"/>
        </w:rPr>
        <w:t xml:space="preserve"> and learning. </w:t>
      </w:r>
      <w:r w:rsidR="00220184" w:rsidRPr="009E2A5F">
        <w:rPr>
          <w:rFonts w:ascii="Times New Roman" w:eastAsia="Aptos" w:hAnsi="Times New Roman" w:cs="Times New Roman"/>
          <w:color w:val="000000" w:themeColor="text1"/>
          <w:kern w:val="2"/>
          <w14:ligatures w14:val="standardContextual"/>
        </w:rPr>
        <w:t>Understanding this dynamic is central to the current study</w:t>
      </w:r>
      <w:r w:rsidR="00892476" w:rsidRPr="009E2A5F">
        <w:rPr>
          <w:rFonts w:ascii="Times New Roman" w:eastAsia="Aptos" w:hAnsi="Times New Roman" w:cs="Times New Roman"/>
          <w:color w:val="000000" w:themeColor="text1"/>
          <w:kern w:val="2"/>
          <w14:ligatures w14:val="standardContextual"/>
        </w:rPr>
        <w:t xml:space="preserve">. </w:t>
      </w:r>
    </w:p>
    <w:p w14:paraId="409D7D29" w14:textId="77777777" w:rsidR="00364381" w:rsidRPr="002C19D6" w:rsidRDefault="00364381" w:rsidP="00364381">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Another framework central to this study is the concept of ensemble learning</w:t>
      </w:r>
      <w:r w:rsidRPr="002C19D6">
        <w:rPr>
          <w:rFonts w:ascii="Times New Roman" w:eastAsia="Aptos" w:hAnsi="Times New Roman" w:cs="Times New Roman"/>
          <w:color w:val="000000" w:themeColor="text1"/>
          <w:kern w:val="2"/>
          <w14:ligatures w14:val="standardContextual"/>
        </w:rPr>
        <w:t xml:space="preserve">. Professors Jasmine Y. Ma and Roger Hall’s study focused on competitive high </w:t>
      </w:r>
      <w:r w:rsidRPr="007309D4">
        <w:rPr>
          <w:rFonts w:ascii="Times New Roman" w:eastAsia="Aptos" w:hAnsi="Times New Roman" w:cs="Times New Roman"/>
          <w:kern w:val="2"/>
          <w14:ligatures w14:val="standardContextual"/>
        </w:rPr>
        <w:t>school</w:t>
      </w:r>
      <w:r w:rsidRPr="002C19D6">
        <w:rPr>
          <w:rFonts w:ascii="Times New Roman" w:eastAsia="Aptos" w:hAnsi="Times New Roman" w:cs="Times New Roman"/>
          <w:color w:val="000000" w:themeColor="text1"/>
          <w:kern w:val="2"/>
          <w14:ligatures w14:val="standardContextual"/>
        </w:rPr>
        <w:t xml:space="preserve"> marching band ensembles and found that students learn things in ensembles that they cannot learn </w:t>
      </w:r>
      <w:r w:rsidRPr="002C19D6">
        <w:rPr>
          <w:rFonts w:ascii="Times New Roman" w:eastAsia="Aptos" w:hAnsi="Times New Roman" w:cs="Times New Roman"/>
          <w:kern w:val="2"/>
          <w14:ligatures w14:val="standardContextual"/>
        </w:rPr>
        <w:t>independently.</w:t>
      </w:r>
      <w:r w:rsidRPr="002C19D6">
        <w:rPr>
          <w:rFonts w:ascii="Times New Roman" w:eastAsia="Aptos" w:hAnsi="Times New Roman" w:cs="Times New Roman"/>
          <w:kern w:val="2"/>
          <w:vertAlign w:val="superscript"/>
          <w14:ligatures w14:val="standardContextual"/>
        </w:rPr>
        <w:footnoteReference w:id="74"/>
      </w:r>
      <w:r w:rsidRPr="002C19D6">
        <w:rPr>
          <w:rFonts w:ascii="Times New Roman" w:eastAsia="Aptos" w:hAnsi="Times New Roman" w:cs="Times New Roman"/>
          <w:kern w:val="2"/>
          <w14:ligatures w14:val="standardContextual"/>
        </w:rPr>
        <w:t xml:space="preserve"> The research highlighted the infrastructure that supported ensemble learning and how goals shifted throughout the season. Ma and Hall also addressed practice-led learning and contributed to the literature on learning environments in marching band. </w:t>
      </w:r>
      <w:r w:rsidRPr="002C19D6">
        <w:rPr>
          <w:rFonts w:ascii="Times New Roman" w:eastAsia="Aptos" w:hAnsi="Times New Roman" w:cs="Times New Roman"/>
          <w:kern w:val="2"/>
          <w:vertAlign w:val="superscript"/>
          <w14:ligatures w14:val="standardContextual"/>
        </w:rPr>
        <w:footnoteReference w:id="75"/>
      </w:r>
      <w:r w:rsidRPr="002C19D6">
        <w:rPr>
          <w:rFonts w:ascii="Times New Roman" w:eastAsia="Aptos" w:hAnsi="Times New Roman" w:cs="Times New Roman"/>
          <w:kern w:val="2"/>
          <w14:ligatures w14:val="standardContextual"/>
        </w:rPr>
        <w:t xml:space="preserve">  The current study is based on the concept of ensemble learning, as it analyzes the impact of ensemble performance in comparison to perceived success. A significant aspect of this research is the ensemble component within the curriculum, which is essential for exploring this relationship.</w:t>
      </w:r>
    </w:p>
    <w:p w14:paraId="74D757B2" w14:textId="3402255E" w:rsidR="00364381" w:rsidRPr="002C19D6" w:rsidRDefault="00364381" w:rsidP="00364381">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The study's interpretive phenomenological analysis (IPA) derived meaning from </w:t>
      </w:r>
      <w:r w:rsidR="0057701F">
        <w:rPr>
          <w:rFonts w:ascii="Times New Roman" w:eastAsia="Aptos" w:hAnsi="Times New Roman" w:cs="Times New Roman"/>
          <w:kern w:val="2"/>
          <w14:ligatures w14:val="standardContextual"/>
        </w:rPr>
        <w:t>the perceptions of students, parents, band directors, and administrators regarding student musical performance success at band competitions compared to students'</w:t>
      </w:r>
      <w:r w:rsidRPr="002C19D6">
        <w:rPr>
          <w:rFonts w:ascii="Times New Roman" w:eastAsia="Aptos" w:hAnsi="Times New Roman" w:cs="Times New Roman"/>
          <w:kern w:val="2"/>
          <w14:ligatures w14:val="standardContextual"/>
        </w:rPr>
        <w:t xml:space="preserve"> performance abilities. The qualitative hermeneutic phenomenological study included interviewing the participants to assess what </w:t>
      </w:r>
      <w:r w:rsidRPr="002C19D6">
        <w:rPr>
          <w:rFonts w:ascii="Times New Roman" w:eastAsia="Aptos" w:hAnsi="Times New Roman" w:cs="Times New Roman"/>
          <w:color w:val="000000" w:themeColor="text1"/>
          <w:kern w:val="2"/>
          <w14:ligatures w14:val="standardContextual"/>
        </w:rPr>
        <w:t xml:space="preserve">Professor of Educational Psychology John W. Creswell and Associate </w:t>
      </w:r>
      <w:r w:rsidR="00B43DEB" w:rsidRPr="002C19D6">
        <w:rPr>
          <w:rFonts w:ascii="Times New Roman" w:eastAsia="Aptos" w:hAnsi="Times New Roman" w:cs="Times New Roman"/>
          <w:color w:val="000000" w:themeColor="text1"/>
          <w:kern w:val="2"/>
          <w14:ligatures w14:val="standardContextual"/>
        </w:rPr>
        <w:t xml:space="preserve">Professor </w:t>
      </w:r>
      <w:r w:rsidRPr="002C19D6">
        <w:rPr>
          <w:rFonts w:ascii="Times New Roman" w:eastAsia="Aptos" w:hAnsi="Times New Roman" w:cs="Times New Roman"/>
          <w:color w:val="000000" w:themeColor="text1"/>
          <w:kern w:val="2"/>
          <w14:ligatures w14:val="standardContextual"/>
        </w:rPr>
        <w:t xml:space="preserve">J. David Creswell </w:t>
      </w:r>
      <w:r w:rsidRPr="002C19D6">
        <w:rPr>
          <w:rFonts w:ascii="Times New Roman" w:eastAsia="Aptos" w:hAnsi="Times New Roman" w:cs="Times New Roman"/>
          <w:kern w:val="2"/>
          <w14:ligatures w14:val="standardContextual"/>
        </w:rPr>
        <w:t xml:space="preserve">defined as “the lived experiences of individuals about a phenomenon as described by </w:t>
      </w:r>
      <w:r w:rsidRPr="002C19D6">
        <w:rPr>
          <w:rFonts w:ascii="Times New Roman" w:eastAsia="Aptos" w:hAnsi="Times New Roman" w:cs="Times New Roman"/>
          <w:kern w:val="2"/>
          <w14:ligatures w14:val="standardContextual"/>
        </w:rPr>
        <w:lastRenderedPageBreak/>
        <w:t xml:space="preserve">participants.” </w:t>
      </w:r>
      <w:r w:rsidRPr="002C19D6">
        <w:rPr>
          <w:rFonts w:ascii="Times New Roman" w:eastAsia="Aptos" w:hAnsi="Times New Roman" w:cs="Times New Roman"/>
          <w:kern w:val="2"/>
          <w:vertAlign w:val="superscript"/>
          <w14:ligatures w14:val="standardContextual"/>
        </w:rPr>
        <w:footnoteReference w:id="76"/>
      </w:r>
      <w:r w:rsidRPr="002C19D6">
        <w:rPr>
          <w:rFonts w:ascii="Times New Roman" w:eastAsia="Aptos" w:hAnsi="Times New Roman" w:cs="Times New Roman"/>
          <w:kern w:val="2"/>
          <w14:ligatures w14:val="standardContextual"/>
        </w:rPr>
        <w:t xml:space="preserve"> Qualitative methodology allows researchers to advance and apply their interpersonal and subjectivity skills to their research exploratory processes.</w:t>
      </w:r>
      <w:r w:rsidRPr="002C19D6">
        <w:rPr>
          <w:rFonts w:ascii="Times New Roman" w:eastAsia="Aptos" w:hAnsi="Times New Roman" w:cs="Times New Roman"/>
          <w:kern w:val="2"/>
          <w:vertAlign w:val="superscript"/>
          <w14:ligatures w14:val="standardContextual"/>
        </w:rPr>
        <w:footnoteReference w:id="77"/>
      </w:r>
      <w:r w:rsidRPr="002C19D6">
        <w:rPr>
          <w:rFonts w:ascii="Times New Roman" w:eastAsia="Aptos" w:hAnsi="Times New Roman" w:cs="Times New Roman"/>
          <w:kern w:val="2"/>
          <w14:ligatures w14:val="standardContextual"/>
        </w:rPr>
        <w:t xml:space="preserve"> IPA gives researchers the best opportunity to understand the lived experiences of research participants. Therefore, utilizing the IPA approach in a qualitative research study helps the researcher achieve the main objective and allows participants to narrate the research findings through their lived experiences.   The researcher of this qualitative study utilized a mixed-method approach, incorporating both </w:t>
      </w:r>
      <w:r w:rsidR="006F63AD">
        <w:rPr>
          <w:rFonts w:ascii="Times New Roman" w:eastAsia="Aptos" w:hAnsi="Times New Roman" w:cs="Times New Roman"/>
          <w:kern w:val="2"/>
          <w14:ligatures w14:val="standardContextual"/>
        </w:rPr>
        <w:t xml:space="preserve">a </w:t>
      </w:r>
      <w:r w:rsidR="00E931FD" w:rsidRPr="002C19D6">
        <w:rPr>
          <w:rFonts w:ascii="Times New Roman" w:eastAsia="Aptos" w:hAnsi="Times New Roman" w:cs="Times New Roman"/>
          <w:kern w:val="2"/>
          <w14:ligatures w14:val="standardContextual"/>
        </w:rPr>
        <w:t>questionnaire</w:t>
      </w:r>
      <w:r w:rsidRPr="002C19D6">
        <w:rPr>
          <w:rFonts w:ascii="Times New Roman" w:eastAsia="Aptos" w:hAnsi="Times New Roman" w:cs="Times New Roman"/>
          <w:kern w:val="2"/>
          <w14:ligatures w14:val="standardContextual"/>
        </w:rPr>
        <w:t xml:space="preserve"> format and semi-structured interviews. This methodology featured a predefined set of guiding questions, facilitating comprehensive discussions and enabling participants to expand their thoughts and insights in greater detail.</w:t>
      </w:r>
    </w:p>
    <w:p w14:paraId="044C44A6" w14:textId="772B3731" w:rsidR="00364381" w:rsidRPr="002C19D6" w:rsidRDefault="00364381" w:rsidP="00364381">
      <w:pPr>
        <w:autoSpaceDE w:val="0"/>
        <w:autoSpaceDN w:val="0"/>
        <w:adjustRightInd w:val="0"/>
        <w:spacing w:line="480" w:lineRule="auto"/>
        <w:ind w:firstLine="720"/>
        <w:rPr>
          <w:rFonts w:ascii="Times New Roman" w:eastAsia="Aptos" w:hAnsi="Times New Roman" w:cs="Times New Roman"/>
          <w:color w:val="FF0000"/>
          <w:kern w:val="2"/>
          <w14:ligatures w14:val="standardContextual"/>
        </w:rPr>
      </w:pPr>
      <w:r w:rsidRPr="002C19D6">
        <w:rPr>
          <w:rFonts w:ascii="Times New Roman" w:eastAsia="Aptos" w:hAnsi="Times New Roman" w:cs="Times New Roman"/>
          <w:kern w:val="2"/>
          <w14:ligatures w14:val="standardContextual"/>
        </w:rPr>
        <w:t xml:space="preserve">Another framework central to the study </w:t>
      </w:r>
      <w:r w:rsidRPr="002C19D6">
        <w:rPr>
          <w:rFonts w:ascii="Times New Roman" w:eastAsia="Aptos" w:hAnsi="Times New Roman" w:cs="Times New Roman"/>
          <w:color w:val="000000" w:themeColor="text1"/>
          <w:kern w:val="2"/>
          <w14:ligatures w14:val="standardContextual"/>
        </w:rPr>
        <w:t>is Albert Bandura’s social cognitive theory.  This theory helps to explain human behaviors by examining how social influences shape actions and beliefs.</w:t>
      </w:r>
      <w:r w:rsidRPr="002C19D6">
        <w:rPr>
          <w:rFonts w:ascii="Times New Roman" w:eastAsia="Aptos" w:hAnsi="Times New Roman" w:cs="Times New Roman"/>
          <w:color w:val="000000" w:themeColor="text1"/>
          <w:kern w:val="2"/>
          <w:vertAlign w:val="superscript"/>
          <w14:ligatures w14:val="standardContextual"/>
        </w:rPr>
        <w:footnoteReference w:id="78"/>
      </w:r>
      <w:r w:rsidRPr="002C19D6">
        <w:rPr>
          <w:rFonts w:ascii="Times New Roman" w:eastAsia="Aptos" w:hAnsi="Times New Roman" w:cs="Times New Roman"/>
          <w:color w:val="000000" w:themeColor="text1"/>
          <w:kern w:val="2"/>
          <w14:ligatures w14:val="standardContextual"/>
        </w:rPr>
        <w:t xml:space="preserve"> Various studies exist in the literature </w:t>
      </w:r>
      <w:r w:rsidR="006F63AD">
        <w:rPr>
          <w:rFonts w:ascii="Times New Roman" w:eastAsia="Aptos" w:hAnsi="Times New Roman" w:cs="Times New Roman"/>
          <w:color w:val="000000" w:themeColor="text1"/>
          <w:kern w:val="2"/>
          <w14:ligatures w14:val="standardContextual"/>
        </w:rPr>
        <w:t xml:space="preserve">examining individual perceptions of success in sport, mainly through </w:t>
      </w:r>
      <w:r w:rsidRPr="002C19D6">
        <w:rPr>
          <w:rFonts w:ascii="Times New Roman" w:eastAsia="Aptos" w:hAnsi="Times New Roman" w:cs="Times New Roman"/>
          <w:color w:val="000000" w:themeColor="text1"/>
          <w:kern w:val="2"/>
          <w14:ligatures w14:val="standardContextual"/>
        </w:rPr>
        <w:t>social cognitive theory.</w:t>
      </w:r>
      <w:r w:rsidRPr="002C19D6">
        <w:rPr>
          <w:rFonts w:ascii="Times New Roman" w:eastAsia="Aptos" w:hAnsi="Times New Roman" w:cs="Times New Roman"/>
          <w:color w:val="000000" w:themeColor="text1"/>
          <w:kern w:val="2"/>
          <w:vertAlign w:val="superscript"/>
          <w14:ligatures w14:val="standardContextual"/>
        </w:rPr>
        <w:footnoteReference w:id="79"/>
      </w:r>
      <w:r w:rsidRPr="002C19D6">
        <w:rPr>
          <w:rFonts w:ascii="Times New Roman" w:eastAsia="Aptos" w:hAnsi="Times New Roman" w:cs="Times New Roman"/>
          <w:color w:val="000000" w:themeColor="text1"/>
          <w:kern w:val="2"/>
          <w14:ligatures w14:val="standardContextual"/>
        </w:rPr>
        <w:t xml:space="preserve"> This framework highlights the subjective nature of success and the factors influencing its definition among athletes. Because the subjective nature of success is not limited to athletes, this theory and subsequent literature can connect to the current study surrounding the perception of success at marching band competitions.  </w:t>
      </w:r>
    </w:p>
    <w:p w14:paraId="7CF246E1" w14:textId="06CF1E46" w:rsidR="00364381" w:rsidRPr="002C19D6" w:rsidRDefault="00364381" w:rsidP="00364381">
      <w:pPr>
        <w:autoSpaceDE w:val="0"/>
        <w:autoSpaceDN w:val="0"/>
        <w:adjustRightInd w:val="0"/>
        <w:spacing w:line="480" w:lineRule="auto"/>
        <w:ind w:firstLine="720"/>
        <w:rPr>
          <w:rFonts w:ascii="Times New Roman" w:eastAsia="Aptos" w:hAnsi="Times New Roman" w:cs="Times New Roman"/>
          <w:color w:val="000000" w:themeColor="text1"/>
          <w:kern w:val="2"/>
          <w14:ligatures w14:val="standardContextual"/>
        </w:rPr>
      </w:pPr>
      <w:r w:rsidRPr="002C19D6">
        <w:rPr>
          <w:rFonts w:ascii="Times New Roman" w:eastAsia="Aptos" w:hAnsi="Times New Roman" w:cs="Times New Roman"/>
          <w:color w:val="000000" w:themeColor="text1"/>
          <w:kern w:val="2"/>
          <w14:ligatures w14:val="standardContextual"/>
        </w:rPr>
        <w:lastRenderedPageBreak/>
        <w:t>One key component of social cognitive theory is reciprocal determinism, which refers to the interactive influence between behavior, personal factors, and the environment.</w:t>
      </w:r>
      <w:r w:rsidRPr="002C19D6">
        <w:rPr>
          <w:rFonts w:ascii="Times New Roman" w:eastAsia="Aptos" w:hAnsi="Times New Roman" w:cs="Times New Roman"/>
          <w:color w:val="000000" w:themeColor="text1"/>
          <w:kern w:val="2"/>
          <w:vertAlign w:val="superscript"/>
          <w14:ligatures w14:val="standardContextual"/>
        </w:rPr>
        <w:footnoteReference w:id="80"/>
      </w:r>
      <w:r w:rsidRPr="002C19D6">
        <w:rPr>
          <w:rFonts w:ascii="Times New Roman" w:eastAsia="Aptos" w:hAnsi="Times New Roman" w:cs="Times New Roman"/>
          <w:color w:val="000000" w:themeColor="text1"/>
          <w:kern w:val="2"/>
          <w14:ligatures w14:val="standardContextual"/>
        </w:rPr>
        <w:t xml:space="preserve"> This concept suggests that an individual’s perception of success is influenced not only by their internal beliefs and attitudes but also by their interactions with others and their surroundings.</w:t>
      </w:r>
      <w:r w:rsidRPr="002C19D6">
        <w:rPr>
          <w:rFonts w:ascii="Times New Roman" w:eastAsia="Aptos" w:hAnsi="Times New Roman" w:cs="Times New Roman"/>
          <w:color w:val="000000" w:themeColor="text1"/>
          <w:kern w:val="2"/>
          <w:vertAlign w:val="superscript"/>
          <w14:ligatures w14:val="standardContextual"/>
        </w:rPr>
        <w:footnoteReference w:id="81"/>
      </w:r>
      <w:r w:rsidRPr="002C19D6">
        <w:rPr>
          <w:rFonts w:ascii="Times New Roman" w:eastAsia="Aptos" w:hAnsi="Times New Roman" w:cs="Times New Roman"/>
          <w:color w:val="000000" w:themeColor="text1"/>
          <w:kern w:val="2"/>
          <w14:ligatures w14:val="standardContextual"/>
        </w:rPr>
        <w:t xml:space="preserve">  Given </w:t>
      </w:r>
      <w:r w:rsidR="006F63AD">
        <w:rPr>
          <w:rFonts w:ascii="Times New Roman" w:eastAsia="Aptos" w:hAnsi="Times New Roman" w:cs="Times New Roman"/>
          <w:color w:val="000000" w:themeColor="text1"/>
          <w:kern w:val="2"/>
          <w14:ligatures w14:val="standardContextual"/>
        </w:rPr>
        <w:t xml:space="preserve">that the current study focuses on the </w:t>
      </w:r>
      <w:r w:rsidRPr="002C19D6">
        <w:rPr>
          <w:rFonts w:ascii="Times New Roman" w:eastAsia="Aptos" w:hAnsi="Times New Roman" w:cs="Times New Roman"/>
          <w:color w:val="000000" w:themeColor="text1"/>
          <w:kern w:val="2"/>
          <w14:ligatures w14:val="standardContextual"/>
        </w:rPr>
        <w:t xml:space="preserve">perception of success, applying this theory to analyze participants’ viewpoints will be beneficial. </w:t>
      </w:r>
    </w:p>
    <w:p w14:paraId="759616E1" w14:textId="437255CD" w:rsidR="00364381" w:rsidRPr="009E2A5F" w:rsidRDefault="00364381" w:rsidP="00364381">
      <w:pPr>
        <w:autoSpaceDE w:val="0"/>
        <w:autoSpaceDN w:val="0"/>
        <w:adjustRightInd w:val="0"/>
        <w:spacing w:line="480" w:lineRule="auto"/>
        <w:ind w:firstLine="720"/>
        <w:rPr>
          <w:rFonts w:ascii="Times New Roman" w:eastAsia="Aptos" w:hAnsi="Times New Roman" w:cs="Times New Roman"/>
          <w:color w:val="000000" w:themeColor="text1"/>
          <w:kern w:val="2"/>
          <w14:ligatures w14:val="standardContextual"/>
        </w:rPr>
      </w:pPr>
      <w:r w:rsidRPr="002C19D6">
        <w:rPr>
          <w:rFonts w:ascii="Times New Roman" w:eastAsia="Aptos" w:hAnsi="Times New Roman" w:cs="Times New Roman"/>
          <w:color w:val="000000" w:themeColor="text1"/>
          <w:kern w:val="2"/>
          <w14:ligatures w14:val="standardContextual"/>
        </w:rPr>
        <w:t xml:space="preserve">Another aspect of </w:t>
      </w:r>
      <w:r w:rsidR="00B43DEB" w:rsidRPr="002C19D6">
        <w:rPr>
          <w:rFonts w:ascii="Times New Roman" w:eastAsia="Aptos" w:hAnsi="Times New Roman" w:cs="Times New Roman"/>
          <w:color w:val="000000" w:themeColor="text1"/>
          <w:kern w:val="2"/>
          <w14:ligatures w14:val="standardContextual"/>
        </w:rPr>
        <w:t>s</w:t>
      </w:r>
      <w:r w:rsidRPr="002C19D6">
        <w:rPr>
          <w:rFonts w:ascii="Times New Roman" w:eastAsia="Aptos" w:hAnsi="Times New Roman" w:cs="Times New Roman"/>
          <w:color w:val="000000" w:themeColor="text1"/>
          <w:kern w:val="2"/>
          <w14:ligatures w14:val="standardContextual"/>
        </w:rPr>
        <w:t xml:space="preserve">ocial </w:t>
      </w:r>
      <w:r w:rsidR="00B43DEB" w:rsidRPr="002C19D6">
        <w:rPr>
          <w:rFonts w:ascii="Times New Roman" w:eastAsia="Aptos" w:hAnsi="Times New Roman" w:cs="Times New Roman"/>
          <w:color w:val="000000" w:themeColor="text1"/>
          <w:kern w:val="2"/>
          <w14:ligatures w14:val="standardContextual"/>
        </w:rPr>
        <w:t>c</w:t>
      </w:r>
      <w:r w:rsidRPr="002C19D6">
        <w:rPr>
          <w:rFonts w:ascii="Times New Roman" w:eastAsia="Aptos" w:hAnsi="Times New Roman" w:cs="Times New Roman"/>
          <w:color w:val="000000" w:themeColor="text1"/>
          <w:kern w:val="2"/>
          <w14:ligatures w14:val="standardContextual"/>
        </w:rPr>
        <w:t xml:space="preserve">ognitive </w:t>
      </w:r>
      <w:r w:rsidR="00B43DEB" w:rsidRPr="002C19D6">
        <w:rPr>
          <w:rFonts w:ascii="Times New Roman" w:eastAsia="Aptos" w:hAnsi="Times New Roman" w:cs="Times New Roman"/>
          <w:color w:val="000000" w:themeColor="text1"/>
          <w:kern w:val="2"/>
          <w14:ligatures w14:val="standardContextual"/>
        </w:rPr>
        <w:t>t</w:t>
      </w:r>
      <w:r w:rsidRPr="002C19D6">
        <w:rPr>
          <w:rFonts w:ascii="Times New Roman" w:eastAsia="Aptos" w:hAnsi="Times New Roman" w:cs="Times New Roman"/>
          <w:color w:val="000000" w:themeColor="text1"/>
          <w:kern w:val="2"/>
          <w14:ligatures w14:val="standardContextual"/>
        </w:rPr>
        <w:t xml:space="preserve">heory relevant to this study suggests that individuals establish goals based on their beliefs, experiences, and observations. </w:t>
      </w:r>
      <w:r w:rsidR="006F63AD">
        <w:rPr>
          <w:rFonts w:ascii="Times New Roman" w:eastAsia="Aptos" w:hAnsi="Times New Roman" w:cs="Times New Roman"/>
          <w:color w:val="000000" w:themeColor="text1"/>
          <w:kern w:val="2"/>
          <w14:ligatures w14:val="standardContextual"/>
        </w:rPr>
        <w:t xml:space="preserve">How these individual goals are set, whether </w:t>
      </w:r>
      <w:r w:rsidRPr="002C19D6">
        <w:rPr>
          <w:rFonts w:ascii="Times New Roman" w:eastAsia="Aptos" w:hAnsi="Times New Roman" w:cs="Times New Roman"/>
          <w:color w:val="000000" w:themeColor="text1"/>
          <w:kern w:val="2"/>
          <w14:ligatures w14:val="standardContextual"/>
        </w:rPr>
        <w:t xml:space="preserve">based on mastery, performance, or outcome, directly affects the perception of success. </w:t>
      </w:r>
      <w:r w:rsidRPr="002C19D6">
        <w:rPr>
          <w:rFonts w:ascii="Times New Roman" w:eastAsia="Aptos" w:hAnsi="Times New Roman" w:cs="Times New Roman"/>
          <w:color w:val="000000" w:themeColor="text1"/>
          <w:kern w:val="2"/>
          <w:vertAlign w:val="superscript"/>
          <w14:ligatures w14:val="standardContextual"/>
        </w:rPr>
        <w:footnoteReference w:id="82"/>
      </w:r>
      <w:r w:rsidRPr="002C19D6">
        <w:rPr>
          <w:rFonts w:ascii="Times New Roman" w:eastAsia="Aptos" w:hAnsi="Times New Roman" w:cs="Times New Roman"/>
          <w:color w:val="000000" w:themeColor="text1"/>
          <w:kern w:val="2"/>
          <w14:ligatures w14:val="standardContextual"/>
        </w:rPr>
        <w:t xml:space="preserve">  Since stakeholders’ perceived success at marching band competitions is a central component of this study, understanding </w:t>
      </w:r>
      <w:r w:rsidR="00B43DEB" w:rsidRPr="009E2A5F">
        <w:rPr>
          <w:rFonts w:ascii="Times New Roman" w:eastAsia="Aptos" w:hAnsi="Times New Roman" w:cs="Times New Roman"/>
          <w:color w:val="000000" w:themeColor="text1"/>
          <w:kern w:val="2"/>
          <w14:ligatures w14:val="standardContextual"/>
        </w:rPr>
        <w:t>s</w:t>
      </w:r>
      <w:r w:rsidRPr="009E2A5F">
        <w:rPr>
          <w:rFonts w:ascii="Times New Roman" w:eastAsia="Aptos" w:hAnsi="Times New Roman" w:cs="Times New Roman"/>
          <w:color w:val="000000" w:themeColor="text1"/>
          <w:kern w:val="2"/>
          <w14:ligatures w14:val="standardContextual"/>
        </w:rPr>
        <w:t xml:space="preserve">ocial </w:t>
      </w:r>
      <w:r w:rsidR="00B43DEB" w:rsidRPr="009E2A5F">
        <w:rPr>
          <w:rFonts w:ascii="Times New Roman" w:eastAsia="Aptos" w:hAnsi="Times New Roman" w:cs="Times New Roman"/>
          <w:color w:val="000000" w:themeColor="text1"/>
          <w:kern w:val="2"/>
          <w14:ligatures w14:val="standardContextual"/>
        </w:rPr>
        <w:t>c</w:t>
      </w:r>
      <w:r w:rsidRPr="009E2A5F">
        <w:rPr>
          <w:rFonts w:ascii="Times New Roman" w:eastAsia="Aptos" w:hAnsi="Times New Roman" w:cs="Times New Roman"/>
          <w:color w:val="000000" w:themeColor="text1"/>
          <w:kern w:val="2"/>
          <w14:ligatures w14:val="standardContextual"/>
        </w:rPr>
        <w:t xml:space="preserve">ognitive </w:t>
      </w:r>
      <w:r w:rsidR="00B43DEB" w:rsidRPr="009E2A5F">
        <w:rPr>
          <w:rFonts w:ascii="Times New Roman" w:eastAsia="Aptos" w:hAnsi="Times New Roman" w:cs="Times New Roman"/>
          <w:color w:val="000000" w:themeColor="text1"/>
          <w:kern w:val="2"/>
          <w14:ligatures w14:val="standardContextual"/>
        </w:rPr>
        <w:t>t</w:t>
      </w:r>
      <w:r w:rsidRPr="009E2A5F">
        <w:rPr>
          <w:rFonts w:ascii="Times New Roman" w:eastAsia="Aptos" w:hAnsi="Times New Roman" w:cs="Times New Roman"/>
          <w:color w:val="000000" w:themeColor="text1"/>
          <w:kern w:val="2"/>
          <w14:ligatures w14:val="standardContextual"/>
        </w:rPr>
        <w:t xml:space="preserve">heory’s concept of goal setting and its direct relationship to perception of success is essential. </w:t>
      </w:r>
    </w:p>
    <w:p w14:paraId="19F89A5F" w14:textId="4D7BCC83" w:rsidR="00364381" w:rsidRDefault="00364381" w:rsidP="00364381">
      <w:pPr>
        <w:autoSpaceDE w:val="0"/>
        <w:autoSpaceDN w:val="0"/>
        <w:adjustRightInd w:val="0"/>
        <w:spacing w:line="480" w:lineRule="auto"/>
        <w:ind w:firstLine="720"/>
        <w:rPr>
          <w:rFonts w:ascii="Times New Roman" w:eastAsia="Aptos" w:hAnsi="Times New Roman" w:cs="Times New Roman"/>
          <w:color w:val="000000" w:themeColor="text1"/>
          <w:kern w:val="2"/>
          <w14:ligatures w14:val="standardContextual"/>
        </w:rPr>
      </w:pPr>
      <w:r w:rsidRPr="009E2A5F">
        <w:rPr>
          <w:rFonts w:ascii="Times New Roman" w:eastAsia="Aptos" w:hAnsi="Times New Roman" w:cs="Times New Roman"/>
          <w:color w:val="000000" w:themeColor="text1"/>
          <w:kern w:val="2"/>
          <w14:ligatures w14:val="standardContextual"/>
        </w:rPr>
        <w:t xml:space="preserve"> Social Cognitive Theory also discusses the concept of performance goals. According to the theory, individuals </w:t>
      </w:r>
      <w:r w:rsidR="00C34209" w:rsidRPr="009E2A5F">
        <w:rPr>
          <w:rFonts w:ascii="Times New Roman" w:eastAsia="Aptos" w:hAnsi="Times New Roman" w:cs="Times New Roman"/>
          <w:color w:val="000000" w:themeColor="text1"/>
          <w:kern w:val="2"/>
          <w14:ligatures w14:val="standardContextual"/>
        </w:rPr>
        <w:t>focusing</w:t>
      </w:r>
      <w:r w:rsidRPr="009E2A5F">
        <w:rPr>
          <w:rFonts w:ascii="Times New Roman" w:eastAsia="Aptos" w:hAnsi="Times New Roman" w:cs="Times New Roman"/>
          <w:color w:val="000000" w:themeColor="text1"/>
          <w:kern w:val="2"/>
          <w14:ligatures w14:val="standardContextual"/>
        </w:rPr>
        <w:t xml:space="preserve"> on external validation, such as winning, tend to view success primarily as a final outcome. This focus can lead to pressure and contribute to a more fixed mindset.</w:t>
      </w:r>
      <w:r w:rsidRPr="009E2A5F">
        <w:rPr>
          <w:rFonts w:ascii="Times New Roman" w:eastAsia="Aptos" w:hAnsi="Times New Roman" w:cs="Times New Roman"/>
          <w:color w:val="000000" w:themeColor="text1"/>
          <w:kern w:val="2"/>
          <w:vertAlign w:val="superscript"/>
          <w14:ligatures w14:val="standardContextual"/>
        </w:rPr>
        <w:footnoteReference w:id="83"/>
      </w:r>
      <w:r w:rsidRPr="009E2A5F">
        <w:rPr>
          <w:rFonts w:ascii="Times New Roman" w:eastAsia="Aptos" w:hAnsi="Times New Roman" w:cs="Times New Roman"/>
          <w:color w:val="000000" w:themeColor="text1"/>
          <w:kern w:val="2"/>
          <w14:ligatures w14:val="standardContextual"/>
        </w:rPr>
        <w:t xml:space="preserve">  </w:t>
      </w:r>
      <w:r w:rsidR="00593BFC" w:rsidRPr="009E2A5F">
        <w:rPr>
          <w:rFonts w:ascii="Times New Roman" w:eastAsia="Aptos" w:hAnsi="Times New Roman" w:cs="Times New Roman"/>
          <w:color w:val="000000" w:themeColor="text1"/>
          <w:kern w:val="2"/>
          <w14:ligatures w14:val="standardContextual"/>
        </w:rPr>
        <w:t>In contrast, a</w:t>
      </w:r>
      <w:r w:rsidR="00B6779F" w:rsidRPr="009E2A5F">
        <w:rPr>
          <w:rFonts w:ascii="Times New Roman" w:eastAsia="Aptos" w:hAnsi="Times New Roman" w:cs="Times New Roman"/>
          <w:color w:val="000000" w:themeColor="text1"/>
          <w:kern w:val="2"/>
          <w14:ligatures w14:val="standardContextual"/>
        </w:rPr>
        <w:t xml:space="preserve"> growth mindset refers to the belief that abilities and intelligence can be developed through dedication, hard work, and perseverance.</w:t>
      </w:r>
      <w:r w:rsidR="00BE3C01" w:rsidRPr="009E2A5F">
        <w:rPr>
          <w:rStyle w:val="FootnoteReference"/>
          <w:rFonts w:eastAsia="Aptos" w:cs="Times New Roman"/>
          <w:color w:val="000000" w:themeColor="text1"/>
          <w:kern w:val="2"/>
          <w14:ligatures w14:val="standardContextual"/>
        </w:rPr>
        <w:footnoteReference w:id="84"/>
      </w:r>
      <w:r w:rsidR="00B6779F" w:rsidRPr="009E2A5F">
        <w:rPr>
          <w:rFonts w:ascii="Times New Roman" w:eastAsia="Aptos" w:hAnsi="Times New Roman" w:cs="Times New Roman"/>
          <w:color w:val="000000" w:themeColor="text1"/>
          <w:kern w:val="2"/>
          <w14:ligatures w14:val="standardContextual"/>
        </w:rPr>
        <w:t xml:space="preserve"> In the context of marching ban</w:t>
      </w:r>
      <w:r w:rsidR="001A11DC" w:rsidRPr="009E2A5F">
        <w:rPr>
          <w:rFonts w:ascii="Times New Roman" w:eastAsia="Aptos" w:hAnsi="Times New Roman" w:cs="Times New Roman"/>
          <w:color w:val="000000" w:themeColor="text1"/>
          <w:kern w:val="2"/>
          <w14:ligatures w14:val="standardContextual"/>
        </w:rPr>
        <w:t>d</w:t>
      </w:r>
      <w:r w:rsidR="00BE3C01" w:rsidRPr="009E2A5F">
        <w:rPr>
          <w:rFonts w:ascii="Times New Roman" w:eastAsia="Aptos" w:hAnsi="Times New Roman" w:cs="Times New Roman"/>
          <w:color w:val="000000" w:themeColor="text1"/>
          <w:kern w:val="2"/>
          <w14:ligatures w14:val="standardContextual"/>
        </w:rPr>
        <w:t xml:space="preserve"> </w:t>
      </w:r>
      <w:r w:rsidR="00B6779F" w:rsidRPr="009E2A5F">
        <w:rPr>
          <w:rFonts w:ascii="Times New Roman" w:eastAsia="Aptos" w:hAnsi="Times New Roman" w:cs="Times New Roman"/>
          <w:color w:val="000000" w:themeColor="text1"/>
          <w:kern w:val="2"/>
          <w14:ligatures w14:val="standardContextual"/>
        </w:rPr>
        <w:t xml:space="preserve">competitions, adopting a growth mindset can have a significant impact on both individual </w:t>
      </w:r>
      <w:r w:rsidR="00B6779F" w:rsidRPr="009E2A5F">
        <w:rPr>
          <w:rFonts w:ascii="Times New Roman" w:eastAsia="Aptos" w:hAnsi="Times New Roman" w:cs="Times New Roman"/>
          <w:color w:val="000000" w:themeColor="text1"/>
          <w:kern w:val="2"/>
          <w14:ligatures w14:val="standardContextual"/>
        </w:rPr>
        <w:lastRenderedPageBreak/>
        <w:t>members and the overall team</w:t>
      </w:r>
      <w:r w:rsidR="00C139FC" w:rsidRPr="009E2A5F">
        <w:rPr>
          <w:rFonts w:ascii="Times New Roman" w:eastAsia="Aptos" w:hAnsi="Times New Roman" w:cs="Times New Roman"/>
          <w:color w:val="000000" w:themeColor="text1"/>
          <w:kern w:val="2"/>
          <w14:ligatures w14:val="standardContextual"/>
        </w:rPr>
        <w:t xml:space="preserve"> in personal development, enhanced teamwork, and a greater willingness to tackle challenges. </w:t>
      </w:r>
      <w:r w:rsidR="00652156" w:rsidRPr="009E2A5F">
        <w:rPr>
          <w:rFonts w:ascii="Times New Roman" w:eastAsia="Aptos" w:hAnsi="Times New Roman" w:cs="Times New Roman"/>
          <w:color w:val="000000" w:themeColor="text1"/>
          <w:kern w:val="2"/>
          <w14:ligatures w14:val="standardContextual"/>
        </w:rPr>
        <w:t xml:space="preserve">This </w:t>
      </w:r>
      <w:r w:rsidRPr="009E2A5F">
        <w:rPr>
          <w:rFonts w:ascii="Times New Roman" w:eastAsia="Aptos" w:hAnsi="Times New Roman" w:cs="Times New Roman"/>
          <w:color w:val="000000" w:themeColor="text1"/>
          <w:kern w:val="2"/>
          <w14:ligatures w14:val="standardContextual"/>
        </w:rPr>
        <w:t xml:space="preserve">study seeks to explore stakeholders’ perspectives on success and may be informed by </w:t>
      </w:r>
      <w:r w:rsidR="00B43DEB" w:rsidRPr="009E2A5F">
        <w:rPr>
          <w:rFonts w:ascii="Times New Roman" w:eastAsia="Aptos" w:hAnsi="Times New Roman" w:cs="Times New Roman"/>
          <w:color w:val="000000" w:themeColor="text1"/>
          <w:kern w:val="2"/>
          <w14:ligatures w14:val="standardContextual"/>
        </w:rPr>
        <w:t>s</w:t>
      </w:r>
      <w:r w:rsidRPr="009E2A5F">
        <w:rPr>
          <w:rFonts w:ascii="Times New Roman" w:eastAsia="Aptos" w:hAnsi="Times New Roman" w:cs="Times New Roman"/>
          <w:color w:val="000000" w:themeColor="text1"/>
          <w:kern w:val="2"/>
          <w14:ligatures w14:val="standardContextual"/>
        </w:rPr>
        <w:t xml:space="preserve">ocial </w:t>
      </w:r>
      <w:r w:rsidR="00B43DEB" w:rsidRPr="009E2A5F">
        <w:rPr>
          <w:rFonts w:ascii="Times New Roman" w:eastAsia="Aptos" w:hAnsi="Times New Roman" w:cs="Times New Roman"/>
          <w:color w:val="000000" w:themeColor="text1"/>
          <w:kern w:val="2"/>
          <w14:ligatures w14:val="standardContextual"/>
        </w:rPr>
        <w:t>c</w:t>
      </w:r>
      <w:r w:rsidRPr="009E2A5F">
        <w:rPr>
          <w:rFonts w:ascii="Times New Roman" w:eastAsia="Aptos" w:hAnsi="Times New Roman" w:cs="Times New Roman"/>
          <w:color w:val="000000" w:themeColor="text1"/>
          <w:kern w:val="2"/>
          <w14:ligatures w14:val="standardContextual"/>
        </w:rPr>
        <w:t xml:space="preserve">ognitive </w:t>
      </w:r>
      <w:r w:rsidR="00B43DEB" w:rsidRPr="009E2A5F">
        <w:rPr>
          <w:rFonts w:ascii="Times New Roman" w:eastAsia="Aptos" w:hAnsi="Times New Roman" w:cs="Times New Roman"/>
          <w:color w:val="000000" w:themeColor="text1"/>
          <w:kern w:val="2"/>
          <w14:ligatures w14:val="standardContextual"/>
        </w:rPr>
        <w:t>t</w:t>
      </w:r>
      <w:r w:rsidRPr="009E2A5F">
        <w:rPr>
          <w:rFonts w:ascii="Times New Roman" w:eastAsia="Aptos" w:hAnsi="Times New Roman" w:cs="Times New Roman"/>
          <w:color w:val="000000" w:themeColor="text1"/>
          <w:kern w:val="2"/>
          <w14:ligatures w14:val="standardContextual"/>
        </w:rPr>
        <w:t>heory, as the research could show that winning as a goal influences perceptions of success and does not take other considerations, such as the musical performance ability of the students</w:t>
      </w:r>
      <w:r w:rsidR="00313DFD" w:rsidRPr="009E2A5F">
        <w:rPr>
          <w:rFonts w:ascii="Times New Roman" w:eastAsia="Aptos" w:hAnsi="Times New Roman" w:cs="Times New Roman"/>
          <w:color w:val="000000" w:themeColor="text1"/>
          <w:kern w:val="2"/>
          <w14:ligatures w14:val="standardContextual"/>
        </w:rPr>
        <w:t>,</w:t>
      </w:r>
      <w:r w:rsidRPr="009E2A5F">
        <w:rPr>
          <w:rFonts w:ascii="Times New Roman" w:eastAsia="Aptos" w:hAnsi="Times New Roman" w:cs="Times New Roman"/>
          <w:color w:val="000000" w:themeColor="text1"/>
          <w:kern w:val="2"/>
          <w14:ligatures w14:val="standardContextual"/>
        </w:rPr>
        <w:t xml:space="preserve"> into consideration. </w:t>
      </w:r>
    </w:p>
    <w:p w14:paraId="698FF232" w14:textId="3E1BADCB" w:rsidR="0031671A" w:rsidRPr="002C19D6" w:rsidRDefault="0031671A" w:rsidP="0031671A">
      <w:pPr>
        <w:pStyle w:val="Heading1"/>
      </w:pPr>
      <w:bookmarkStart w:id="68" w:name="_Toc201777813"/>
      <w:bookmarkStart w:id="69" w:name="_Toc201780005"/>
      <w:r>
        <w:t>Related Literature</w:t>
      </w:r>
      <w:bookmarkEnd w:id="68"/>
      <w:bookmarkEnd w:id="69"/>
    </w:p>
    <w:p w14:paraId="7146DFE3" w14:textId="77777777" w:rsidR="00364381" w:rsidRPr="002C19D6" w:rsidRDefault="00364381" w:rsidP="00364381">
      <w:pPr>
        <w:autoSpaceDE w:val="0"/>
        <w:autoSpaceDN w:val="0"/>
        <w:adjustRightInd w:val="0"/>
        <w:jc w:val="center"/>
        <w:rPr>
          <w:rFonts w:ascii="Times New Roman" w:eastAsia="Aptos" w:hAnsi="Times New Roman" w:cs="Times New Roman"/>
          <w:kern w:val="2"/>
          <w14:ligatures w14:val="standardContextual"/>
        </w:rPr>
      </w:pPr>
    </w:p>
    <w:p w14:paraId="3051479B" w14:textId="77777777" w:rsidR="00364381" w:rsidRPr="002C19D6" w:rsidRDefault="00364381" w:rsidP="00BA0565">
      <w:pPr>
        <w:pStyle w:val="Heading2"/>
      </w:pPr>
      <w:bookmarkStart w:id="70" w:name="_Toc201777814"/>
      <w:bookmarkStart w:id="71" w:name="_Toc201780006"/>
      <w:r w:rsidRPr="002C19D6">
        <w:t>Value of Marching Band</w:t>
      </w:r>
      <w:bookmarkEnd w:id="70"/>
      <w:bookmarkEnd w:id="71"/>
    </w:p>
    <w:p w14:paraId="3934DEB3" w14:textId="77777777" w:rsidR="00364381" w:rsidRPr="002C19D6" w:rsidRDefault="00364381" w:rsidP="00364381">
      <w:pPr>
        <w:autoSpaceDE w:val="0"/>
        <w:autoSpaceDN w:val="0"/>
        <w:adjustRightInd w:val="0"/>
        <w:rPr>
          <w:rFonts w:ascii="Times New Roman" w:eastAsia="Aptos" w:hAnsi="Times New Roman" w:cs="Times New Roman"/>
          <w:color w:val="000000" w:themeColor="text1"/>
          <w:kern w:val="2"/>
          <w14:ligatures w14:val="standardContextual"/>
        </w:rPr>
      </w:pPr>
    </w:p>
    <w:p w14:paraId="3C504741" w14:textId="5C41D355" w:rsidR="00364381" w:rsidRPr="009E2A5F" w:rsidRDefault="00364381" w:rsidP="00364381">
      <w:pPr>
        <w:autoSpaceDE w:val="0"/>
        <w:autoSpaceDN w:val="0"/>
        <w:adjustRightInd w:val="0"/>
        <w:spacing w:line="480" w:lineRule="auto"/>
        <w:ind w:firstLine="720"/>
        <w:rPr>
          <w:rFonts w:ascii="Times New Roman" w:eastAsia="Aptos" w:hAnsi="Times New Roman" w:cs="Times New Roman"/>
          <w:color w:val="000000" w:themeColor="text1"/>
          <w:kern w:val="2"/>
          <w14:ligatures w14:val="standardContextual"/>
        </w:rPr>
      </w:pPr>
      <w:r w:rsidRPr="002C19D6">
        <w:rPr>
          <w:rFonts w:ascii="Times New Roman" w:eastAsia="Aptos" w:hAnsi="Times New Roman" w:cs="Times New Roman"/>
          <w:color w:val="000000" w:themeColor="text1"/>
          <w:kern w:val="2"/>
          <w14:ligatures w14:val="standardContextual"/>
        </w:rPr>
        <w:t>The debate surrounding marching band competition in the United States has been widely discussed in music education since the first event.</w:t>
      </w:r>
      <w:r w:rsidRPr="002C19D6">
        <w:rPr>
          <w:rFonts w:ascii="Times New Roman" w:eastAsia="Aptos" w:hAnsi="Times New Roman" w:cs="Times New Roman"/>
          <w:color w:val="000000" w:themeColor="text1"/>
          <w:kern w:val="2"/>
          <w:vertAlign w:val="superscript"/>
          <w14:ligatures w14:val="standardContextual"/>
        </w:rPr>
        <w:footnoteReference w:id="85"/>
      </w:r>
      <w:r w:rsidRPr="002C19D6">
        <w:rPr>
          <w:rFonts w:ascii="Times New Roman" w:eastAsia="Aptos" w:hAnsi="Times New Roman" w:cs="Times New Roman"/>
          <w:color w:val="000000" w:themeColor="text1"/>
          <w:kern w:val="2"/>
          <w14:ligatures w14:val="standardContextual"/>
        </w:rPr>
        <w:t xml:space="preserve">  At the center of the discussion is the question of the value of marching band and its meaning in education. Some argue that for the marching band to have value in the school curriculum, music education must be the goal</w:t>
      </w:r>
      <w:r w:rsidRPr="002C19D6">
        <w:rPr>
          <w:rFonts w:ascii="Times New Roman" w:eastAsia="Aptos" w:hAnsi="Times New Roman" w:cs="Times New Roman"/>
          <w:color w:val="000000" w:themeColor="text1"/>
          <w:kern w:val="2"/>
          <w:vertAlign w:val="superscript"/>
          <w14:ligatures w14:val="standardContextual"/>
        </w:rPr>
        <w:footnoteReference w:id="86"/>
      </w:r>
      <w:r w:rsidRPr="002C19D6">
        <w:rPr>
          <w:rFonts w:ascii="Times New Roman" w:eastAsia="Aptos" w:hAnsi="Times New Roman" w:cs="Times New Roman"/>
          <w:color w:val="000000" w:themeColor="text1"/>
          <w:kern w:val="2"/>
          <w14:ligatures w14:val="standardContextual"/>
        </w:rPr>
        <w:t xml:space="preserve"> and focus of the marching band.</w:t>
      </w:r>
      <w:r w:rsidRPr="002C19D6">
        <w:rPr>
          <w:rFonts w:ascii="Times New Roman" w:eastAsia="Aptos" w:hAnsi="Times New Roman" w:cs="Times New Roman"/>
          <w:color w:val="000000" w:themeColor="text1"/>
          <w:kern w:val="2"/>
          <w:vertAlign w:val="superscript"/>
          <w14:ligatures w14:val="standardContextual"/>
        </w:rPr>
        <w:footnoteReference w:id="87"/>
      </w:r>
      <w:r w:rsidRPr="002C19D6">
        <w:rPr>
          <w:rFonts w:ascii="Times New Roman" w:eastAsia="Aptos" w:hAnsi="Times New Roman" w:cs="Times New Roman"/>
          <w:color w:val="000000" w:themeColor="text1"/>
          <w:kern w:val="2"/>
          <w14:ligatures w14:val="standardContextual"/>
        </w:rPr>
        <w:t xml:space="preserve"> In 1965, Collegiate Band Director</w:t>
      </w:r>
      <w:r w:rsidR="00B97C47">
        <w:rPr>
          <w:rFonts w:ascii="Times New Roman" w:eastAsia="Aptos" w:hAnsi="Times New Roman" w:cs="Times New Roman"/>
          <w:color w:val="000000" w:themeColor="text1"/>
          <w:kern w:val="2"/>
          <w14:ligatures w14:val="standardContextual"/>
        </w:rPr>
        <w:t xml:space="preserve"> </w:t>
      </w:r>
      <w:r w:rsidR="00B97C47" w:rsidRPr="00052841">
        <w:rPr>
          <w:rFonts w:ascii="Times New Roman" w:eastAsia="Aptos" w:hAnsi="Times New Roman" w:cs="Times New Roman"/>
          <w:color w:val="00B050"/>
          <w:kern w:val="2"/>
          <w14:ligatures w14:val="standardContextual"/>
        </w:rPr>
        <w:t>of the College of New Jersey</w:t>
      </w:r>
      <w:r w:rsidR="009F7152">
        <w:rPr>
          <w:rFonts w:ascii="Times New Roman" w:eastAsia="Aptos" w:hAnsi="Times New Roman" w:cs="Times New Roman"/>
          <w:color w:val="000000" w:themeColor="text1"/>
          <w:kern w:val="2"/>
          <w14:ligatures w14:val="standardContextual"/>
        </w:rPr>
        <w:t xml:space="preserve">, </w:t>
      </w:r>
      <w:r w:rsidRPr="002C19D6">
        <w:rPr>
          <w:rFonts w:ascii="Times New Roman" w:eastAsia="Aptos" w:hAnsi="Times New Roman" w:cs="Times New Roman"/>
          <w:color w:val="000000" w:themeColor="text1"/>
          <w:kern w:val="2"/>
          <w14:ligatures w14:val="standardContextual"/>
        </w:rPr>
        <w:t xml:space="preserve">Anthony Isch advised that a general educational philosophy must guide marching bands. </w:t>
      </w:r>
      <w:r w:rsidRPr="002C19D6">
        <w:rPr>
          <w:rFonts w:ascii="Times New Roman" w:eastAsia="Aptos" w:hAnsi="Times New Roman" w:cs="Times New Roman"/>
          <w:color w:val="000000" w:themeColor="text1"/>
          <w:kern w:val="2"/>
          <w:vertAlign w:val="superscript"/>
          <w14:ligatures w14:val="standardContextual"/>
        </w:rPr>
        <w:footnoteReference w:id="88"/>
      </w:r>
      <w:r w:rsidRPr="002C19D6">
        <w:rPr>
          <w:rFonts w:ascii="Times New Roman" w:eastAsia="Aptos" w:hAnsi="Times New Roman" w:cs="Times New Roman"/>
          <w:color w:val="000000" w:themeColor="text1"/>
          <w:kern w:val="2"/>
          <w14:ligatures w14:val="standardContextual"/>
        </w:rPr>
        <w:t xml:space="preserve"> Boston Conservatory Wind Ensemble Conductor</w:t>
      </w:r>
      <w:r w:rsidR="00313DFD">
        <w:rPr>
          <w:rFonts w:ascii="Times New Roman" w:eastAsia="Aptos" w:hAnsi="Times New Roman" w:cs="Times New Roman"/>
          <w:color w:val="000000" w:themeColor="text1"/>
          <w:kern w:val="2"/>
          <w14:ligatures w14:val="standardContextual"/>
        </w:rPr>
        <w:t xml:space="preserve"> Frank Battisti</w:t>
      </w:r>
      <w:r w:rsidRPr="002C19D6">
        <w:rPr>
          <w:rFonts w:ascii="Times New Roman" w:eastAsia="Aptos" w:hAnsi="Times New Roman" w:cs="Times New Roman"/>
          <w:color w:val="000000" w:themeColor="text1"/>
          <w:kern w:val="2"/>
          <w14:ligatures w14:val="standardContextual"/>
        </w:rPr>
        <w:t xml:space="preserve"> agreed with this view</w:t>
      </w:r>
      <w:r w:rsidR="00FE236A">
        <w:rPr>
          <w:rFonts w:ascii="Times New Roman" w:eastAsia="Aptos" w:hAnsi="Times New Roman" w:cs="Times New Roman"/>
          <w:color w:val="000000" w:themeColor="text1"/>
          <w:kern w:val="2"/>
          <w14:ligatures w14:val="standardContextual"/>
        </w:rPr>
        <w:t>, stating</w:t>
      </w:r>
      <w:r w:rsidRPr="002C19D6">
        <w:rPr>
          <w:rFonts w:ascii="Times New Roman" w:eastAsia="Aptos" w:hAnsi="Times New Roman" w:cs="Times New Roman"/>
          <w:color w:val="000000" w:themeColor="text1"/>
          <w:kern w:val="2"/>
          <w14:ligatures w14:val="standardContextual"/>
        </w:rPr>
        <w:t xml:space="preserve"> that standards-based music education should be the primary focus of band programs. The program </w:t>
      </w:r>
      <w:r w:rsidRPr="009E2A5F">
        <w:rPr>
          <w:rFonts w:ascii="Times New Roman" w:eastAsia="Aptos" w:hAnsi="Times New Roman" w:cs="Times New Roman"/>
          <w:color w:val="000000" w:themeColor="text1"/>
          <w:kern w:val="2"/>
          <w14:ligatures w14:val="standardContextual"/>
        </w:rPr>
        <w:t>should focus on developing musical skills with various musical activities.</w:t>
      </w:r>
      <w:r w:rsidRPr="009E2A5F">
        <w:rPr>
          <w:rFonts w:ascii="Times New Roman" w:eastAsia="Aptos" w:hAnsi="Times New Roman" w:cs="Times New Roman"/>
          <w:color w:val="000000" w:themeColor="text1"/>
          <w:kern w:val="2"/>
          <w:vertAlign w:val="superscript"/>
          <w14:ligatures w14:val="standardContextual"/>
        </w:rPr>
        <w:footnoteReference w:id="89"/>
      </w:r>
      <w:r w:rsidRPr="009E2A5F">
        <w:rPr>
          <w:rFonts w:ascii="Times New Roman" w:eastAsia="Aptos" w:hAnsi="Times New Roman" w:cs="Times New Roman"/>
          <w:color w:val="000000" w:themeColor="text1"/>
          <w:kern w:val="2"/>
          <w14:ligatures w14:val="standardContextual"/>
        </w:rPr>
        <w:t xml:space="preserve"> </w:t>
      </w:r>
      <w:r w:rsidR="005B135C" w:rsidRPr="009E2A5F">
        <w:rPr>
          <w:rFonts w:ascii="Times New Roman" w:eastAsia="Aptos" w:hAnsi="Times New Roman" w:cs="Times New Roman"/>
          <w:color w:val="000000" w:themeColor="text1"/>
          <w:kern w:val="2"/>
          <w14:ligatures w14:val="standardContextual"/>
        </w:rPr>
        <w:t xml:space="preserve">Texas State Director </w:t>
      </w:r>
      <w:r w:rsidR="005B135C" w:rsidRPr="009E2A5F">
        <w:rPr>
          <w:rFonts w:ascii="Times New Roman" w:eastAsia="Aptos" w:hAnsi="Times New Roman" w:cs="Times New Roman"/>
          <w:color w:val="000000" w:themeColor="text1"/>
          <w:kern w:val="2"/>
          <w14:ligatures w14:val="standardContextual"/>
        </w:rPr>
        <w:lastRenderedPageBreak/>
        <w:t>of Music Emeritus Richard Floyd</w:t>
      </w:r>
      <w:r w:rsidRPr="009E2A5F">
        <w:rPr>
          <w:rFonts w:ascii="Times New Roman" w:eastAsia="Aptos" w:hAnsi="Times New Roman" w:cs="Times New Roman"/>
          <w:color w:val="000000" w:themeColor="text1"/>
          <w:kern w:val="2"/>
          <w14:ligatures w14:val="standardContextual"/>
        </w:rPr>
        <w:t xml:space="preserve"> </w:t>
      </w:r>
      <w:r w:rsidR="00052841" w:rsidRPr="009E2A5F">
        <w:rPr>
          <w:rFonts w:ascii="Times New Roman" w:eastAsia="Aptos" w:hAnsi="Times New Roman" w:cs="Times New Roman"/>
          <w:color w:val="000000" w:themeColor="text1"/>
          <w:kern w:val="2"/>
          <w14:ligatures w14:val="standardContextual"/>
        </w:rPr>
        <w:t>noted that, although music education in America had become an activity that garnered recognition for</w:t>
      </w:r>
      <w:r w:rsidRPr="009E2A5F">
        <w:rPr>
          <w:rFonts w:ascii="Times New Roman" w:eastAsia="Aptos" w:hAnsi="Times New Roman" w:cs="Times New Roman"/>
          <w:color w:val="000000" w:themeColor="text1"/>
          <w:kern w:val="2"/>
          <w14:ligatures w14:val="standardContextual"/>
        </w:rPr>
        <w:t xml:space="preserve"> students and schools through competitions, this had little to do with standards-based music education.</w:t>
      </w:r>
      <w:r w:rsidRPr="009E2A5F">
        <w:rPr>
          <w:rFonts w:ascii="Times New Roman" w:eastAsia="Aptos" w:hAnsi="Times New Roman" w:cs="Times New Roman"/>
          <w:color w:val="000000" w:themeColor="text1"/>
          <w:kern w:val="2"/>
          <w:vertAlign w:val="superscript"/>
          <w14:ligatures w14:val="standardContextual"/>
        </w:rPr>
        <w:footnoteReference w:id="90"/>
      </w:r>
      <w:r w:rsidRPr="009E2A5F">
        <w:rPr>
          <w:rFonts w:ascii="Times New Roman" w:eastAsia="Aptos" w:hAnsi="Times New Roman" w:cs="Times New Roman"/>
          <w:color w:val="000000" w:themeColor="text1"/>
          <w:kern w:val="2"/>
          <w14:ligatures w14:val="standardContextual"/>
        </w:rPr>
        <w:t xml:space="preserve"> Additionally, </w:t>
      </w:r>
      <w:r w:rsidR="00625043" w:rsidRPr="009E2A5F">
        <w:rPr>
          <w:rFonts w:ascii="Times New Roman" w:eastAsia="Aptos" w:hAnsi="Times New Roman" w:cs="Times New Roman"/>
          <w:color w:val="000000" w:themeColor="text1"/>
          <w:kern w:val="2"/>
          <w14:ligatures w14:val="standardContextual"/>
        </w:rPr>
        <w:t>Professor and Chairperson of Music Education and Coordinator of Graduate Studies in Music at West Chester University of Pennsylvania</w:t>
      </w:r>
      <w:r w:rsidR="00AE3476" w:rsidRPr="009E2A5F">
        <w:rPr>
          <w:rFonts w:ascii="Times New Roman" w:eastAsia="Aptos" w:hAnsi="Times New Roman" w:cs="Times New Roman"/>
          <w:color w:val="000000" w:themeColor="text1"/>
          <w:kern w:val="2"/>
          <w14:ligatures w14:val="standardContextual"/>
        </w:rPr>
        <w:t xml:space="preserve">, </w:t>
      </w:r>
      <w:r w:rsidRPr="009E2A5F">
        <w:rPr>
          <w:rFonts w:ascii="Times New Roman" w:eastAsia="Aptos" w:hAnsi="Times New Roman" w:cs="Times New Roman"/>
          <w:color w:val="000000" w:themeColor="text1"/>
          <w:kern w:val="2"/>
          <w14:ligatures w14:val="standardContextual"/>
        </w:rPr>
        <w:t>Bryan Burton</w:t>
      </w:r>
      <w:r w:rsidR="00AE3476" w:rsidRPr="009E2A5F">
        <w:rPr>
          <w:rFonts w:ascii="Times New Roman" w:eastAsia="Aptos" w:hAnsi="Times New Roman" w:cs="Times New Roman"/>
          <w:color w:val="000000" w:themeColor="text1"/>
          <w:kern w:val="2"/>
          <w14:ligatures w14:val="standardContextual"/>
        </w:rPr>
        <w:t>,</w:t>
      </w:r>
      <w:r w:rsidRPr="009E2A5F">
        <w:rPr>
          <w:rFonts w:ascii="Times New Roman" w:eastAsia="Aptos" w:hAnsi="Times New Roman" w:cs="Times New Roman"/>
          <w:color w:val="000000" w:themeColor="text1"/>
          <w:kern w:val="2"/>
          <w14:ligatures w14:val="standardContextual"/>
        </w:rPr>
        <w:t xml:space="preserve"> voiced that </w:t>
      </w:r>
      <w:r w:rsidR="00313DFD" w:rsidRPr="009E2A5F">
        <w:rPr>
          <w:rFonts w:ascii="Times New Roman" w:eastAsia="Aptos" w:hAnsi="Times New Roman" w:cs="Times New Roman"/>
          <w:color w:val="000000" w:themeColor="text1"/>
          <w:kern w:val="2"/>
          <w14:ligatures w14:val="standardContextual"/>
        </w:rPr>
        <w:t>music education should be in line with the school curriculum and</w:t>
      </w:r>
      <w:r w:rsidRPr="009E2A5F">
        <w:rPr>
          <w:rFonts w:ascii="Times New Roman" w:eastAsia="Aptos" w:hAnsi="Times New Roman" w:cs="Times New Roman"/>
          <w:color w:val="000000" w:themeColor="text1"/>
          <w:kern w:val="2"/>
          <w14:ligatures w14:val="standardContextual"/>
        </w:rPr>
        <w:t xml:space="preserve"> that music educators are responsible for ensuring that the marching band is educationally valid.</w:t>
      </w:r>
      <w:r w:rsidRPr="009E2A5F">
        <w:rPr>
          <w:rFonts w:ascii="Times New Roman" w:eastAsia="Aptos" w:hAnsi="Times New Roman" w:cs="Times New Roman"/>
          <w:color w:val="000000" w:themeColor="text1"/>
          <w:kern w:val="2"/>
          <w:vertAlign w:val="superscript"/>
          <w14:ligatures w14:val="standardContextual"/>
        </w:rPr>
        <w:footnoteReference w:id="91"/>
      </w:r>
    </w:p>
    <w:p w14:paraId="6ECA545D" w14:textId="6138590F" w:rsidR="00364381" w:rsidRPr="009E2A5F" w:rsidRDefault="00364381" w:rsidP="00364381">
      <w:pPr>
        <w:autoSpaceDE w:val="0"/>
        <w:autoSpaceDN w:val="0"/>
        <w:adjustRightInd w:val="0"/>
        <w:spacing w:line="480" w:lineRule="auto"/>
        <w:ind w:firstLine="720"/>
        <w:rPr>
          <w:rFonts w:ascii="Times New Roman" w:eastAsia="Aptos" w:hAnsi="Times New Roman" w:cs="Times New Roman"/>
          <w:color w:val="000000" w:themeColor="text1"/>
          <w:kern w:val="2"/>
          <w14:ligatures w14:val="standardContextual"/>
        </w:rPr>
      </w:pPr>
      <w:r w:rsidRPr="009E2A5F">
        <w:rPr>
          <w:rFonts w:ascii="Times New Roman" w:eastAsia="Aptos" w:hAnsi="Times New Roman" w:cs="Times New Roman"/>
          <w:color w:val="000000" w:themeColor="text1"/>
          <w:kern w:val="2"/>
          <w14:ligatures w14:val="standardContextual"/>
        </w:rPr>
        <w:t>In addition to pointing out the goal of music education, researchers look at the role of educators in the value of music competitions. Some argue that music educators are disregarding educational goals to pursue competitive goals.</w:t>
      </w:r>
      <w:r w:rsidRPr="009E2A5F">
        <w:rPr>
          <w:rFonts w:ascii="Times New Roman" w:eastAsia="Aptos" w:hAnsi="Times New Roman" w:cs="Times New Roman"/>
          <w:color w:val="000000" w:themeColor="text1"/>
          <w:kern w:val="2"/>
          <w:vertAlign w:val="superscript"/>
          <w14:ligatures w14:val="standardContextual"/>
        </w:rPr>
        <w:footnoteReference w:id="92"/>
      </w:r>
      <w:r w:rsidRPr="009E2A5F">
        <w:rPr>
          <w:rFonts w:ascii="Times New Roman" w:eastAsia="Aptos" w:hAnsi="Times New Roman" w:cs="Times New Roman"/>
          <w:color w:val="000000" w:themeColor="text1"/>
          <w:kern w:val="2"/>
          <w14:ligatures w14:val="standardContextual"/>
        </w:rPr>
        <w:t xml:space="preserve">  Another music educator, Ralph Acquaro,</w:t>
      </w:r>
      <w:r w:rsidR="00104B9D" w:rsidRPr="009E2A5F">
        <w:rPr>
          <w:rFonts w:ascii="Times New Roman" w:eastAsia="Aptos" w:hAnsi="Times New Roman" w:cs="Times New Roman"/>
          <w:color w:val="000000" w:themeColor="text1"/>
          <w:kern w:val="2"/>
          <w14:ligatures w14:val="standardContextual"/>
        </w:rPr>
        <w:t xml:space="preserve"> </w:t>
      </w:r>
      <w:r w:rsidR="007C49C1" w:rsidRPr="009E2A5F">
        <w:rPr>
          <w:rFonts w:ascii="Times New Roman" w:eastAsia="Aptos" w:hAnsi="Times New Roman" w:cs="Times New Roman"/>
          <w:color w:val="000000" w:themeColor="text1"/>
          <w:kern w:val="2"/>
          <w14:ligatures w14:val="standardContextual"/>
        </w:rPr>
        <w:t>Director of Music Caldwell-West Caldwell Schools Caldwell, New Jersey</w:t>
      </w:r>
      <w:r w:rsidR="00104B9D" w:rsidRPr="009E2A5F">
        <w:rPr>
          <w:rFonts w:ascii="Times New Roman" w:eastAsia="Aptos" w:hAnsi="Times New Roman" w:cs="Times New Roman"/>
          <w:color w:val="000000" w:themeColor="text1"/>
          <w:kern w:val="2"/>
          <w14:ligatures w14:val="standardContextual"/>
        </w:rPr>
        <w:t>,</w:t>
      </w:r>
      <w:r w:rsidRPr="009E2A5F">
        <w:rPr>
          <w:rFonts w:ascii="Times New Roman" w:eastAsia="Aptos" w:hAnsi="Times New Roman" w:cs="Times New Roman"/>
          <w:color w:val="000000" w:themeColor="text1"/>
          <w:kern w:val="2"/>
          <w14:ligatures w14:val="standardContextual"/>
        </w:rPr>
        <w:t xml:space="preserve"> states that marching band rehearsals appear to focus more on movement rather than music and warns directors: </w:t>
      </w:r>
    </w:p>
    <w:p w14:paraId="63136620" w14:textId="42204FEB" w:rsidR="00364381" w:rsidRPr="002C19D6" w:rsidRDefault="00364381" w:rsidP="00364381">
      <w:pPr>
        <w:autoSpaceDE w:val="0"/>
        <w:autoSpaceDN w:val="0"/>
        <w:adjustRightInd w:val="0"/>
        <w:ind w:left="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The paradox, then, is that for all the numbers of students, the expensive instruments, the elaborate costuming, professionally choreographed staging, the competitions, trophies, bus trips, hours of practice, national champions, and newspaper coverage, the marching band’s ascent has all but eclipsed music education (in any aesthetic sense) in many of our schools. Never before have so many people spent so much time, energy, and money to produce such truly meaningless results.</w:t>
      </w:r>
      <w:r w:rsidRPr="002C19D6">
        <w:rPr>
          <w:rFonts w:ascii="Times New Roman" w:eastAsia="Aptos" w:hAnsi="Times New Roman" w:cs="Times New Roman"/>
          <w:kern w:val="2"/>
          <w:vertAlign w:val="superscript"/>
          <w14:ligatures w14:val="standardContextual"/>
        </w:rPr>
        <w:footnoteReference w:id="93"/>
      </w:r>
      <w:r w:rsidRPr="002C19D6">
        <w:rPr>
          <w:rFonts w:ascii="Times New Roman" w:eastAsia="Aptos" w:hAnsi="Times New Roman" w:cs="Times New Roman"/>
          <w:kern w:val="2"/>
          <w14:ligatures w14:val="standardContextual"/>
        </w:rPr>
        <w:t xml:space="preserve"> </w:t>
      </w:r>
    </w:p>
    <w:p w14:paraId="7A41BAA7" w14:textId="77777777" w:rsidR="00364381" w:rsidRPr="002C19D6" w:rsidRDefault="00364381" w:rsidP="00364381">
      <w:pPr>
        <w:autoSpaceDE w:val="0"/>
        <w:autoSpaceDN w:val="0"/>
        <w:adjustRightInd w:val="0"/>
        <w:rPr>
          <w:rFonts w:ascii="Times New Roman" w:eastAsia="Aptos" w:hAnsi="Times New Roman" w:cs="Times New Roman"/>
          <w:kern w:val="2"/>
          <w14:ligatures w14:val="standardContextual"/>
        </w:rPr>
      </w:pPr>
    </w:p>
    <w:p w14:paraId="46A2A17D" w14:textId="75461B81" w:rsidR="00364381" w:rsidRPr="009E2A5F" w:rsidRDefault="00364381" w:rsidP="00364381">
      <w:pPr>
        <w:autoSpaceDE w:val="0"/>
        <w:autoSpaceDN w:val="0"/>
        <w:adjustRightInd w:val="0"/>
        <w:spacing w:line="480" w:lineRule="auto"/>
        <w:ind w:firstLine="720"/>
        <w:rPr>
          <w:rFonts w:ascii="Times New Roman" w:eastAsia="Aptos" w:hAnsi="Times New Roman" w:cs="Times New Roman"/>
          <w:color w:val="000000" w:themeColor="text1"/>
          <w:kern w:val="2"/>
          <w14:ligatures w14:val="standardContextual"/>
        </w:rPr>
      </w:pPr>
      <w:r w:rsidRPr="009E2A5F">
        <w:rPr>
          <w:rFonts w:ascii="Times New Roman" w:eastAsia="Aptos" w:hAnsi="Times New Roman" w:cs="Times New Roman"/>
          <w:color w:val="000000" w:themeColor="text1"/>
          <w:kern w:val="2"/>
          <w14:ligatures w14:val="standardContextual"/>
        </w:rPr>
        <w:t xml:space="preserve">Other research examines the emphasis of visual performances over music, when it appears that music directors sacrifice musical achievement to meet visual goals and earn high </w:t>
      </w:r>
      <w:r w:rsidRPr="009E2A5F">
        <w:rPr>
          <w:rFonts w:ascii="Times New Roman" w:eastAsia="Aptos" w:hAnsi="Times New Roman" w:cs="Times New Roman"/>
          <w:color w:val="000000" w:themeColor="text1"/>
          <w:kern w:val="2"/>
          <w14:ligatures w14:val="standardContextual"/>
        </w:rPr>
        <w:lastRenderedPageBreak/>
        <w:t>contest ratings.</w:t>
      </w:r>
      <w:r w:rsidRPr="009E2A5F">
        <w:rPr>
          <w:rFonts w:ascii="Times New Roman" w:eastAsia="Aptos" w:hAnsi="Times New Roman" w:cs="Times New Roman"/>
          <w:color w:val="000000" w:themeColor="text1"/>
          <w:kern w:val="2"/>
          <w:vertAlign w:val="superscript"/>
          <w14:ligatures w14:val="standardContextual"/>
        </w:rPr>
        <w:footnoteReference w:id="94"/>
      </w:r>
      <w:r w:rsidRPr="009E2A5F">
        <w:rPr>
          <w:rFonts w:ascii="Times New Roman" w:eastAsia="Aptos" w:hAnsi="Times New Roman" w:cs="Times New Roman"/>
          <w:color w:val="000000" w:themeColor="text1"/>
          <w:kern w:val="2"/>
          <w14:ligatures w14:val="standardContextual"/>
        </w:rPr>
        <w:t xml:space="preserve"> </w:t>
      </w:r>
      <w:r w:rsidR="00346C42" w:rsidRPr="009E2A5F">
        <w:rPr>
          <w:rFonts w:ascii="Times New Roman" w:eastAsia="Aptos" w:hAnsi="Times New Roman" w:cs="Times New Roman"/>
          <w:color w:val="000000" w:themeColor="text1"/>
          <w:kern w:val="2"/>
          <w14:ligatures w14:val="standardContextual"/>
        </w:rPr>
        <w:t xml:space="preserve"> Professor of Music and Dean Emeritus of the College of Architecture, Arts and Humanities at Clemson University, </w:t>
      </w:r>
      <w:r w:rsidRPr="009E2A5F">
        <w:rPr>
          <w:rFonts w:ascii="Times New Roman" w:eastAsia="Aptos" w:hAnsi="Times New Roman" w:cs="Times New Roman"/>
          <w:color w:val="000000" w:themeColor="text1"/>
          <w:kern w:val="2"/>
          <w14:ligatures w14:val="standardContextual"/>
        </w:rPr>
        <w:t>Richard E. Goodstein warned directors that music education cannot be the goal when music is overlooked for the visual aspects of marching band.</w:t>
      </w:r>
      <w:r w:rsidRPr="009E2A5F">
        <w:rPr>
          <w:rFonts w:ascii="Times New Roman" w:eastAsia="Aptos" w:hAnsi="Times New Roman" w:cs="Times New Roman"/>
          <w:color w:val="000000" w:themeColor="text1"/>
          <w:kern w:val="2"/>
          <w:vertAlign w:val="superscript"/>
          <w14:ligatures w14:val="standardContextual"/>
        </w:rPr>
        <w:footnoteReference w:id="95"/>
      </w:r>
      <w:r w:rsidRPr="009E2A5F">
        <w:rPr>
          <w:rFonts w:ascii="Times New Roman" w:eastAsia="Aptos" w:hAnsi="Times New Roman" w:cs="Times New Roman"/>
          <w:color w:val="000000" w:themeColor="text1"/>
          <w:kern w:val="2"/>
          <w14:ligatures w14:val="standardContextual"/>
        </w:rPr>
        <w:t xml:space="preserve">  </w:t>
      </w:r>
    </w:p>
    <w:p w14:paraId="681A05F5" w14:textId="63DF1C64" w:rsidR="00364381" w:rsidRPr="009E2A5F" w:rsidRDefault="00364381" w:rsidP="00364381">
      <w:pPr>
        <w:autoSpaceDE w:val="0"/>
        <w:autoSpaceDN w:val="0"/>
        <w:adjustRightInd w:val="0"/>
        <w:spacing w:line="480" w:lineRule="auto"/>
        <w:ind w:firstLine="720"/>
        <w:rPr>
          <w:rFonts w:ascii="Times New Roman" w:eastAsia="Aptos" w:hAnsi="Times New Roman" w:cs="Times New Roman"/>
          <w:color w:val="000000" w:themeColor="text1"/>
          <w:kern w:val="2"/>
          <w14:ligatures w14:val="standardContextual"/>
        </w:rPr>
      </w:pPr>
      <w:r w:rsidRPr="009E2A5F">
        <w:rPr>
          <w:rFonts w:ascii="Times New Roman" w:eastAsia="Aptos" w:hAnsi="Times New Roman" w:cs="Times New Roman"/>
          <w:color w:val="000000" w:themeColor="text1"/>
          <w:kern w:val="2"/>
          <w14:ligatures w14:val="standardContextual"/>
        </w:rPr>
        <w:t xml:space="preserve">Research indicates that band directors must </w:t>
      </w:r>
      <w:r w:rsidR="006F63AD" w:rsidRPr="009E2A5F">
        <w:rPr>
          <w:rFonts w:ascii="Times New Roman" w:eastAsia="Aptos" w:hAnsi="Times New Roman" w:cs="Times New Roman"/>
          <w:color w:val="000000" w:themeColor="text1"/>
          <w:kern w:val="2"/>
          <w14:ligatures w14:val="standardContextual"/>
        </w:rPr>
        <w:t>balance</w:t>
      </w:r>
      <w:r w:rsidRPr="009E2A5F">
        <w:rPr>
          <w:rFonts w:ascii="Times New Roman" w:eastAsia="Aptos" w:hAnsi="Times New Roman" w:cs="Times New Roman"/>
          <w:color w:val="000000" w:themeColor="text1"/>
          <w:kern w:val="2"/>
          <w14:ligatures w14:val="standardContextual"/>
        </w:rPr>
        <w:t xml:space="preserve"> marching band and musical achievement. Moody stated that the best marching bands he judged came from schools with superior concert bands, where music education was the primary focus rather than winning.</w:t>
      </w:r>
      <w:r w:rsidRPr="009E2A5F">
        <w:rPr>
          <w:rFonts w:ascii="Times New Roman" w:eastAsia="Aptos" w:hAnsi="Times New Roman" w:cs="Times New Roman"/>
          <w:color w:val="000000" w:themeColor="text1"/>
          <w:kern w:val="2"/>
          <w:vertAlign w:val="superscript"/>
          <w14:ligatures w14:val="standardContextual"/>
        </w:rPr>
        <w:footnoteReference w:id="96"/>
      </w:r>
      <w:r w:rsidRPr="009E2A5F">
        <w:rPr>
          <w:rFonts w:ascii="Times New Roman" w:eastAsia="Aptos" w:hAnsi="Times New Roman" w:cs="Times New Roman"/>
          <w:color w:val="000000" w:themeColor="text1"/>
          <w:kern w:val="2"/>
          <w14:ligatures w14:val="standardContextual"/>
        </w:rPr>
        <w:t xml:space="preserve"> Schools with well-trained marching bands usually have an excellent concert band. </w:t>
      </w:r>
      <w:r w:rsidRPr="009E2A5F">
        <w:rPr>
          <w:rFonts w:ascii="Times New Roman" w:eastAsia="Aptos" w:hAnsi="Times New Roman" w:cs="Times New Roman"/>
          <w:color w:val="000000" w:themeColor="text1"/>
          <w:kern w:val="2"/>
          <w:vertAlign w:val="superscript"/>
          <w14:ligatures w14:val="standardContextual"/>
        </w:rPr>
        <w:footnoteReference w:id="97"/>
      </w:r>
      <w:r w:rsidRPr="009E2A5F">
        <w:rPr>
          <w:rFonts w:ascii="Times New Roman" w:eastAsia="Aptos" w:hAnsi="Times New Roman" w:cs="Times New Roman"/>
          <w:color w:val="000000" w:themeColor="text1"/>
          <w:kern w:val="2"/>
          <w14:ligatures w14:val="standardContextual"/>
        </w:rPr>
        <w:t xml:space="preserve"> </w:t>
      </w:r>
      <w:r w:rsidR="00AD4221" w:rsidRPr="009E2A5F">
        <w:rPr>
          <w:rFonts w:ascii="Times New Roman" w:eastAsia="Aptos" w:hAnsi="Times New Roman" w:cs="Times New Roman"/>
          <w:color w:val="000000" w:themeColor="text1"/>
          <w:kern w:val="2"/>
          <w14:ligatures w14:val="standardContextual"/>
        </w:rPr>
        <w:t xml:space="preserve">Georgia Southern College </w:t>
      </w:r>
      <w:r w:rsidR="008B5977" w:rsidRPr="009E2A5F">
        <w:rPr>
          <w:rFonts w:ascii="Times New Roman" w:eastAsia="Aptos" w:hAnsi="Times New Roman" w:cs="Times New Roman"/>
          <w:color w:val="000000" w:themeColor="text1"/>
          <w:kern w:val="2"/>
          <w14:ligatures w14:val="standardContextual"/>
        </w:rPr>
        <w:t>P</w:t>
      </w:r>
      <w:r w:rsidR="00AD4221" w:rsidRPr="009E2A5F">
        <w:rPr>
          <w:rFonts w:ascii="Times New Roman" w:eastAsia="Aptos" w:hAnsi="Times New Roman" w:cs="Times New Roman"/>
          <w:color w:val="000000" w:themeColor="text1"/>
          <w:kern w:val="2"/>
          <w14:ligatures w14:val="standardContextual"/>
        </w:rPr>
        <w:t>rofessor of </w:t>
      </w:r>
      <w:r w:rsidR="00474831" w:rsidRPr="009E2A5F">
        <w:rPr>
          <w:rFonts w:ascii="Times New Roman" w:eastAsia="Aptos" w:hAnsi="Times New Roman" w:cs="Times New Roman"/>
          <w:color w:val="000000" w:themeColor="text1"/>
          <w:kern w:val="2"/>
          <w14:ligatures w14:val="standardContextual"/>
        </w:rPr>
        <w:t>M</w:t>
      </w:r>
      <w:r w:rsidR="00AD4221" w:rsidRPr="009E2A5F">
        <w:rPr>
          <w:rFonts w:ascii="Times New Roman" w:eastAsia="Aptos" w:hAnsi="Times New Roman" w:cs="Times New Roman"/>
          <w:color w:val="000000" w:themeColor="text1"/>
          <w:kern w:val="2"/>
          <w14:ligatures w14:val="standardContextual"/>
        </w:rPr>
        <w:t xml:space="preserve">usic, </w:t>
      </w:r>
      <w:r w:rsidRPr="009E2A5F">
        <w:rPr>
          <w:rFonts w:ascii="Times New Roman" w:eastAsia="Aptos" w:hAnsi="Times New Roman" w:cs="Times New Roman"/>
          <w:color w:val="000000" w:themeColor="text1"/>
          <w:kern w:val="2"/>
          <w14:ligatures w14:val="standardContextual"/>
        </w:rPr>
        <w:t xml:space="preserve">Ronald J. Neil, summarized the debate surrounding competition: </w:t>
      </w:r>
      <w:r w:rsidRPr="009E2A5F">
        <w:rPr>
          <w:rFonts w:ascii="Times New Roman" w:eastAsia="Aptos" w:hAnsi="Times New Roman" w:cs="Times New Roman"/>
          <w:color w:val="000000" w:themeColor="text1"/>
          <w:kern w:val="2"/>
          <w14:ligatures w14:val="standardContextual"/>
        </w:rPr>
        <w:tab/>
      </w:r>
    </w:p>
    <w:p w14:paraId="49638822" w14:textId="77777777" w:rsidR="00364381" w:rsidRPr="002C19D6" w:rsidRDefault="00364381" w:rsidP="00364381">
      <w:pPr>
        <w:autoSpaceDE w:val="0"/>
        <w:autoSpaceDN w:val="0"/>
        <w:adjustRightInd w:val="0"/>
        <w:ind w:left="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Its strength lies in the stimulation given to students to do their best; its weakness is that it may become an end in itself. When the latter is true, the goal in the student's mind is not to give an acceptable musical performance but to receive a coveted rating; perhaps in this idea of giving rather than receiving lies a point of departure for establishing a basic philosophy of the competition-festival itself.</w:t>
      </w:r>
      <w:r w:rsidRPr="002C19D6">
        <w:rPr>
          <w:rFonts w:ascii="Times New Roman" w:eastAsia="Aptos" w:hAnsi="Times New Roman" w:cs="Times New Roman"/>
          <w:kern w:val="2"/>
          <w:vertAlign w:val="superscript"/>
          <w14:ligatures w14:val="standardContextual"/>
        </w:rPr>
        <w:footnoteReference w:id="98"/>
      </w:r>
    </w:p>
    <w:p w14:paraId="0A6A4B0F" w14:textId="77777777" w:rsidR="00364381" w:rsidRPr="002C19D6" w:rsidRDefault="00364381" w:rsidP="00621565">
      <w:pPr>
        <w:autoSpaceDE w:val="0"/>
        <w:autoSpaceDN w:val="0"/>
        <w:adjustRightInd w:val="0"/>
        <w:ind w:left="720"/>
        <w:rPr>
          <w:rFonts w:ascii="Times New Roman" w:eastAsia="Aptos" w:hAnsi="Times New Roman" w:cs="Times New Roman"/>
          <w:kern w:val="2"/>
          <w14:ligatures w14:val="standardContextual"/>
        </w:rPr>
      </w:pPr>
    </w:p>
    <w:p w14:paraId="2ACE3599" w14:textId="77777777" w:rsidR="00364381" w:rsidRPr="002C19D6" w:rsidRDefault="00364381" w:rsidP="00364381">
      <w:pPr>
        <w:autoSpaceDE w:val="0"/>
        <w:autoSpaceDN w:val="0"/>
        <w:adjustRightInd w:val="0"/>
        <w:spacing w:line="480" w:lineRule="auto"/>
        <w:rPr>
          <w:rFonts w:ascii="Times New Roman" w:eastAsia="Aptos" w:hAnsi="Times New Roman" w:cs="Times New Roman"/>
          <w:b/>
          <w:bCs/>
          <w:kern w:val="2"/>
          <w14:ligatures w14:val="standardContextual"/>
        </w:rPr>
      </w:pPr>
      <w:r w:rsidRPr="002C19D6">
        <w:rPr>
          <w:rFonts w:ascii="Times New Roman" w:eastAsia="Aptos" w:hAnsi="Times New Roman" w:cs="Times New Roman"/>
          <w:kern w:val="2"/>
          <w14:ligatures w14:val="standardContextual"/>
        </w:rPr>
        <w:t>The current study seeks to explore the concept of the goal of receiving a coveted rating versus giving an acceptable musical performance. Through the literature surrounding these themes, the researcher can begin to study the connection between the rating, musical performance, and the perception of success.</w:t>
      </w:r>
    </w:p>
    <w:p w14:paraId="43EAFC6F" w14:textId="77777777" w:rsidR="00364381" w:rsidRPr="002C19D6" w:rsidRDefault="00364381" w:rsidP="00366E3A">
      <w:pPr>
        <w:autoSpaceDE w:val="0"/>
        <w:autoSpaceDN w:val="0"/>
        <w:adjustRightInd w:val="0"/>
        <w:rPr>
          <w:rFonts w:ascii="Times New Roman" w:eastAsia="Aptos" w:hAnsi="Times New Roman" w:cs="Times New Roman"/>
          <w:b/>
          <w:bCs/>
          <w:kern w:val="2"/>
          <w14:ligatures w14:val="standardContextual"/>
        </w:rPr>
      </w:pPr>
    </w:p>
    <w:p w14:paraId="28E2FD9A" w14:textId="77777777" w:rsidR="00364381" w:rsidRPr="002C19D6" w:rsidRDefault="00364381" w:rsidP="000268F4">
      <w:pPr>
        <w:pStyle w:val="Heading2"/>
      </w:pPr>
      <w:bookmarkStart w:id="72" w:name="_Toc201777815"/>
      <w:bookmarkStart w:id="73" w:name="_Toc201780007"/>
      <w:r w:rsidRPr="002C19D6">
        <w:t>Marching Band History</w:t>
      </w:r>
      <w:bookmarkEnd w:id="72"/>
      <w:bookmarkEnd w:id="73"/>
    </w:p>
    <w:p w14:paraId="2727B72B" w14:textId="77777777" w:rsidR="00364381" w:rsidRPr="002C19D6" w:rsidRDefault="00364381" w:rsidP="00366E3A">
      <w:pPr>
        <w:autoSpaceDE w:val="0"/>
        <w:autoSpaceDN w:val="0"/>
        <w:adjustRightInd w:val="0"/>
        <w:jc w:val="center"/>
        <w:rPr>
          <w:rFonts w:ascii="Times New Roman" w:eastAsia="Aptos" w:hAnsi="Times New Roman" w:cs="Times New Roman"/>
          <w:b/>
          <w:bCs/>
          <w:kern w:val="2"/>
          <w14:ligatures w14:val="standardContextual"/>
        </w:rPr>
      </w:pPr>
    </w:p>
    <w:p w14:paraId="39AAA545" w14:textId="01B51774" w:rsidR="00364381"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lastRenderedPageBreak/>
        <w:t>The military bands of World War I influenced the formation of high school marching bands.</w:t>
      </w:r>
      <w:r w:rsidRPr="002C19D6">
        <w:rPr>
          <w:rFonts w:ascii="Times New Roman" w:eastAsia="Aptos" w:hAnsi="Times New Roman" w:cs="Times New Roman"/>
          <w:kern w:val="2"/>
          <w:vertAlign w:val="superscript"/>
          <w14:ligatures w14:val="standardContextual"/>
        </w:rPr>
        <w:footnoteReference w:id="99"/>
      </w:r>
      <w:r w:rsidRPr="002C19D6">
        <w:rPr>
          <w:rFonts w:ascii="Times New Roman" w:eastAsia="Aptos" w:hAnsi="Times New Roman" w:cs="Times New Roman"/>
          <w:kern w:val="2"/>
          <w14:ligatures w14:val="standardContextual"/>
        </w:rPr>
        <w:t xml:space="preserve"> Initially, marching bands performed in parades, establishing a tradition that would evolve into structured high school organizations. The University of Notre Dame premiered its marching band at its first football game in 1887. </w:t>
      </w:r>
      <w:r w:rsidRPr="002C19D6">
        <w:rPr>
          <w:rFonts w:ascii="Times New Roman" w:eastAsia="Aptos" w:hAnsi="Times New Roman" w:cs="Times New Roman"/>
          <w:kern w:val="2"/>
          <w:vertAlign w:val="superscript"/>
          <w14:ligatures w14:val="standardContextual"/>
        </w:rPr>
        <w:footnoteReference w:id="100"/>
      </w:r>
      <w:r w:rsidRPr="002C19D6">
        <w:rPr>
          <w:rFonts w:ascii="Times New Roman" w:eastAsia="Aptos" w:hAnsi="Times New Roman" w:cs="Times New Roman"/>
          <w:kern w:val="2"/>
          <w14:ligatures w14:val="standardContextual"/>
        </w:rPr>
        <w:t xml:space="preserve"> When football games and marching bands merged, marching bands began to have a new purpose. </w:t>
      </w:r>
      <w:r w:rsidR="00DD22FC">
        <w:rPr>
          <w:rFonts w:ascii="Times New Roman" w:eastAsia="Aptos" w:hAnsi="Times New Roman" w:cs="Times New Roman"/>
          <w:kern w:val="2"/>
          <w14:ligatures w14:val="standardContextual"/>
        </w:rPr>
        <w:t>F</w:t>
      </w:r>
      <w:r w:rsidR="00F30E9C" w:rsidRPr="00F30E9C">
        <w:rPr>
          <w:rFonts w:ascii="Times New Roman" w:eastAsia="Aptos" w:hAnsi="Times New Roman" w:cs="Times New Roman"/>
          <w:kern w:val="2"/>
          <w14:ligatures w14:val="standardContextual"/>
        </w:rPr>
        <w:t xml:space="preserve">ormer president of the North Central Division of the </w:t>
      </w:r>
      <w:r w:rsidR="00DD22FC" w:rsidRPr="00F30E9C">
        <w:rPr>
          <w:rFonts w:ascii="Times New Roman" w:eastAsia="Aptos" w:hAnsi="Times New Roman" w:cs="Times New Roman"/>
          <w:kern w:val="2"/>
          <w14:ligatures w14:val="standardContextual"/>
        </w:rPr>
        <w:t>M</w:t>
      </w:r>
      <w:r w:rsidR="00632DCB">
        <w:rPr>
          <w:rFonts w:ascii="Times New Roman" w:eastAsia="Aptos" w:hAnsi="Times New Roman" w:cs="Times New Roman"/>
          <w:kern w:val="2"/>
          <w14:ligatures w14:val="standardContextual"/>
        </w:rPr>
        <w:t>usic Educators National Conference</w:t>
      </w:r>
      <w:r w:rsidR="00DD22FC" w:rsidRPr="00F30E9C">
        <w:rPr>
          <w:rFonts w:ascii="Times New Roman" w:eastAsia="Aptos" w:hAnsi="Times New Roman" w:cs="Times New Roman"/>
          <w:kern w:val="2"/>
          <w14:ligatures w14:val="standardContextual"/>
        </w:rPr>
        <w:t xml:space="preserve">, </w:t>
      </w:r>
      <w:r w:rsidR="00DD22FC" w:rsidRPr="002C19D6">
        <w:rPr>
          <w:rFonts w:ascii="Times New Roman" w:eastAsia="Aptos" w:hAnsi="Times New Roman" w:cs="Times New Roman"/>
          <w:kern w:val="2"/>
          <w14:ligatures w14:val="standardContextual"/>
        </w:rPr>
        <w:t>Charles</w:t>
      </w:r>
      <w:r w:rsidRPr="002C19D6">
        <w:rPr>
          <w:rFonts w:ascii="Times New Roman" w:eastAsia="Aptos" w:hAnsi="Times New Roman" w:cs="Times New Roman"/>
          <w:kern w:val="2"/>
          <w14:ligatures w14:val="standardContextual"/>
        </w:rPr>
        <w:t xml:space="preserve"> Righter explains that the football game allowed bands to entertain spectators and create their own competitions at halftime.</w:t>
      </w:r>
      <w:r w:rsidRPr="002C19D6">
        <w:rPr>
          <w:rFonts w:ascii="Times New Roman" w:eastAsia="Aptos" w:hAnsi="Times New Roman" w:cs="Times New Roman"/>
          <w:kern w:val="2"/>
          <w:vertAlign w:val="superscript"/>
          <w14:ligatures w14:val="standardContextual"/>
        </w:rPr>
        <w:footnoteReference w:id="101"/>
      </w:r>
      <w:r w:rsidRPr="002C19D6">
        <w:rPr>
          <w:rFonts w:ascii="Times New Roman" w:eastAsia="Aptos" w:hAnsi="Times New Roman" w:cs="Times New Roman"/>
          <w:kern w:val="2"/>
          <w14:ligatures w14:val="standardContextual"/>
        </w:rPr>
        <w:t xml:space="preserve"> As more people attended games, marching bands became a key part of the football experience. As the popularity of marching bands grew, so did their pageantry and size.</w:t>
      </w:r>
      <w:r w:rsidRPr="002C19D6">
        <w:rPr>
          <w:rFonts w:ascii="Times New Roman" w:eastAsia="Aptos" w:hAnsi="Times New Roman" w:cs="Times New Roman"/>
          <w:kern w:val="2"/>
          <w:vertAlign w:val="superscript"/>
          <w14:ligatures w14:val="standardContextual"/>
        </w:rPr>
        <w:footnoteReference w:id="102"/>
      </w:r>
      <w:r w:rsidRPr="002C19D6">
        <w:rPr>
          <w:rFonts w:ascii="Times New Roman" w:eastAsia="Aptos" w:hAnsi="Times New Roman" w:cs="Times New Roman"/>
          <w:kern w:val="2"/>
          <w14:ligatures w14:val="standardContextual"/>
        </w:rPr>
        <w:t xml:space="preserve">  The creation of fight songs increased school spirit and the visibility of the marching band. </w:t>
      </w:r>
      <w:r w:rsidRPr="002C19D6">
        <w:rPr>
          <w:rFonts w:ascii="Times New Roman" w:eastAsia="Aptos" w:hAnsi="Times New Roman" w:cs="Times New Roman"/>
          <w:kern w:val="2"/>
          <w:vertAlign w:val="superscript"/>
          <w14:ligatures w14:val="standardContextual"/>
        </w:rPr>
        <w:footnoteReference w:id="103"/>
      </w:r>
      <w:r w:rsidRPr="002C19D6">
        <w:rPr>
          <w:rFonts w:ascii="Times New Roman" w:eastAsia="Aptos" w:hAnsi="Times New Roman" w:cs="Times New Roman"/>
          <w:kern w:val="2"/>
          <w14:ligatures w14:val="standardContextual"/>
        </w:rPr>
        <w:t xml:space="preserve">  </w:t>
      </w:r>
    </w:p>
    <w:p w14:paraId="629307D4" w14:textId="77777777" w:rsidR="00364381"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These early bands performed a different show each week,</w:t>
      </w:r>
      <w:r w:rsidRPr="002C19D6">
        <w:rPr>
          <w:rFonts w:ascii="Times New Roman" w:eastAsia="Aptos" w:hAnsi="Times New Roman" w:cs="Times New Roman"/>
          <w:kern w:val="2"/>
          <w:vertAlign w:val="superscript"/>
          <w14:ligatures w14:val="standardContextual"/>
        </w:rPr>
        <w:footnoteReference w:id="104"/>
      </w:r>
      <w:r w:rsidRPr="002C19D6">
        <w:rPr>
          <w:rFonts w:ascii="Times New Roman" w:eastAsia="Aptos" w:hAnsi="Times New Roman" w:cs="Times New Roman"/>
          <w:kern w:val="2"/>
          <w14:ligatures w14:val="standardContextual"/>
        </w:rPr>
        <w:t xml:space="preserve"> and the performances increased in difficulty and spectator appeal.</w:t>
      </w:r>
      <w:r w:rsidRPr="002C19D6">
        <w:rPr>
          <w:rFonts w:ascii="Times New Roman" w:eastAsia="Aptos" w:hAnsi="Times New Roman" w:cs="Times New Roman"/>
          <w:kern w:val="2"/>
          <w:vertAlign w:val="superscript"/>
          <w14:ligatures w14:val="standardContextual"/>
        </w:rPr>
        <w:footnoteReference w:id="105"/>
      </w:r>
      <w:r w:rsidRPr="002C19D6">
        <w:rPr>
          <w:rFonts w:ascii="Times New Roman" w:eastAsia="Aptos" w:hAnsi="Times New Roman" w:cs="Times New Roman"/>
          <w:kern w:val="2"/>
          <w14:ligatures w14:val="standardContextual"/>
        </w:rPr>
        <w:t xml:space="preserve"> Righter witnessed the increased difficulty and theatrics of the half-time performances and asserted, “directors seem almost to have exhausted the possibilities of the marching band.”</w:t>
      </w:r>
      <w:r w:rsidRPr="002C19D6">
        <w:rPr>
          <w:rFonts w:ascii="Times New Roman" w:eastAsia="Aptos" w:hAnsi="Times New Roman" w:cs="Times New Roman"/>
          <w:kern w:val="2"/>
          <w:vertAlign w:val="superscript"/>
          <w14:ligatures w14:val="standardContextual"/>
        </w:rPr>
        <w:footnoteReference w:id="106"/>
      </w:r>
      <w:r w:rsidRPr="002C19D6">
        <w:rPr>
          <w:rFonts w:ascii="Times New Roman" w:eastAsia="Aptos" w:hAnsi="Times New Roman" w:cs="Times New Roman"/>
          <w:kern w:val="2"/>
          <w14:ligatures w14:val="standardContextual"/>
        </w:rPr>
        <w:t xml:space="preserve">  This weekly competition, held during the football </w:t>
      </w:r>
      <w:r w:rsidRPr="002C19D6">
        <w:rPr>
          <w:rFonts w:ascii="Times New Roman" w:eastAsia="Aptos" w:hAnsi="Times New Roman" w:cs="Times New Roman"/>
          <w:kern w:val="2"/>
          <w14:ligatures w14:val="standardContextual"/>
        </w:rPr>
        <w:lastRenderedPageBreak/>
        <w:t>game, eventually led to competing bands developing only one show for the entire marching season, and going outside of the football genre to compete in other ways against other marching bands.</w:t>
      </w:r>
      <w:r w:rsidRPr="002C19D6">
        <w:rPr>
          <w:rFonts w:ascii="Times New Roman" w:eastAsia="Aptos" w:hAnsi="Times New Roman" w:cs="Times New Roman"/>
          <w:kern w:val="2"/>
          <w:vertAlign w:val="superscript"/>
          <w14:ligatures w14:val="standardContextual"/>
        </w:rPr>
        <w:footnoteReference w:id="107"/>
      </w:r>
      <w:r w:rsidRPr="002C19D6">
        <w:rPr>
          <w:rFonts w:ascii="Times New Roman" w:eastAsia="Aptos" w:hAnsi="Times New Roman" w:cs="Times New Roman"/>
          <w:kern w:val="2"/>
          <w14:ligatures w14:val="standardContextual"/>
        </w:rPr>
        <w:t xml:space="preserve">  </w:t>
      </w:r>
    </w:p>
    <w:p w14:paraId="3DA03FF5" w14:textId="77777777" w:rsidR="00364381" w:rsidRPr="002C19D6" w:rsidRDefault="00364381" w:rsidP="004D294E">
      <w:pPr>
        <w:pStyle w:val="Heading2"/>
      </w:pPr>
      <w:bookmarkStart w:id="74" w:name="_Toc201777816"/>
      <w:bookmarkStart w:id="75" w:name="_Toc201780008"/>
      <w:r w:rsidRPr="002C19D6">
        <w:t>Marching Competition History</w:t>
      </w:r>
      <w:bookmarkEnd w:id="74"/>
      <w:bookmarkEnd w:id="75"/>
    </w:p>
    <w:p w14:paraId="47C28214" w14:textId="318ED8FE" w:rsidR="00364381"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The National Schools Band Contest of 1923 marked the official beginning of the marching band competition movement in the country.</w:t>
      </w:r>
      <w:r w:rsidRPr="002C19D6">
        <w:rPr>
          <w:rFonts w:ascii="Times New Roman" w:eastAsia="Aptos" w:hAnsi="Times New Roman" w:cs="Times New Roman"/>
          <w:kern w:val="2"/>
          <w:vertAlign w:val="superscript"/>
          <w14:ligatures w14:val="standardContextual"/>
        </w:rPr>
        <w:footnoteReference w:id="108"/>
      </w:r>
      <w:r w:rsidRPr="002C19D6">
        <w:rPr>
          <w:rFonts w:ascii="Times New Roman" w:eastAsia="Aptos" w:hAnsi="Times New Roman" w:cs="Times New Roman"/>
          <w:kern w:val="2"/>
          <w14:ligatures w14:val="standardContextual"/>
        </w:rPr>
        <w:t xml:space="preserve"> Held in Chicago on June 4-6, 1923, the event featured thirty bands competing in what newspapers described as a "tournament".</w:t>
      </w:r>
      <w:r w:rsidRPr="002C19D6">
        <w:rPr>
          <w:rFonts w:ascii="Times New Roman" w:eastAsia="Aptos" w:hAnsi="Times New Roman" w:cs="Times New Roman"/>
          <w:kern w:val="2"/>
          <w:vertAlign w:val="superscript"/>
          <w14:ligatures w14:val="standardContextual"/>
        </w:rPr>
        <w:footnoteReference w:id="109"/>
      </w:r>
      <w:r w:rsidRPr="002C19D6">
        <w:rPr>
          <w:rFonts w:ascii="Times New Roman" w:eastAsia="Aptos" w:hAnsi="Times New Roman" w:cs="Times New Roman"/>
          <w:kern w:val="2"/>
          <w:vertAlign w:val="superscript"/>
          <w14:ligatures w14:val="standardContextual"/>
        </w:rPr>
        <w:t xml:space="preserve"> </w:t>
      </w:r>
      <w:r w:rsidRPr="002C19D6">
        <w:rPr>
          <w:rFonts w:ascii="Times New Roman" w:eastAsia="Aptos" w:hAnsi="Times New Roman" w:cs="Times New Roman"/>
          <w:kern w:val="2"/>
          <w14:ligatures w14:val="standardContextual"/>
        </w:rPr>
        <w:t xml:space="preserve"> At the 1924 meeting in Cincinnati, the Committee on Instrumental Affairs decided to enhance the national band contest. They hoped that a standardized national competition, guided by music educators, would address the shortcomings of privately managed local contests.</w:t>
      </w:r>
      <w:r w:rsidRPr="002C19D6">
        <w:rPr>
          <w:rFonts w:ascii="Times New Roman" w:eastAsia="Aptos" w:hAnsi="Times New Roman" w:cs="Times New Roman"/>
          <w:kern w:val="2"/>
          <w:vertAlign w:val="superscript"/>
          <w14:ligatures w14:val="standardContextual"/>
        </w:rPr>
        <w:footnoteReference w:id="110"/>
      </w:r>
      <w:r w:rsidRPr="002C19D6">
        <w:rPr>
          <w:rFonts w:ascii="Times New Roman" w:eastAsia="Aptos" w:hAnsi="Times New Roman" w:cs="Times New Roman"/>
          <w:kern w:val="2"/>
          <w14:ligatures w14:val="standardContextual"/>
        </w:rPr>
        <w:t xml:space="preserve"> The various contests had many differences that caused difficulties </w:t>
      </w:r>
      <w:r w:rsidR="00473CA9">
        <w:rPr>
          <w:rFonts w:ascii="Times New Roman" w:eastAsia="Aptos" w:hAnsi="Times New Roman" w:cs="Times New Roman"/>
          <w:kern w:val="2"/>
          <w14:ligatures w14:val="standardContextual"/>
        </w:rPr>
        <w:t>with</w:t>
      </w:r>
      <w:r w:rsidRPr="002C19D6">
        <w:rPr>
          <w:rFonts w:ascii="Times New Roman" w:eastAsia="Aptos" w:hAnsi="Times New Roman" w:cs="Times New Roman"/>
          <w:kern w:val="2"/>
          <w14:ligatures w14:val="standardContextual"/>
        </w:rPr>
        <w:t xml:space="preserve"> the rules and guidelines. Some contests required specific pieces, while others allowed bands to choose any piece to compete.</w:t>
      </w:r>
      <w:r w:rsidRPr="002C19D6">
        <w:rPr>
          <w:rFonts w:ascii="Times New Roman" w:eastAsia="Aptos" w:hAnsi="Times New Roman" w:cs="Times New Roman"/>
          <w:kern w:val="2"/>
          <w:vertAlign w:val="superscript"/>
          <w14:ligatures w14:val="standardContextual"/>
        </w:rPr>
        <w:footnoteReference w:id="111"/>
      </w:r>
      <w:r w:rsidRPr="002C19D6">
        <w:rPr>
          <w:rFonts w:ascii="Times New Roman" w:eastAsia="Aptos" w:hAnsi="Times New Roman" w:cs="Times New Roman"/>
          <w:kern w:val="2"/>
          <w14:ligatures w14:val="standardContextual"/>
        </w:rPr>
        <w:t xml:space="preserve"> While nearly all local competitions presented trophies, some events also awarded cash prizes or scholarships.</w:t>
      </w:r>
      <w:r w:rsidRPr="002C19D6">
        <w:rPr>
          <w:rFonts w:ascii="Times New Roman" w:eastAsia="Aptos" w:hAnsi="Times New Roman" w:cs="Times New Roman"/>
          <w:kern w:val="2"/>
          <w:vertAlign w:val="superscript"/>
          <w14:ligatures w14:val="standardContextual"/>
        </w:rPr>
        <w:footnoteReference w:id="112"/>
      </w:r>
      <w:r w:rsidRPr="002C19D6">
        <w:rPr>
          <w:rFonts w:ascii="Times New Roman" w:eastAsia="Aptos" w:hAnsi="Times New Roman" w:cs="Times New Roman"/>
          <w:kern w:val="2"/>
          <w14:ligatures w14:val="standardContextual"/>
        </w:rPr>
        <w:t xml:space="preserve">  The number of adjudicators, as did the judging process, varied from one contest to another. Sometimes the judges worked together, and other times they made independent decisions.</w:t>
      </w:r>
      <w:r w:rsidRPr="002C19D6">
        <w:rPr>
          <w:rFonts w:ascii="Times New Roman" w:eastAsia="Aptos" w:hAnsi="Times New Roman" w:cs="Times New Roman"/>
          <w:kern w:val="2"/>
          <w:vertAlign w:val="superscript"/>
          <w14:ligatures w14:val="standardContextual"/>
        </w:rPr>
        <w:footnoteReference w:id="113"/>
      </w:r>
      <w:r w:rsidRPr="002C19D6">
        <w:rPr>
          <w:rFonts w:ascii="Times New Roman" w:eastAsia="Aptos" w:hAnsi="Times New Roman" w:cs="Times New Roman"/>
          <w:kern w:val="2"/>
          <w14:ligatures w14:val="standardContextual"/>
        </w:rPr>
        <w:t xml:space="preserve"> </w:t>
      </w:r>
    </w:p>
    <w:p w14:paraId="0C051E92" w14:textId="77777777" w:rsidR="00364381"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lastRenderedPageBreak/>
        <w:t>From 1923 to 1932, criticism of the contest format, eligibility requirements, adjudication procedures, and emphasis on winning led to significant changes in the contest.</w:t>
      </w:r>
      <w:r w:rsidRPr="002C19D6">
        <w:rPr>
          <w:rFonts w:ascii="Times New Roman" w:eastAsia="Aptos" w:hAnsi="Times New Roman" w:cs="Times New Roman"/>
          <w:kern w:val="2"/>
          <w:vertAlign w:val="superscript"/>
          <w14:ligatures w14:val="standardContextual"/>
        </w:rPr>
        <w:footnoteReference w:id="114"/>
      </w:r>
      <w:r w:rsidRPr="002C19D6">
        <w:rPr>
          <w:rFonts w:ascii="Times New Roman" w:eastAsia="Aptos" w:hAnsi="Times New Roman" w:cs="Times New Roman"/>
          <w:kern w:val="2"/>
          <w14:ligatures w14:val="standardContextual"/>
        </w:rPr>
        <w:t xml:space="preserve"> </w:t>
      </w:r>
      <w:r w:rsidRPr="002C19D6">
        <w:rPr>
          <w:rFonts w:ascii="Times New Roman" w:eastAsia="Aptos" w:hAnsi="Times New Roman" w:cs="Times New Roman"/>
          <w:kern w:val="2"/>
          <w:shd w:val="clear" w:color="auto" w:fill="FFFFFF"/>
          <w14:ligatures w14:val="standardContextual"/>
        </w:rPr>
        <w:t>By 1932, forty-four states held qualifying events, with a thousand bands competing annually.</w:t>
      </w:r>
      <w:r w:rsidRPr="002C19D6">
        <w:rPr>
          <w:rFonts w:ascii="Times New Roman" w:eastAsia="Aptos" w:hAnsi="Times New Roman" w:cs="Times New Roman"/>
          <w:kern w:val="2"/>
          <w:shd w:val="clear" w:color="auto" w:fill="FFFFFF"/>
          <w:vertAlign w:val="superscript"/>
          <w14:ligatures w14:val="standardContextual"/>
        </w:rPr>
        <w:footnoteReference w:id="115"/>
      </w:r>
      <w:r w:rsidRPr="002C19D6">
        <w:rPr>
          <w:rFonts w:ascii="Times New Roman" w:eastAsia="Aptos" w:hAnsi="Times New Roman" w:cs="Times New Roman"/>
          <w:kern w:val="2"/>
          <w:shd w:val="clear" w:color="auto" w:fill="FFFFFF"/>
          <w14:ligatures w14:val="standardContextual"/>
        </w:rPr>
        <w:t xml:space="preserve"> </w:t>
      </w:r>
      <w:r w:rsidRPr="002C19D6">
        <w:rPr>
          <w:rFonts w:ascii="Times New Roman" w:eastAsia="Aptos" w:hAnsi="Times New Roman" w:cs="Times New Roman"/>
          <w:kern w:val="2"/>
          <w14:ligatures w14:val="standardContextual"/>
        </w:rPr>
        <w:t>Due to the widespread popularity of these competitions at national and state levels, various organizations came together to establish a standardized method of adjudication.</w:t>
      </w:r>
      <w:r w:rsidRPr="002C19D6">
        <w:rPr>
          <w:rFonts w:ascii="Times New Roman" w:eastAsia="Aptos" w:hAnsi="Times New Roman" w:cs="Times New Roman"/>
          <w:kern w:val="2"/>
          <w:vertAlign w:val="superscript"/>
          <w14:ligatures w14:val="standardContextual"/>
        </w:rPr>
        <w:footnoteReference w:id="116"/>
      </w:r>
    </w:p>
    <w:p w14:paraId="3B7290B2" w14:textId="77777777" w:rsidR="00364381" w:rsidRPr="002C19D6" w:rsidRDefault="00364381" w:rsidP="00366E3A">
      <w:pPr>
        <w:autoSpaceDE w:val="0"/>
        <w:autoSpaceDN w:val="0"/>
        <w:adjustRightInd w:val="0"/>
        <w:spacing w:line="480" w:lineRule="auto"/>
        <w:ind w:firstLine="720"/>
        <w:rPr>
          <w:rFonts w:ascii="Times New Roman" w:eastAsia="Aptos" w:hAnsi="Times New Roman" w:cs="Times New Roman"/>
          <w:color w:val="555555"/>
          <w:kern w:val="2"/>
          <w:shd w:val="clear" w:color="auto" w:fill="FFFFFF"/>
          <w14:ligatures w14:val="standardContextual"/>
        </w:rPr>
      </w:pPr>
      <w:r w:rsidRPr="002C19D6">
        <w:rPr>
          <w:rFonts w:ascii="Times New Roman" w:eastAsia="Aptos" w:hAnsi="Times New Roman" w:cs="Times New Roman"/>
          <w:kern w:val="2"/>
          <w:shd w:val="clear" w:color="auto" w:fill="FFFFFF"/>
          <w14:ligatures w14:val="standardContextual"/>
        </w:rPr>
        <w:t>In 1933, a significant modification was introduced to the format of band festivals.</w:t>
      </w:r>
      <w:r w:rsidRPr="002C19D6">
        <w:rPr>
          <w:rFonts w:ascii="Times New Roman" w:eastAsia="Aptos" w:hAnsi="Times New Roman" w:cs="Times New Roman"/>
          <w:kern w:val="2"/>
          <w:shd w:val="clear" w:color="auto" w:fill="FFFFFF"/>
          <w:vertAlign w:val="superscript"/>
          <w14:ligatures w14:val="standardContextual"/>
        </w:rPr>
        <w:footnoteReference w:id="117"/>
      </w:r>
      <w:r w:rsidRPr="002C19D6">
        <w:rPr>
          <w:rFonts w:ascii="Times New Roman" w:eastAsia="Aptos" w:hAnsi="Times New Roman" w:cs="Times New Roman"/>
          <w:kern w:val="2"/>
          <w:shd w:val="clear" w:color="auto" w:fill="FFFFFF"/>
          <w14:ligatures w14:val="standardContextual"/>
        </w:rPr>
        <w:t xml:space="preserve"> The new format, called "competition festival," involved the classification of bands into various categories based on factors such as the size of the school, the size of the band, or the complexity of the music. </w:t>
      </w:r>
      <w:r w:rsidRPr="002C19D6">
        <w:rPr>
          <w:rFonts w:ascii="Times New Roman" w:eastAsia="Aptos" w:hAnsi="Times New Roman" w:cs="Times New Roman"/>
          <w:kern w:val="2"/>
          <w:shd w:val="clear" w:color="auto" w:fill="FFFFFF"/>
          <w:vertAlign w:val="superscript"/>
          <w14:ligatures w14:val="standardContextual"/>
        </w:rPr>
        <w:footnoteReference w:id="118"/>
      </w:r>
      <w:r w:rsidRPr="002C19D6">
        <w:rPr>
          <w:rFonts w:ascii="Times New Roman" w:eastAsia="Aptos" w:hAnsi="Times New Roman" w:cs="Times New Roman"/>
          <w:kern w:val="2"/>
          <w:shd w:val="clear" w:color="auto" w:fill="FFFFFF"/>
          <w14:ligatures w14:val="standardContextual"/>
        </w:rPr>
        <w:t>Judges evaluated each participating band and rated it between 1 and 5. The highest or lowest award, or no award at all, could be won by each competing band.</w:t>
      </w:r>
      <w:r w:rsidRPr="002C19D6">
        <w:rPr>
          <w:rFonts w:ascii="Times New Roman" w:eastAsia="Aptos" w:hAnsi="Times New Roman" w:cs="Times New Roman"/>
          <w:kern w:val="2"/>
          <w:shd w:val="clear" w:color="auto" w:fill="FFFFFF"/>
          <w:vertAlign w:val="superscript"/>
          <w14:ligatures w14:val="standardContextual"/>
        </w:rPr>
        <w:footnoteReference w:id="119"/>
      </w:r>
      <w:r w:rsidRPr="002C19D6">
        <w:rPr>
          <w:rFonts w:ascii="Times New Roman" w:eastAsia="Aptos" w:hAnsi="Times New Roman" w:cs="Times New Roman"/>
          <w:kern w:val="2"/>
          <w:shd w:val="clear" w:color="auto" w:fill="FFFFFF"/>
          <w14:ligatures w14:val="standardContextual"/>
        </w:rPr>
        <w:t xml:space="preserve"> Contest administrators adopted the slogan "Pace Each Other to Excellence"</w:t>
      </w:r>
      <w:r w:rsidRPr="002C19D6">
        <w:rPr>
          <w:rFonts w:ascii="Times New Roman" w:eastAsia="Aptos" w:hAnsi="Times New Roman" w:cs="Times New Roman"/>
          <w:kern w:val="2"/>
          <w:shd w:val="clear" w:color="auto" w:fill="FFFFFF"/>
          <w:vertAlign w:val="superscript"/>
          <w14:ligatures w14:val="standardContextual"/>
        </w:rPr>
        <w:footnoteReference w:id="120"/>
      </w:r>
      <w:r w:rsidRPr="002C19D6">
        <w:rPr>
          <w:rFonts w:ascii="Times New Roman" w:eastAsia="Aptos" w:hAnsi="Times New Roman" w:cs="Times New Roman"/>
          <w:kern w:val="2"/>
          <w:shd w:val="clear" w:color="auto" w:fill="FFFFFF"/>
          <w14:ligatures w14:val="standardContextual"/>
        </w:rPr>
        <w:t xml:space="preserve"> to inspire participants.  In 1938, 342 bands (20766 students) competed in regional marching band competitions.</w:t>
      </w:r>
      <w:r w:rsidRPr="002C19D6">
        <w:rPr>
          <w:rFonts w:ascii="Times New Roman" w:eastAsia="Aptos" w:hAnsi="Times New Roman" w:cs="Times New Roman"/>
          <w:kern w:val="2"/>
          <w:shd w:val="clear" w:color="auto" w:fill="FFFFFF"/>
          <w:vertAlign w:val="superscript"/>
          <w14:ligatures w14:val="standardContextual"/>
        </w:rPr>
        <w:footnoteReference w:id="121"/>
      </w:r>
      <w:r w:rsidRPr="002C19D6">
        <w:rPr>
          <w:rFonts w:ascii="Times New Roman" w:eastAsia="Aptos" w:hAnsi="Times New Roman" w:cs="Times New Roman"/>
          <w:kern w:val="2"/>
          <w:shd w:val="clear" w:color="auto" w:fill="FFFFFF"/>
          <w14:ligatures w14:val="standardContextual"/>
        </w:rPr>
        <w:t xml:space="preserve"> This number indicates a solid foundation for band competitions in the early history of competitions. </w:t>
      </w:r>
      <w:r w:rsidRPr="002C19D6">
        <w:rPr>
          <w:rFonts w:ascii="Times New Roman" w:eastAsia="Aptos" w:hAnsi="Times New Roman" w:cs="Times New Roman"/>
          <w:kern w:val="2"/>
          <w:shd w:val="clear" w:color="auto" w:fill="FFFFFF"/>
          <w:vertAlign w:val="superscript"/>
          <w14:ligatures w14:val="standardContextual"/>
        </w:rPr>
        <w:footnoteReference w:id="122"/>
      </w:r>
      <w:r w:rsidRPr="002C19D6">
        <w:rPr>
          <w:rFonts w:ascii="Times New Roman" w:eastAsia="Aptos" w:hAnsi="Times New Roman" w:cs="Times New Roman"/>
          <w:kern w:val="2"/>
          <w:shd w:val="clear" w:color="auto" w:fill="FFFFFF"/>
          <w14:ligatures w14:val="standardContextual"/>
        </w:rPr>
        <w:t xml:space="preserve">  </w:t>
      </w:r>
      <w:r w:rsidRPr="002C19D6">
        <w:rPr>
          <w:rFonts w:ascii="Times New Roman" w:eastAsia="Aptos" w:hAnsi="Times New Roman" w:cs="Times New Roman"/>
          <w:kern w:val="2"/>
          <w14:ligatures w14:val="standardContextual"/>
        </w:rPr>
        <w:t xml:space="preserve">Band competitions have undergone significant changes in both philosophy and format since </w:t>
      </w:r>
      <w:r w:rsidRPr="002C19D6">
        <w:rPr>
          <w:rFonts w:ascii="Times New Roman" w:eastAsia="Aptos" w:hAnsi="Times New Roman" w:cs="Times New Roman"/>
          <w:kern w:val="2"/>
          <w14:ligatures w14:val="standardContextual"/>
        </w:rPr>
        <w:lastRenderedPageBreak/>
        <w:t xml:space="preserve">1923. Competition plays a substantial role in shaping the modern band. Historians credit band competitions with helping the school band movement gain public support. </w:t>
      </w:r>
      <w:r w:rsidRPr="002C19D6">
        <w:rPr>
          <w:rFonts w:ascii="Times New Roman" w:eastAsia="Aptos" w:hAnsi="Times New Roman" w:cs="Times New Roman"/>
          <w:kern w:val="2"/>
          <w:vertAlign w:val="superscript"/>
          <w14:ligatures w14:val="standardContextual"/>
        </w:rPr>
        <w:footnoteReference w:id="123"/>
      </w:r>
      <w:r w:rsidRPr="002C19D6">
        <w:rPr>
          <w:rFonts w:ascii="Times New Roman" w:eastAsia="Aptos" w:hAnsi="Times New Roman" w:cs="Times New Roman"/>
          <w:kern w:val="2"/>
          <w14:ligatures w14:val="standardContextual"/>
        </w:rPr>
        <w:t xml:space="preserve"> </w:t>
      </w:r>
      <w:r w:rsidRPr="002C19D6">
        <w:rPr>
          <w:rFonts w:ascii="Times New Roman" w:eastAsia="Aptos" w:hAnsi="Times New Roman" w:cs="Times New Roman"/>
          <w:kern w:val="2"/>
          <w:shd w:val="clear" w:color="auto" w:fill="FFFFFF"/>
          <w14:ligatures w14:val="standardContextual"/>
        </w:rPr>
        <w:t>Participation in competitive music festivals and other adjudicated performances has steadily increased since the American contest movement of the 1920s. Today, very few competitive experiences occur as frequently and with as much enthusiasm and publicity as marching band contests.</w:t>
      </w:r>
      <w:r w:rsidRPr="002C19D6">
        <w:rPr>
          <w:rFonts w:ascii="Times New Roman" w:eastAsia="Aptos" w:hAnsi="Times New Roman" w:cs="Times New Roman"/>
          <w:kern w:val="2"/>
          <w:shd w:val="clear" w:color="auto" w:fill="FFFFFF"/>
          <w:vertAlign w:val="superscript"/>
          <w14:ligatures w14:val="standardContextual"/>
        </w:rPr>
        <w:footnoteReference w:id="124"/>
      </w:r>
      <w:r w:rsidRPr="002C19D6">
        <w:rPr>
          <w:rFonts w:ascii="Times New Roman" w:eastAsia="Aptos" w:hAnsi="Times New Roman" w:cs="Times New Roman"/>
          <w:kern w:val="2"/>
          <w:shd w:val="clear" w:color="auto" w:fill="FFFFFF"/>
          <w14:ligatures w14:val="standardContextual"/>
        </w:rPr>
        <w:t xml:space="preserve"> </w:t>
      </w:r>
    </w:p>
    <w:p w14:paraId="3525C558" w14:textId="77777777" w:rsidR="00364381" w:rsidRPr="002C19D6" w:rsidRDefault="00364381" w:rsidP="004D294E">
      <w:pPr>
        <w:pStyle w:val="Heading2"/>
      </w:pPr>
      <w:bookmarkStart w:id="78" w:name="_Toc201777817"/>
      <w:bookmarkStart w:id="79" w:name="_Toc201780009"/>
      <w:r w:rsidRPr="002C19D6">
        <w:t>Arguments For and Against Competitions</w:t>
      </w:r>
      <w:bookmarkEnd w:id="78"/>
      <w:bookmarkEnd w:id="79"/>
    </w:p>
    <w:p w14:paraId="0510A228" w14:textId="39270F09" w:rsidR="00364381"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The reputation of a school band within the community, the recognition it earns from respected music educators, and the level of professional achievement of its director depend significantly on the group's success in competitions.</w:t>
      </w:r>
      <w:r w:rsidRPr="002C19D6">
        <w:rPr>
          <w:rFonts w:ascii="Times New Roman" w:eastAsia="Aptos" w:hAnsi="Times New Roman" w:cs="Times New Roman"/>
          <w:kern w:val="2"/>
          <w:vertAlign w:val="superscript"/>
          <w14:ligatures w14:val="standardContextual"/>
        </w:rPr>
        <w:footnoteReference w:id="125"/>
      </w:r>
      <w:r w:rsidRPr="002C19D6">
        <w:rPr>
          <w:rFonts w:ascii="Times New Roman" w:eastAsia="Aptos" w:hAnsi="Times New Roman" w:cs="Times New Roman"/>
          <w:kern w:val="2"/>
          <w14:ligatures w14:val="standardContextual"/>
        </w:rPr>
        <w:t xml:space="preserve"> The literature provides numerous examples of </w:t>
      </w:r>
      <w:r w:rsidR="00473CA9">
        <w:rPr>
          <w:rFonts w:ascii="Times New Roman" w:eastAsia="Aptos" w:hAnsi="Times New Roman" w:cs="Times New Roman"/>
          <w:kern w:val="2"/>
          <w14:ligatures w14:val="standardContextual"/>
        </w:rPr>
        <w:t xml:space="preserve">band competitions' positive and negative aspects </w:t>
      </w:r>
      <w:r w:rsidRPr="002C19D6">
        <w:rPr>
          <w:rFonts w:ascii="Times New Roman" w:eastAsia="Aptos" w:hAnsi="Times New Roman" w:cs="Times New Roman"/>
          <w:kern w:val="2"/>
          <w14:ligatures w14:val="standardContextual"/>
        </w:rPr>
        <w:t xml:space="preserve">on stakeholders. Although no current studies discuss the relationship between perceived success versus actual student musical achievement, significant research outlines the relationship between success at competition and the effect on those involved. </w:t>
      </w:r>
    </w:p>
    <w:p w14:paraId="6A297C32" w14:textId="3B576407" w:rsidR="00364381" w:rsidRPr="00366E3A" w:rsidRDefault="004C6FE7" w:rsidP="00366E3A">
      <w:pPr>
        <w:autoSpaceDE w:val="0"/>
        <w:autoSpaceDN w:val="0"/>
        <w:adjustRightInd w:val="0"/>
        <w:spacing w:line="480" w:lineRule="auto"/>
        <w:ind w:firstLine="720"/>
        <w:rPr>
          <w:rFonts w:ascii="Times New Roman" w:eastAsia="Aptos" w:hAnsi="Times New Roman" w:cs="Times New Roman"/>
          <w:color w:val="000000" w:themeColor="text1"/>
          <w:kern w:val="2"/>
          <w14:ligatures w14:val="standardContextual"/>
        </w:rPr>
      </w:pPr>
      <w:r>
        <w:rPr>
          <w:rFonts w:ascii="Times New Roman" w:eastAsia="Aptos" w:hAnsi="Times New Roman" w:cs="Times New Roman"/>
          <w:kern w:val="2"/>
          <w14:ligatures w14:val="standardContextual"/>
        </w:rPr>
        <w:t xml:space="preserve">Psychologist </w:t>
      </w:r>
      <w:r w:rsidR="00364381" w:rsidRPr="002C19D6">
        <w:rPr>
          <w:rFonts w:ascii="Times New Roman" w:eastAsia="Aptos" w:hAnsi="Times New Roman" w:cs="Times New Roman"/>
          <w:kern w:val="2"/>
          <w14:ligatures w14:val="standardContextual"/>
        </w:rPr>
        <w:t xml:space="preserve">Martin Covington's </w:t>
      </w:r>
      <w:r w:rsidR="00B43DEB" w:rsidRPr="002C19D6">
        <w:rPr>
          <w:rFonts w:ascii="Times New Roman" w:eastAsia="Aptos" w:hAnsi="Times New Roman" w:cs="Times New Roman"/>
          <w:kern w:val="2"/>
          <w14:ligatures w14:val="standardContextual"/>
        </w:rPr>
        <w:t>s</w:t>
      </w:r>
      <w:r w:rsidR="00364381" w:rsidRPr="002C19D6">
        <w:rPr>
          <w:rFonts w:ascii="Times New Roman" w:eastAsia="Aptos" w:hAnsi="Times New Roman" w:cs="Times New Roman"/>
          <w:kern w:val="2"/>
          <w14:ligatures w14:val="standardContextual"/>
        </w:rPr>
        <w:t>elf-</w:t>
      </w:r>
      <w:r w:rsidR="00B43DEB" w:rsidRPr="002C19D6">
        <w:rPr>
          <w:rFonts w:ascii="Times New Roman" w:eastAsia="Aptos" w:hAnsi="Times New Roman" w:cs="Times New Roman"/>
          <w:kern w:val="2"/>
          <w14:ligatures w14:val="standardContextual"/>
        </w:rPr>
        <w:t>w</w:t>
      </w:r>
      <w:r w:rsidR="00364381" w:rsidRPr="002C19D6">
        <w:rPr>
          <w:rFonts w:ascii="Times New Roman" w:eastAsia="Aptos" w:hAnsi="Times New Roman" w:cs="Times New Roman"/>
          <w:kern w:val="2"/>
          <w14:ligatures w14:val="standardContextual"/>
        </w:rPr>
        <w:t xml:space="preserve">orth </w:t>
      </w:r>
      <w:r w:rsidR="00B43DEB" w:rsidRPr="002C19D6">
        <w:rPr>
          <w:rFonts w:ascii="Times New Roman" w:eastAsia="Aptos" w:hAnsi="Times New Roman" w:cs="Times New Roman"/>
          <w:kern w:val="2"/>
          <w14:ligatures w14:val="standardContextual"/>
        </w:rPr>
        <w:t>t</w:t>
      </w:r>
      <w:r w:rsidR="00364381" w:rsidRPr="002C19D6">
        <w:rPr>
          <w:rFonts w:ascii="Times New Roman" w:eastAsia="Aptos" w:hAnsi="Times New Roman" w:cs="Times New Roman"/>
          <w:kern w:val="2"/>
          <w14:ligatures w14:val="standardContextual"/>
        </w:rPr>
        <w:t>heory suggests that many students seek to establish and maintain a sense of self-worth. However, students who frequently encounter failure in competitive settings often experience a decline in their perceived abilities and a feeling of helplessness when controlling their future performance.</w:t>
      </w:r>
      <w:r w:rsidR="00364381" w:rsidRPr="002C19D6">
        <w:rPr>
          <w:rFonts w:ascii="Times New Roman" w:eastAsia="Aptos" w:hAnsi="Times New Roman" w:cs="Times New Roman"/>
          <w:kern w:val="2"/>
          <w:vertAlign w:val="superscript"/>
          <w14:ligatures w14:val="standardContextual"/>
        </w:rPr>
        <w:footnoteReference w:id="126"/>
      </w:r>
      <w:r w:rsidR="00364381" w:rsidRPr="002C19D6">
        <w:rPr>
          <w:rFonts w:ascii="Times New Roman" w:eastAsia="Aptos" w:hAnsi="Times New Roman" w:cs="Times New Roman"/>
          <w:kern w:val="2"/>
          <w14:ligatures w14:val="standardContextual"/>
        </w:rPr>
        <w:t xml:space="preserve"> Research indicates that competitions can lead directors to prioritize performance excessively, resulting in adverse psychological </w:t>
      </w:r>
      <w:r w:rsidR="00364381" w:rsidRPr="002C19D6">
        <w:rPr>
          <w:rFonts w:ascii="Times New Roman" w:eastAsia="Aptos" w:hAnsi="Times New Roman" w:cs="Times New Roman"/>
          <w:kern w:val="2"/>
          <w14:ligatures w14:val="standardContextual"/>
        </w:rPr>
        <w:lastRenderedPageBreak/>
        <w:t>effects on students,</w:t>
      </w:r>
      <w:r w:rsidR="00364381" w:rsidRPr="002C19D6">
        <w:rPr>
          <w:rFonts w:ascii="Times New Roman" w:eastAsia="Aptos" w:hAnsi="Times New Roman" w:cs="Times New Roman"/>
          <w:kern w:val="2"/>
          <w:vertAlign w:val="superscript"/>
          <w14:ligatures w14:val="standardContextual"/>
        </w:rPr>
        <w:footnoteReference w:id="127"/>
      </w:r>
      <w:r w:rsidR="00364381" w:rsidRPr="002C19D6">
        <w:rPr>
          <w:rFonts w:ascii="Times New Roman" w:eastAsia="Aptos" w:hAnsi="Times New Roman" w:cs="Times New Roman"/>
          <w:kern w:val="2"/>
          <w14:ligatures w14:val="standardContextual"/>
        </w:rPr>
        <w:t xml:space="preserve"> and that these competitions are unnecessarily negative for students.</w:t>
      </w:r>
      <w:r w:rsidR="00364381" w:rsidRPr="002C19D6">
        <w:rPr>
          <w:rFonts w:ascii="Times New Roman" w:eastAsia="Aptos" w:hAnsi="Times New Roman" w:cs="Times New Roman"/>
          <w:kern w:val="2"/>
          <w:vertAlign w:val="superscript"/>
          <w14:ligatures w14:val="standardContextual"/>
        </w:rPr>
        <w:footnoteReference w:id="128"/>
      </w:r>
      <w:r w:rsidR="00364381" w:rsidRPr="002C19D6">
        <w:rPr>
          <w:rFonts w:ascii="Times New Roman" w:eastAsia="Aptos" w:hAnsi="Times New Roman" w:cs="Times New Roman"/>
          <w:kern w:val="2"/>
          <w14:ligatures w14:val="standardContextual"/>
        </w:rPr>
        <w:t xml:space="preserve">  </w:t>
      </w:r>
      <w:r w:rsidR="00364381" w:rsidRPr="00366E3A">
        <w:rPr>
          <w:rFonts w:ascii="Times New Roman" w:eastAsia="Aptos" w:hAnsi="Times New Roman" w:cs="Times New Roman"/>
          <w:color w:val="000000" w:themeColor="text1"/>
          <w:kern w:val="2"/>
          <w14:ligatures w14:val="standardContextual"/>
        </w:rPr>
        <w:t>Students often feel personally responsible for the outcome when a group does not perform as well as hoped in a competition.</w:t>
      </w:r>
      <w:r w:rsidR="00364381" w:rsidRPr="00366E3A">
        <w:rPr>
          <w:rFonts w:ascii="Times New Roman" w:eastAsia="Aptos" w:hAnsi="Times New Roman" w:cs="Times New Roman"/>
          <w:color w:val="000000" w:themeColor="text1"/>
          <w:kern w:val="2"/>
          <w:vertAlign w:val="superscript"/>
          <w14:ligatures w14:val="standardContextual"/>
        </w:rPr>
        <w:footnoteReference w:id="129"/>
      </w:r>
      <w:r w:rsidR="00364381" w:rsidRPr="00366E3A">
        <w:rPr>
          <w:rFonts w:ascii="Times New Roman" w:eastAsia="Aptos" w:hAnsi="Times New Roman" w:cs="Times New Roman"/>
          <w:color w:val="000000" w:themeColor="text1"/>
          <w:kern w:val="2"/>
          <w14:ligatures w14:val="standardContextual"/>
        </w:rPr>
        <w:t xml:space="preserve"> This can lead to feelings of inadequacy and low self-esteem. </w:t>
      </w:r>
      <w:r w:rsidR="00364381" w:rsidRPr="00366E3A">
        <w:rPr>
          <w:rFonts w:ascii="Times New Roman" w:eastAsia="Aptos" w:hAnsi="Times New Roman" w:cs="Times New Roman"/>
          <w:color w:val="000000" w:themeColor="text1"/>
          <w:kern w:val="2"/>
          <w:vertAlign w:val="superscript"/>
          <w14:ligatures w14:val="standardContextual"/>
        </w:rPr>
        <w:footnoteReference w:id="130"/>
      </w:r>
      <w:r w:rsidR="00364381" w:rsidRPr="00366E3A">
        <w:rPr>
          <w:rFonts w:ascii="Times New Roman" w:eastAsia="Aptos" w:hAnsi="Times New Roman" w:cs="Times New Roman"/>
          <w:color w:val="000000" w:themeColor="text1"/>
          <w:kern w:val="2"/>
          <w14:ligatures w14:val="standardContextual"/>
        </w:rPr>
        <w:t xml:space="preserve">Additionally, students often compare their scores, the size of their band, and the resources available to them with those of other competing groups, which can cause negative feelings about their school and program. </w:t>
      </w:r>
      <w:r w:rsidR="00364381" w:rsidRPr="00366E3A">
        <w:rPr>
          <w:rFonts w:ascii="Times New Roman" w:eastAsia="Aptos" w:hAnsi="Times New Roman" w:cs="Times New Roman"/>
          <w:color w:val="000000" w:themeColor="text1"/>
          <w:kern w:val="2"/>
          <w:vertAlign w:val="superscript"/>
          <w14:ligatures w14:val="standardContextual"/>
        </w:rPr>
        <w:footnoteReference w:id="131"/>
      </w:r>
      <w:r w:rsidR="00364381" w:rsidRPr="00366E3A">
        <w:rPr>
          <w:rFonts w:ascii="Times New Roman" w:eastAsia="Aptos" w:hAnsi="Times New Roman" w:cs="Times New Roman"/>
          <w:color w:val="000000" w:themeColor="text1"/>
          <w:kern w:val="2"/>
          <w14:ligatures w14:val="standardContextual"/>
        </w:rPr>
        <w:t xml:space="preserve"> </w:t>
      </w:r>
      <w:r w:rsidR="005D768D">
        <w:rPr>
          <w:rFonts w:ascii="Times New Roman" w:eastAsia="Aptos" w:hAnsi="Times New Roman" w:cs="Times New Roman"/>
          <w:color w:val="000000" w:themeColor="text1"/>
          <w:kern w:val="2"/>
          <w14:ligatures w14:val="standardContextual"/>
        </w:rPr>
        <w:t xml:space="preserve">Ohio High School </w:t>
      </w:r>
      <w:r w:rsidR="00D27B24">
        <w:rPr>
          <w:rFonts w:ascii="Times New Roman" w:eastAsia="Aptos" w:hAnsi="Times New Roman" w:cs="Times New Roman"/>
          <w:color w:val="000000" w:themeColor="text1"/>
          <w:kern w:val="2"/>
          <w14:ligatures w14:val="standardContextual"/>
        </w:rPr>
        <w:t>m</w:t>
      </w:r>
      <w:r w:rsidR="00364381" w:rsidRPr="00366E3A">
        <w:rPr>
          <w:rFonts w:ascii="Times New Roman" w:eastAsia="Aptos" w:hAnsi="Times New Roman" w:cs="Times New Roman"/>
          <w:color w:val="000000" w:themeColor="text1"/>
          <w:kern w:val="2"/>
          <w14:ligatures w14:val="standardContextual"/>
        </w:rPr>
        <w:t>usic educator and composer James Warrick stated that students who do not win at competitions “feel like losers”</w:t>
      </w:r>
      <w:r w:rsidR="00364381" w:rsidRPr="00366E3A">
        <w:rPr>
          <w:rFonts w:ascii="Times New Roman" w:eastAsia="Aptos" w:hAnsi="Times New Roman" w:cs="Times New Roman"/>
          <w:color w:val="000000" w:themeColor="text1"/>
          <w:kern w:val="2"/>
          <w:vertAlign w:val="superscript"/>
          <w14:ligatures w14:val="standardContextual"/>
        </w:rPr>
        <w:footnoteReference w:id="132"/>
      </w:r>
      <w:r w:rsidR="00364381" w:rsidRPr="00366E3A">
        <w:rPr>
          <w:rFonts w:ascii="Times New Roman" w:eastAsia="Aptos" w:hAnsi="Times New Roman" w:cs="Times New Roman"/>
          <w:color w:val="000000" w:themeColor="text1"/>
          <w:kern w:val="2"/>
          <w14:ligatures w14:val="standardContextual"/>
        </w:rPr>
        <w:t xml:space="preserve"> and asserted that any child who gives up their free time to learn to play an instrument and develop musical skills should never feel like a loser.</w:t>
      </w:r>
      <w:r w:rsidR="00364381" w:rsidRPr="00366E3A">
        <w:rPr>
          <w:rFonts w:ascii="Times New Roman" w:eastAsia="Aptos" w:hAnsi="Times New Roman" w:cs="Times New Roman"/>
          <w:color w:val="000000" w:themeColor="text1"/>
          <w:kern w:val="2"/>
          <w:vertAlign w:val="superscript"/>
          <w14:ligatures w14:val="standardContextual"/>
        </w:rPr>
        <w:footnoteReference w:id="133"/>
      </w:r>
      <w:r w:rsidR="00364381" w:rsidRPr="00366E3A">
        <w:rPr>
          <w:rFonts w:ascii="Times New Roman" w:eastAsia="Aptos" w:hAnsi="Times New Roman" w:cs="Times New Roman"/>
          <w:color w:val="000000" w:themeColor="text1"/>
          <w:kern w:val="2"/>
          <w14:ligatures w14:val="standardContextual"/>
        </w:rPr>
        <w:t xml:space="preserve"> One music educator stated that after twenty-six years as a private teacher, she would “ban contests, or at least strongly discourage students from entering them,” noting that competitions are unnecessary and cause too much stress.</w:t>
      </w:r>
      <w:r w:rsidR="00364381" w:rsidRPr="00366E3A">
        <w:rPr>
          <w:rFonts w:ascii="Times New Roman" w:eastAsia="Aptos" w:hAnsi="Times New Roman" w:cs="Times New Roman"/>
          <w:color w:val="000000" w:themeColor="text1"/>
          <w:kern w:val="2"/>
          <w:vertAlign w:val="superscript"/>
          <w14:ligatures w14:val="standardContextual"/>
        </w:rPr>
        <w:footnoteReference w:id="134"/>
      </w:r>
      <w:r w:rsidR="00364381" w:rsidRPr="00366E3A">
        <w:rPr>
          <w:rFonts w:ascii="Times New Roman" w:eastAsia="Aptos" w:hAnsi="Times New Roman" w:cs="Times New Roman"/>
          <w:color w:val="000000" w:themeColor="text1"/>
          <w:kern w:val="2"/>
          <w14:ligatures w14:val="standardContextual"/>
        </w:rPr>
        <w:t xml:space="preserve"> Other research agrees that students who experience repeated failure in competitions have a lower view of their ability.</w:t>
      </w:r>
      <w:r w:rsidR="00364381" w:rsidRPr="00366E3A">
        <w:rPr>
          <w:rFonts w:ascii="Times New Roman" w:eastAsia="Aptos" w:hAnsi="Times New Roman" w:cs="Times New Roman"/>
          <w:color w:val="000000" w:themeColor="text1"/>
          <w:kern w:val="2"/>
          <w:vertAlign w:val="superscript"/>
          <w14:ligatures w14:val="standardContextual"/>
        </w:rPr>
        <w:footnoteReference w:id="135"/>
      </w:r>
    </w:p>
    <w:p w14:paraId="548E75AF" w14:textId="0EC793F6" w:rsidR="00364381"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366E3A">
        <w:rPr>
          <w:rFonts w:ascii="Times New Roman" w:eastAsia="Aptos" w:hAnsi="Times New Roman" w:cs="Times New Roman"/>
          <w:color w:val="000000" w:themeColor="text1"/>
          <w:kern w:val="2"/>
          <w14:ligatures w14:val="standardContextual"/>
        </w:rPr>
        <w:t xml:space="preserve">Many music educators and researchers share the opinion that band directors feel pressured to succeed at band competitions. For example, distinguished music educator </w:t>
      </w:r>
      <w:r w:rsidR="006B2DF6">
        <w:rPr>
          <w:rFonts w:ascii="Times New Roman" w:eastAsia="Aptos" w:hAnsi="Times New Roman" w:cs="Times New Roman"/>
          <w:color w:val="000000" w:themeColor="text1"/>
          <w:kern w:val="2"/>
          <w14:ligatures w14:val="standardContextual"/>
        </w:rPr>
        <w:t xml:space="preserve">at the </w:t>
      </w:r>
      <w:r w:rsidR="006B2DF6" w:rsidRPr="009E2A5F">
        <w:rPr>
          <w:rFonts w:ascii="Times New Roman" w:eastAsia="Aptos" w:hAnsi="Times New Roman" w:cs="Times New Roman"/>
          <w:color w:val="000000" w:themeColor="text1"/>
          <w:kern w:val="2"/>
          <w14:ligatures w14:val="standardContextual"/>
        </w:rPr>
        <w:lastRenderedPageBreak/>
        <w:t xml:space="preserve">State </w:t>
      </w:r>
      <w:r w:rsidR="00C855D8" w:rsidRPr="009E2A5F">
        <w:rPr>
          <w:rFonts w:ascii="Times New Roman" w:eastAsia="Aptos" w:hAnsi="Times New Roman" w:cs="Times New Roman"/>
          <w:color w:val="000000" w:themeColor="text1"/>
          <w:kern w:val="2"/>
          <w14:ligatures w14:val="standardContextual"/>
        </w:rPr>
        <w:t xml:space="preserve">University </w:t>
      </w:r>
      <w:r w:rsidR="006B2DF6" w:rsidRPr="009E2A5F">
        <w:rPr>
          <w:rFonts w:ascii="Times New Roman" w:eastAsia="Aptos" w:hAnsi="Times New Roman" w:cs="Times New Roman"/>
          <w:color w:val="000000" w:themeColor="text1"/>
          <w:kern w:val="2"/>
          <w14:ligatures w14:val="standardContextual"/>
        </w:rPr>
        <w:t xml:space="preserve">of New York, </w:t>
      </w:r>
      <w:r w:rsidRPr="009E2A5F">
        <w:rPr>
          <w:rFonts w:ascii="Times New Roman" w:eastAsia="Aptos" w:hAnsi="Times New Roman" w:cs="Times New Roman"/>
          <w:color w:val="000000" w:themeColor="text1"/>
          <w:kern w:val="2"/>
          <w14:ligatures w14:val="standardContextual"/>
        </w:rPr>
        <w:t>Thomas A. Regelski</w:t>
      </w:r>
      <w:r w:rsidR="00474831" w:rsidRPr="009E2A5F">
        <w:rPr>
          <w:rFonts w:ascii="Times New Roman" w:eastAsia="Aptos" w:hAnsi="Times New Roman" w:cs="Times New Roman"/>
          <w:color w:val="000000" w:themeColor="text1"/>
          <w:kern w:val="2"/>
          <w14:ligatures w14:val="standardContextual"/>
        </w:rPr>
        <w:t>,</w:t>
      </w:r>
      <w:r w:rsidRPr="009E2A5F">
        <w:rPr>
          <w:rFonts w:ascii="Times New Roman" w:eastAsia="Aptos" w:hAnsi="Times New Roman" w:cs="Times New Roman"/>
          <w:color w:val="000000" w:themeColor="text1"/>
          <w:kern w:val="2"/>
          <w14:ligatures w14:val="standardContextual"/>
        </w:rPr>
        <w:t xml:space="preserve"> asked, “Who is being judged in a group performance – the group, or the director and his abilities?”</w:t>
      </w:r>
      <w:r w:rsidRPr="009E2A5F">
        <w:rPr>
          <w:rFonts w:ascii="Times New Roman" w:eastAsia="Aptos" w:hAnsi="Times New Roman" w:cs="Times New Roman"/>
          <w:color w:val="000000" w:themeColor="text1"/>
          <w:kern w:val="2"/>
          <w:vertAlign w:val="superscript"/>
          <w14:ligatures w14:val="standardContextual"/>
        </w:rPr>
        <w:footnoteReference w:id="136"/>
      </w:r>
      <w:r w:rsidRPr="009E2A5F">
        <w:rPr>
          <w:rFonts w:ascii="Times New Roman" w:eastAsia="Aptos" w:hAnsi="Times New Roman" w:cs="Times New Roman"/>
          <w:color w:val="000000" w:themeColor="text1"/>
          <w:kern w:val="2"/>
          <w14:ligatures w14:val="standardContextual"/>
        </w:rPr>
        <w:t xml:space="preserve"> </w:t>
      </w:r>
      <w:commentRangeStart w:id="80"/>
      <w:r w:rsidRPr="009E2A5F">
        <w:rPr>
          <w:rFonts w:ascii="Times New Roman" w:eastAsia="Aptos" w:hAnsi="Times New Roman" w:cs="Times New Roman"/>
          <w:color w:val="000000" w:themeColor="text1"/>
          <w:kern w:val="2"/>
          <w14:ligatures w14:val="standardContextual"/>
        </w:rPr>
        <w:t>Professor of Music</w:t>
      </w:r>
      <w:r w:rsidR="00ED3551" w:rsidRPr="009E2A5F">
        <w:rPr>
          <w:rFonts w:ascii="Times New Roman" w:eastAsia="Aptos" w:hAnsi="Times New Roman" w:cs="Times New Roman"/>
          <w:color w:val="000000" w:themeColor="text1"/>
          <w:kern w:val="2"/>
          <w14:ligatures w14:val="standardContextual"/>
        </w:rPr>
        <w:t xml:space="preserve"> </w:t>
      </w:r>
      <w:r w:rsidR="00664288" w:rsidRPr="009E2A5F">
        <w:rPr>
          <w:rFonts w:ascii="Times New Roman" w:eastAsia="Aptos" w:hAnsi="Times New Roman" w:cs="Times New Roman"/>
          <w:color w:val="000000" w:themeColor="text1"/>
          <w:kern w:val="2"/>
          <w14:ligatures w14:val="standardContextual"/>
        </w:rPr>
        <w:t>and Coordinator of Undergraduate Studies</w:t>
      </w:r>
      <w:r w:rsidR="000B7FA4" w:rsidRPr="009E2A5F">
        <w:rPr>
          <w:rFonts w:ascii="Times New Roman" w:eastAsia="Aptos" w:hAnsi="Times New Roman" w:cs="Times New Roman"/>
          <w:color w:val="000000" w:themeColor="text1"/>
          <w:kern w:val="2"/>
          <w14:ligatures w14:val="standardContextual"/>
        </w:rPr>
        <w:t xml:space="preserve"> </w:t>
      </w:r>
      <w:r w:rsidR="00664288" w:rsidRPr="009E2A5F">
        <w:rPr>
          <w:rFonts w:ascii="Times New Roman" w:eastAsia="Aptos" w:hAnsi="Times New Roman" w:cs="Times New Roman"/>
          <w:color w:val="000000" w:themeColor="text1"/>
          <w:kern w:val="2"/>
          <w14:ligatures w14:val="standardContextual"/>
        </w:rPr>
        <w:t xml:space="preserve">in Music Education at Virginia Tech, </w:t>
      </w:r>
      <w:r w:rsidRPr="009E2A5F">
        <w:rPr>
          <w:rFonts w:ascii="Times New Roman" w:eastAsia="Aptos" w:hAnsi="Times New Roman" w:cs="Times New Roman"/>
          <w:color w:val="000000" w:themeColor="text1"/>
          <w:kern w:val="2"/>
          <w14:ligatures w14:val="standardContextual"/>
        </w:rPr>
        <w:t>Vernon Burnsed</w:t>
      </w:r>
      <w:commentRangeEnd w:id="80"/>
      <w:r w:rsidR="005F31BD" w:rsidRPr="009E2A5F">
        <w:rPr>
          <w:rStyle w:val="CommentReference"/>
          <w:rFonts w:ascii="Times New Roman" w:hAnsi="Times New Roman"/>
          <w:color w:val="000000" w:themeColor="text1"/>
        </w:rPr>
        <w:commentReference w:id="80"/>
      </w:r>
      <w:r w:rsidR="00474831" w:rsidRPr="009E2A5F">
        <w:rPr>
          <w:rFonts w:ascii="Times New Roman" w:eastAsia="Aptos" w:hAnsi="Times New Roman" w:cs="Times New Roman"/>
          <w:color w:val="000000" w:themeColor="text1"/>
          <w:kern w:val="2"/>
          <w14:ligatures w14:val="standardContextual"/>
        </w:rPr>
        <w:t>,</w:t>
      </w:r>
      <w:r w:rsidRPr="009E2A5F">
        <w:rPr>
          <w:rFonts w:ascii="Times New Roman" w:eastAsia="Aptos" w:hAnsi="Times New Roman" w:cs="Times New Roman"/>
          <w:color w:val="000000" w:themeColor="text1"/>
          <w:kern w:val="2"/>
          <w14:ligatures w14:val="standardContextual"/>
        </w:rPr>
        <w:t xml:space="preserve"> agrees and </w:t>
      </w:r>
      <w:r w:rsidRPr="00366E3A">
        <w:rPr>
          <w:rFonts w:ascii="Times New Roman" w:eastAsia="Aptos" w:hAnsi="Times New Roman" w:cs="Times New Roman"/>
          <w:color w:val="000000" w:themeColor="text1"/>
          <w:kern w:val="2"/>
          <w14:ligatures w14:val="standardContextual"/>
        </w:rPr>
        <w:t>states, “</w:t>
      </w:r>
      <w:r w:rsidR="00D03173">
        <w:rPr>
          <w:rFonts w:ascii="Times New Roman" w:eastAsia="Aptos" w:hAnsi="Times New Roman" w:cs="Times New Roman"/>
          <w:color w:val="000000" w:themeColor="text1"/>
          <w:kern w:val="2"/>
          <w14:ligatures w14:val="standardContextual"/>
        </w:rPr>
        <w:t>The</w:t>
      </w:r>
      <w:r w:rsidRPr="00366E3A">
        <w:rPr>
          <w:rFonts w:ascii="Times New Roman" w:eastAsia="Aptos" w:hAnsi="Times New Roman" w:cs="Times New Roman"/>
          <w:color w:val="000000" w:themeColor="text1"/>
          <w:kern w:val="2"/>
          <w14:ligatures w14:val="standardContextual"/>
        </w:rPr>
        <w:t xml:space="preserve"> ratings from </w:t>
      </w:r>
      <w:r w:rsidRPr="002C19D6">
        <w:rPr>
          <w:rFonts w:ascii="Times New Roman" w:eastAsia="Aptos" w:hAnsi="Times New Roman" w:cs="Times New Roman"/>
          <w:kern w:val="2"/>
          <w14:ligatures w14:val="standardContextual"/>
        </w:rPr>
        <w:t>competitions create a tangible evaluation tool that can be said to create a pecking order that separates the best from the rest.”</w:t>
      </w:r>
      <w:r w:rsidRPr="002C19D6">
        <w:rPr>
          <w:rFonts w:ascii="Times New Roman" w:eastAsia="Aptos" w:hAnsi="Times New Roman" w:cs="Times New Roman"/>
          <w:kern w:val="2"/>
          <w:vertAlign w:val="superscript"/>
          <w14:ligatures w14:val="standardContextual"/>
        </w:rPr>
        <w:footnoteReference w:id="137"/>
      </w:r>
      <w:r w:rsidRPr="002C19D6">
        <w:rPr>
          <w:rFonts w:ascii="Times New Roman" w:eastAsia="Aptos" w:hAnsi="Times New Roman" w:cs="Times New Roman"/>
          <w:kern w:val="2"/>
          <w14:ligatures w14:val="standardContextual"/>
        </w:rPr>
        <w:t xml:space="preserve"> When a band receives a low rating, all those involved often view the results as a significant failure.</w:t>
      </w:r>
      <w:r w:rsidRPr="002C19D6">
        <w:rPr>
          <w:rFonts w:ascii="Times New Roman" w:eastAsia="Aptos" w:hAnsi="Times New Roman" w:cs="Times New Roman"/>
          <w:kern w:val="2"/>
          <w:vertAlign w:val="superscript"/>
          <w14:ligatures w14:val="standardContextual"/>
        </w:rPr>
        <w:footnoteReference w:id="138"/>
      </w:r>
      <w:r w:rsidRPr="002C19D6">
        <w:rPr>
          <w:rFonts w:ascii="Times New Roman" w:eastAsia="Aptos" w:hAnsi="Times New Roman" w:cs="Times New Roman"/>
          <w:kern w:val="2"/>
          <w14:ligatures w14:val="standardContextual"/>
        </w:rPr>
        <w:t xml:space="preserve"> This perception can lead to shame and embarrassment for the band director. In some instances, the pressure to succeed can be so overwhelming that music educators decide to leave the profession entirely if they cannot create a successful band program that meets these high competition results demanded.</w:t>
      </w:r>
      <w:r w:rsidRPr="002C19D6">
        <w:rPr>
          <w:rFonts w:ascii="Times New Roman" w:eastAsia="Aptos" w:hAnsi="Times New Roman" w:cs="Times New Roman"/>
          <w:kern w:val="2"/>
          <w:vertAlign w:val="superscript"/>
          <w14:ligatures w14:val="standardContextual"/>
        </w:rPr>
        <w:footnoteReference w:id="139"/>
      </w:r>
      <w:r w:rsidRPr="002C19D6">
        <w:rPr>
          <w:rFonts w:ascii="Times New Roman" w:eastAsia="Aptos" w:hAnsi="Times New Roman" w:cs="Times New Roman"/>
          <w:kern w:val="2"/>
          <w14:ligatures w14:val="standardContextual"/>
        </w:rPr>
        <w:t xml:space="preserve"> Directors can expect their job security to reflect the competition results, and if they are not winning, their job security might be in jeopardy</w:t>
      </w:r>
      <w:r w:rsidRPr="002C19D6">
        <w:rPr>
          <w:rFonts w:ascii="Times New Roman" w:eastAsia="Aptos" w:hAnsi="Times New Roman" w:cs="Times New Roman"/>
          <w:kern w:val="2"/>
          <w:vertAlign w:val="superscript"/>
          <w14:ligatures w14:val="standardContextual"/>
        </w:rPr>
        <w:t>.</w:t>
      </w:r>
      <w:r w:rsidRPr="002C19D6">
        <w:rPr>
          <w:rFonts w:ascii="Times New Roman" w:eastAsia="Aptos" w:hAnsi="Times New Roman" w:cs="Times New Roman"/>
          <w:kern w:val="2"/>
          <w:vertAlign w:val="superscript"/>
          <w14:ligatures w14:val="standardContextual"/>
        </w:rPr>
        <w:footnoteReference w:id="140"/>
      </w:r>
      <w:r w:rsidRPr="002C19D6">
        <w:rPr>
          <w:rFonts w:ascii="Times New Roman" w:eastAsia="Aptos" w:hAnsi="Times New Roman" w:cs="Times New Roman"/>
          <w:kern w:val="2"/>
          <w14:ligatures w14:val="standardContextual"/>
        </w:rPr>
        <w:t xml:space="preserve"> Conversely, directors who consistently receive the highest ratings can be confident of a continued relationship with the school. Still, those with over a year of bad ratings start looking for another job. </w:t>
      </w:r>
      <w:r w:rsidRPr="002C19D6">
        <w:rPr>
          <w:rFonts w:ascii="Times New Roman" w:eastAsia="Aptos" w:hAnsi="Times New Roman" w:cs="Times New Roman"/>
          <w:kern w:val="2"/>
          <w:vertAlign w:val="superscript"/>
          <w14:ligatures w14:val="standardContextual"/>
        </w:rPr>
        <w:footnoteReference w:id="141"/>
      </w:r>
      <w:r w:rsidRPr="002C19D6">
        <w:rPr>
          <w:rFonts w:ascii="Times New Roman" w:eastAsia="Aptos" w:hAnsi="Times New Roman" w:cs="Times New Roman"/>
          <w:kern w:val="2"/>
          <w14:ligatures w14:val="standardContextual"/>
        </w:rPr>
        <w:t xml:space="preserve"> A dissertation study by Bryan Leroy Dawes</w:t>
      </w:r>
      <w:r w:rsidR="00B24608">
        <w:rPr>
          <w:rFonts w:ascii="Times New Roman" w:eastAsia="Aptos" w:hAnsi="Times New Roman" w:cs="Times New Roman"/>
          <w:kern w:val="2"/>
          <w14:ligatures w14:val="standardContextual"/>
        </w:rPr>
        <w:t xml:space="preserve"> at Louisiana State University</w:t>
      </w:r>
      <w:r w:rsidR="00B24608" w:rsidRPr="002C19D6">
        <w:rPr>
          <w:rFonts w:ascii="Times New Roman" w:eastAsia="Aptos" w:hAnsi="Times New Roman" w:cs="Times New Roman"/>
          <w:kern w:val="2"/>
          <w14:ligatures w14:val="standardContextual"/>
        </w:rPr>
        <w:t xml:space="preserve"> </w:t>
      </w:r>
      <w:r w:rsidRPr="002C19D6">
        <w:rPr>
          <w:rFonts w:ascii="Times New Roman" w:eastAsia="Aptos" w:hAnsi="Times New Roman" w:cs="Times New Roman"/>
          <w:kern w:val="2"/>
          <w14:ligatures w14:val="standardContextual"/>
        </w:rPr>
        <w:t>finds that young and less experienced band directors participate in marching band competitions to a greater degree than those older and more experienced,</w:t>
      </w:r>
      <w:r w:rsidRPr="002C19D6">
        <w:rPr>
          <w:rFonts w:ascii="Times New Roman" w:eastAsia="Aptos" w:hAnsi="Times New Roman" w:cs="Times New Roman"/>
          <w:kern w:val="2"/>
          <w:vertAlign w:val="superscript"/>
          <w14:ligatures w14:val="standardContextual"/>
        </w:rPr>
        <w:footnoteReference w:id="142"/>
      </w:r>
      <w:r w:rsidRPr="002C19D6">
        <w:rPr>
          <w:rFonts w:ascii="Times New Roman" w:eastAsia="Aptos" w:hAnsi="Times New Roman" w:cs="Times New Roman"/>
          <w:kern w:val="2"/>
          <w14:ligatures w14:val="standardContextual"/>
        </w:rPr>
        <w:t xml:space="preserve"> </w:t>
      </w:r>
      <w:r w:rsidRPr="002C19D6">
        <w:rPr>
          <w:rFonts w:ascii="Times New Roman" w:eastAsia="Aptos" w:hAnsi="Times New Roman" w:cs="Times New Roman"/>
          <w:kern w:val="2"/>
          <w14:ligatures w14:val="standardContextual"/>
        </w:rPr>
        <w:lastRenderedPageBreak/>
        <w:t>illustrating that the more experienced directors may opt out of competitions altogether due to stress.</w:t>
      </w:r>
      <w:r w:rsidRPr="002C19D6">
        <w:rPr>
          <w:rFonts w:ascii="Times New Roman" w:eastAsia="Aptos" w:hAnsi="Times New Roman" w:cs="Times New Roman"/>
          <w:kern w:val="2"/>
          <w:vertAlign w:val="superscript"/>
          <w14:ligatures w14:val="standardContextual"/>
        </w:rPr>
        <w:footnoteReference w:id="143"/>
      </w:r>
      <w:r w:rsidRPr="002C19D6">
        <w:rPr>
          <w:rFonts w:ascii="Times New Roman" w:eastAsia="Aptos" w:hAnsi="Times New Roman" w:cs="Times New Roman"/>
          <w:kern w:val="2"/>
          <w14:ligatures w14:val="standardContextual"/>
        </w:rPr>
        <w:t xml:space="preserve"> The pressure to win has made many directors leave the profession. </w:t>
      </w:r>
      <w:r w:rsidRPr="002C19D6">
        <w:rPr>
          <w:rFonts w:ascii="Times New Roman" w:eastAsia="Aptos" w:hAnsi="Times New Roman" w:cs="Times New Roman"/>
          <w:kern w:val="2"/>
          <w:vertAlign w:val="superscript"/>
          <w14:ligatures w14:val="standardContextual"/>
        </w:rPr>
        <w:footnoteReference w:id="144"/>
      </w:r>
      <w:r w:rsidRPr="002C19D6">
        <w:rPr>
          <w:rFonts w:ascii="Times New Roman" w:eastAsia="Aptos" w:hAnsi="Times New Roman" w:cs="Times New Roman"/>
          <w:kern w:val="2"/>
          <w14:ligatures w14:val="standardContextual"/>
        </w:rPr>
        <w:t xml:space="preserve"> Studies show the careers of most band directors are too short to gain the expertise needed.</w:t>
      </w:r>
      <w:r w:rsidRPr="002C19D6">
        <w:rPr>
          <w:rFonts w:ascii="Times New Roman" w:eastAsia="Aptos" w:hAnsi="Times New Roman" w:cs="Times New Roman"/>
          <w:kern w:val="2"/>
          <w:vertAlign w:val="superscript"/>
          <w14:ligatures w14:val="standardContextual"/>
        </w:rPr>
        <w:footnoteReference w:id="145"/>
      </w:r>
      <w:r w:rsidRPr="002C19D6">
        <w:rPr>
          <w:rFonts w:ascii="Times New Roman" w:eastAsia="Aptos" w:hAnsi="Times New Roman" w:cs="Times New Roman"/>
          <w:kern w:val="2"/>
          <w14:ligatures w14:val="standardContextual"/>
        </w:rPr>
        <w:t xml:space="preserve">  The average age of high school band directors is 42.</w:t>
      </w:r>
      <w:r w:rsidRPr="002C19D6">
        <w:rPr>
          <w:rFonts w:ascii="Times New Roman" w:eastAsia="Aptos" w:hAnsi="Times New Roman" w:cs="Times New Roman"/>
          <w:kern w:val="2"/>
          <w:vertAlign w:val="superscript"/>
          <w14:ligatures w14:val="standardContextual"/>
        </w:rPr>
        <w:footnoteReference w:id="146"/>
      </w:r>
      <w:r w:rsidRPr="002C19D6">
        <w:rPr>
          <w:rFonts w:ascii="Times New Roman" w:eastAsia="Aptos" w:hAnsi="Times New Roman" w:cs="Times New Roman"/>
          <w:kern w:val="2"/>
          <w14:ligatures w14:val="standardContextual"/>
        </w:rPr>
        <w:t xml:space="preserve"> About the time a band director gains experience, he often leaves the profession. Some directors move to junior high band positions to escape the pressure of marching band competitions, while others leave the field altogether. </w:t>
      </w:r>
      <w:r w:rsidRPr="002C19D6">
        <w:rPr>
          <w:rFonts w:ascii="Times New Roman" w:eastAsia="Aptos" w:hAnsi="Times New Roman" w:cs="Times New Roman"/>
          <w:kern w:val="2"/>
          <w:vertAlign w:val="superscript"/>
          <w14:ligatures w14:val="standardContextual"/>
        </w:rPr>
        <w:footnoteReference w:id="147"/>
      </w:r>
      <w:r w:rsidRPr="002C19D6">
        <w:rPr>
          <w:rFonts w:ascii="Times New Roman" w:eastAsia="Aptos" w:hAnsi="Times New Roman" w:cs="Times New Roman"/>
          <w:kern w:val="2"/>
          <w14:ligatures w14:val="standardContextual"/>
        </w:rPr>
        <w:t xml:space="preserve"> </w:t>
      </w:r>
    </w:p>
    <w:p w14:paraId="7845AD83" w14:textId="63B5E934" w:rsidR="00364381"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James R. Austin, music </w:t>
      </w:r>
      <w:r w:rsidRPr="009E2A5F">
        <w:rPr>
          <w:rFonts w:ascii="Times New Roman" w:eastAsia="Aptos" w:hAnsi="Times New Roman" w:cs="Times New Roman"/>
          <w:color w:val="000000" w:themeColor="text1"/>
          <w:kern w:val="2"/>
          <w14:ligatures w14:val="standardContextual"/>
        </w:rPr>
        <w:t>educator</w:t>
      </w:r>
      <w:r w:rsidR="007232E7" w:rsidRPr="009E2A5F">
        <w:rPr>
          <w:rFonts w:ascii="Times New Roman" w:eastAsia="Aptos" w:hAnsi="Times New Roman" w:cs="Times New Roman"/>
          <w:color w:val="000000" w:themeColor="text1"/>
          <w:kern w:val="2"/>
          <w14:ligatures w14:val="standardContextual"/>
        </w:rPr>
        <w:t xml:space="preserve"> at the University of Colorado Boulder, </w:t>
      </w:r>
      <w:r w:rsidRPr="009E2A5F">
        <w:rPr>
          <w:rFonts w:ascii="Times New Roman" w:eastAsia="Aptos" w:hAnsi="Times New Roman" w:cs="Times New Roman"/>
          <w:color w:val="000000" w:themeColor="text1"/>
          <w:kern w:val="2"/>
          <w14:ligatures w14:val="standardContextual"/>
        </w:rPr>
        <w:t xml:space="preserve">also </w:t>
      </w:r>
      <w:r w:rsidRPr="002C19D6">
        <w:rPr>
          <w:rFonts w:ascii="Times New Roman" w:eastAsia="Aptos" w:hAnsi="Times New Roman" w:cs="Times New Roman"/>
          <w:kern w:val="2"/>
          <w14:ligatures w14:val="standardContextual"/>
        </w:rPr>
        <w:t>suggested that the effect on directors was more than that of the band students and stated, “competition may corrupt teachers to a greater degree than their students.”</w:t>
      </w:r>
      <w:r w:rsidRPr="002C19D6">
        <w:rPr>
          <w:rFonts w:ascii="Times New Roman" w:eastAsia="Aptos" w:hAnsi="Times New Roman" w:cs="Times New Roman"/>
          <w:kern w:val="2"/>
          <w:vertAlign w:val="superscript"/>
          <w14:ligatures w14:val="standardContextual"/>
        </w:rPr>
        <w:footnoteReference w:id="148"/>
      </w:r>
      <w:r w:rsidRPr="002C19D6">
        <w:rPr>
          <w:rFonts w:ascii="Times New Roman" w:eastAsia="Aptos" w:hAnsi="Times New Roman" w:cs="Times New Roman"/>
          <w:kern w:val="2"/>
          <w14:ligatures w14:val="standardContextual"/>
        </w:rPr>
        <w:t xml:space="preserve">  Another music educator, C.O. Hunt</w:t>
      </w:r>
      <w:r w:rsidR="00AA6149" w:rsidRPr="002C19D6">
        <w:rPr>
          <w:rFonts w:ascii="Times New Roman" w:eastAsia="Aptos" w:hAnsi="Times New Roman" w:cs="Times New Roman"/>
          <w:kern w:val="2"/>
          <w14:ligatures w14:val="standardContextual"/>
        </w:rPr>
        <w:t>,</w:t>
      </w:r>
      <w:r w:rsidRPr="002C19D6">
        <w:rPr>
          <w:rFonts w:ascii="Times New Roman" w:eastAsia="Aptos" w:hAnsi="Times New Roman" w:cs="Times New Roman"/>
          <w:kern w:val="2"/>
          <w14:ligatures w14:val="standardContextual"/>
        </w:rPr>
        <w:t xml:space="preserve"> noted that directors may take the results from competitions personally, whereas students are more likely to be able to overcome bad results.</w:t>
      </w:r>
      <w:r w:rsidRPr="002C19D6">
        <w:rPr>
          <w:rFonts w:ascii="Times New Roman" w:eastAsia="Aptos" w:hAnsi="Times New Roman" w:cs="Times New Roman"/>
          <w:kern w:val="2"/>
          <w:vertAlign w:val="superscript"/>
          <w14:ligatures w14:val="standardContextual"/>
        </w:rPr>
        <w:footnoteReference w:id="149"/>
      </w:r>
      <w:r w:rsidRPr="002C19D6">
        <w:rPr>
          <w:rFonts w:ascii="Times New Roman" w:eastAsia="Aptos" w:hAnsi="Times New Roman" w:cs="Times New Roman"/>
          <w:kern w:val="2"/>
          <w14:ligatures w14:val="standardContextual"/>
        </w:rPr>
        <w:t xml:space="preserve"> Assistant Professor </w:t>
      </w:r>
      <w:r w:rsidR="00AA6149" w:rsidRPr="002C19D6">
        <w:rPr>
          <w:rFonts w:ascii="Times New Roman" w:eastAsia="Aptos" w:hAnsi="Times New Roman" w:cs="Times New Roman"/>
          <w:kern w:val="2"/>
          <w14:ligatures w14:val="standardContextual"/>
        </w:rPr>
        <w:t>of</w:t>
      </w:r>
      <w:r w:rsidRPr="002C19D6">
        <w:rPr>
          <w:rFonts w:ascii="Times New Roman" w:eastAsia="Aptos" w:hAnsi="Times New Roman" w:cs="Times New Roman"/>
          <w:kern w:val="2"/>
          <w14:ligatures w14:val="standardContextual"/>
        </w:rPr>
        <w:t xml:space="preserve"> Music</w:t>
      </w:r>
      <w:r w:rsidR="00C64873">
        <w:rPr>
          <w:rFonts w:ascii="Times New Roman" w:eastAsia="Aptos" w:hAnsi="Times New Roman" w:cs="Times New Roman"/>
          <w:kern w:val="2"/>
          <w14:ligatures w14:val="standardContextual"/>
        </w:rPr>
        <w:t xml:space="preserve"> </w:t>
      </w:r>
      <w:r w:rsidR="00E62104">
        <w:rPr>
          <w:rFonts w:ascii="Times New Roman" w:eastAsia="Aptos" w:hAnsi="Times New Roman" w:cs="Times New Roman"/>
          <w:kern w:val="2"/>
          <w14:ligatures w14:val="standardContextual"/>
        </w:rPr>
        <w:t>a</w:t>
      </w:r>
      <w:r w:rsidR="00C64873">
        <w:rPr>
          <w:rFonts w:ascii="Times New Roman" w:eastAsia="Aptos" w:hAnsi="Times New Roman" w:cs="Times New Roman"/>
          <w:kern w:val="2"/>
          <w14:ligatures w14:val="standardContextual"/>
        </w:rPr>
        <w:t>t Virginia Tech</w:t>
      </w:r>
      <w:r w:rsidR="00E62104">
        <w:rPr>
          <w:rFonts w:ascii="Times New Roman" w:eastAsia="Aptos" w:hAnsi="Times New Roman" w:cs="Times New Roman"/>
          <w:kern w:val="2"/>
          <w14:ligatures w14:val="standardContextual"/>
        </w:rPr>
        <w:t xml:space="preserve">, </w:t>
      </w:r>
      <w:r w:rsidRPr="002C19D6">
        <w:rPr>
          <w:rFonts w:ascii="Times New Roman" w:eastAsia="Aptos" w:hAnsi="Times New Roman" w:cs="Times New Roman"/>
          <w:kern w:val="2"/>
          <w14:ligatures w14:val="standardContextual"/>
        </w:rPr>
        <w:t xml:space="preserve"> Emmett J. O’Leary</w:t>
      </w:r>
      <w:r w:rsidR="008D1360">
        <w:rPr>
          <w:rFonts w:ascii="Times New Roman" w:eastAsia="Aptos" w:hAnsi="Times New Roman" w:cs="Times New Roman"/>
          <w:kern w:val="2"/>
          <w14:ligatures w14:val="standardContextual"/>
        </w:rPr>
        <w:t>,</w:t>
      </w:r>
      <w:r w:rsidRPr="002C19D6">
        <w:rPr>
          <w:rFonts w:ascii="Times New Roman" w:eastAsia="Aptos" w:hAnsi="Times New Roman" w:cs="Times New Roman"/>
          <w:kern w:val="2"/>
          <w14:ligatures w14:val="standardContextual"/>
        </w:rPr>
        <w:t xml:space="preserve"> stated directors viewed competition ratings personally like a coach views wins and losses in an athletic contest,</w:t>
      </w:r>
      <w:r w:rsidRPr="002C19D6">
        <w:rPr>
          <w:rFonts w:ascii="Times New Roman" w:eastAsia="Aptos" w:hAnsi="Times New Roman" w:cs="Times New Roman"/>
          <w:kern w:val="2"/>
          <w:vertAlign w:val="superscript"/>
          <w14:ligatures w14:val="standardContextual"/>
        </w:rPr>
        <w:footnoteReference w:id="150"/>
      </w:r>
      <w:r w:rsidRPr="002C19D6">
        <w:rPr>
          <w:rFonts w:ascii="Times New Roman" w:eastAsia="Aptos" w:hAnsi="Times New Roman" w:cs="Times New Roman"/>
          <w:kern w:val="2"/>
          <w14:ligatures w14:val="standardContextual"/>
        </w:rPr>
        <w:t xml:space="preserve"> citing a participant in his study who “equated the score to </w:t>
      </w:r>
      <w:r w:rsidRPr="002C19D6">
        <w:rPr>
          <w:rFonts w:ascii="Times New Roman" w:eastAsia="Aptos" w:hAnsi="Times New Roman" w:cs="Times New Roman"/>
          <w:kern w:val="2"/>
          <w14:ligatures w14:val="standardContextual"/>
        </w:rPr>
        <w:lastRenderedPageBreak/>
        <w:t>a scarlet letter that he would wear for the foreseeable future.”</w:t>
      </w:r>
      <w:r w:rsidRPr="002C19D6">
        <w:rPr>
          <w:rFonts w:ascii="Times New Roman" w:eastAsia="Aptos" w:hAnsi="Times New Roman" w:cs="Times New Roman"/>
          <w:kern w:val="2"/>
          <w:vertAlign w:val="superscript"/>
          <w14:ligatures w14:val="standardContextual"/>
        </w:rPr>
        <w:footnoteReference w:id="151"/>
      </w:r>
      <w:r w:rsidRPr="002C19D6">
        <w:rPr>
          <w:rFonts w:ascii="Times New Roman" w:eastAsia="Aptos" w:hAnsi="Times New Roman" w:cs="Times New Roman"/>
          <w:kern w:val="2"/>
          <w14:ligatures w14:val="standardContextual"/>
        </w:rPr>
        <w:t xml:space="preserve"> Competitions become personal for band directors, so much so that they see a bad competition rating as an outward sign of failure. Payne concluded that while competitions are supposed to evaluate student performances, many band directors believe competitions are just an evaluation of themselves.</w:t>
      </w:r>
      <w:r w:rsidRPr="002C19D6">
        <w:rPr>
          <w:rFonts w:ascii="Times New Roman" w:eastAsia="Aptos" w:hAnsi="Times New Roman" w:cs="Times New Roman"/>
          <w:kern w:val="2"/>
          <w:vertAlign w:val="superscript"/>
          <w14:ligatures w14:val="standardContextual"/>
        </w:rPr>
        <w:footnoteReference w:id="152"/>
      </w:r>
    </w:p>
    <w:p w14:paraId="241E6CDC" w14:textId="1EC30D17" w:rsidR="00364381"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9E2A5F">
        <w:rPr>
          <w:rFonts w:ascii="Times New Roman" w:eastAsia="Aptos" w:hAnsi="Times New Roman" w:cs="Times New Roman"/>
          <w:color w:val="000000" w:themeColor="text1"/>
          <w:kern w:val="2"/>
          <w14:ligatures w14:val="standardContextual"/>
        </w:rPr>
        <w:t xml:space="preserve">The literature provides many studies on the benefits of marching band competitions, often highlighting the motivational potential. Maurice C. Whitney, </w:t>
      </w:r>
      <w:r w:rsidR="000F6029" w:rsidRPr="009E2A5F">
        <w:rPr>
          <w:rFonts w:ascii="Times New Roman" w:eastAsia="Aptos" w:hAnsi="Times New Roman" w:cs="Times New Roman"/>
          <w:color w:val="000000" w:themeColor="text1"/>
          <w:kern w:val="2"/>
          <w14:ligatures w14:val="standardContextual"/>
        </w:rPr>
        <w:t>President</w:t>
      </w:r>
      <w:r w:rsidR="0034399D" w:rsidRPr="009E2A5F">
        <w:rPr>
          <w:rFonts w:ascii="Times New Roman" w:eastAsia="Aptos" w:hAnsi="Times New Roman" w:cs="Times New Roman"/>
          <w:color w:val="000000" w:themeColor="text1"/>
          <w:kern w:val="2"/>
          <w14:ligatures w14:val="standardContextual"/>
        </w:rPr>
        <w:t xml:space="preserve"> of the</w:t>
      </w:r>
      <w:r w:rsidR="000F6029" w:rsidRPr="009E2A5F">
        <w:rPr>
          <w:rFonts w:ascii="Times New Roman" w:eastAsia="Aptos" w:hAnsi="Times New Roman" w:cs="Times New Roman"/>
          <w:color w:val="000000" w:themeColor="text1"/>
          <w:kern w:val="2"/>
          <w14:ligatures w14:val="standardContextual"/>
        </w:rPr>
        <w:t xml:space="preserve"> New York State School Music Association</w:t>
      </w:r>
      <w:r w:rsidRPr="009E2A5F">
        <w:rPr>
          <w:rFonts w:ascii="Times New Roman" w:eastAsia="Aptos" w:hAnsi="Times New Roman" w:cs="Times New Roman"/>
          <w:color w:val="000000" w:themeColor="text1"/>
          <w:kern w:val="2"/>
          <w14:ligatures w14:val="standardContextual"/>
        </w:rPr>
        <w:t xml:space="preserve">, felt competition had a motivational effect that was impossible otherwise: “playing for comments only, on a festival basis, rarely induces such intense preparatory effort as playing for a rating.” </w:t>
      </w:r>
      <w:r w:rsidRPr="009E2A5F">
        <w:rPr>
          <w:rFonts w:ascii="Times New Roman" w:eastAsia="Aptos" w:hAnsi="Times New Roman" w:cs="Times New Roman"/>
          <w:color w:val="000000" w:themeColor="text1"/>
          <w:kern w:val="2"/>
          <w:vertAlign w:val="superscript"/>
          <w14:ligatures w14:val="standardContextual"/>
        </w:rPr>
        <w:footnoteReference w:id="153"/>
      </w:r>
      <w:r w:rsidRPr="009E2A5F">
        <w:rPr>
          <w:rFonts w:ascii="Times New Roman" w:eastAsia="Aptos" w:hAnsi="Times New Roman" w:cs="Times New Roman"/>
          <w:color w:val="000000" w:themeColor="text1"/>
          <w:kern w:val="2"/>
          <w14:ligatures w14:val="standardContextual"/>
        </w:rPr>
        <w:t xml:space="preserve"> Additionally, Professor of Instrumental Music </w:t>
      </w:r>
      <w:r w:rsidR="006A5282" w:rsidRPr="009E2A5F">
        <w:rPr>
          <w:rFonts w:ascii="Times New Roman" w:eastAsia="Aptos" w:hAnsi="Times New Roman" w:cs="Times New Roman"/>
          <w:color w:val="000000" w:themeColor="text1"/>
          <w:kern w:val="2"/>
          <w14:ligatures w14:val="standardContextual"/>
        </w:rPr>
        <w:t>at Radford University</w:t>
      </w:r>
      <w:r w:rsidR="004D72BB" w:rsidRPr="009E2A5F">
        <w:rPr>
          <w:rFonts w:ascii="Times New Roman" w:eastAsia="Aptos" w:hAnsi="Times New Roman" w:cs="Times New Roman"/>
          <w:color w:val="000000" w:themeColor="text1"/>
          <w:kern w:val="2"/>
          <w14:ligatures w14:val="standardContextual"/>
        </w:rPr>
        <w:t>, Wayne Gallops,</w:t>
      </w:r>
      <w:r w:rsidRPr="009E2A5F">
        <w:rPr>
          <w:rFonts w:ascii="Times New Roman" w:eastAsia="Aptos" w:hAnsi="Times New Roman" w:cs="Times New Roman"/>
          <w:color w:val="000000" w:themeColor="text1"/>
          <w:kern w:val="2"/>
          <w14:ligatures w14:val="standardContextual"/>
        </w:rPr>
        <w:t xml:space="preserve"> believed </w:t>
      </w:r>
      <w:r w:rsidRPr="002C19D6">
        <w:rPr>
          <w:rFonts w:ascii="Times New Roman" w:eastAsia="Aptos" w:hAnsi="Times New Roman" w:cs="Times New Roman"/>
          <w:kern w:val="2"/>
          <w14:ligatures w14:val="standardContextual"/>
        </w:rPr>
        <w:t xml:space="preserve">that more importantly than competing against others, students compete against themselves to earn better ratings. </w:t>
      </w:r>
      <w:r w:rsidRPr="002C19D6">
        <w:rPr>
          <w:rFonts w:ascii="Times New Roman" w:eastAsia="Aptos" w:hAnsi="Times New Roman" w:cs="Times New Roman"/>
          <w:kern w:val="2"/>
          <w:vertAlign w:val="superscript"/>
          <w14:ligatures w14:val="standardContextual"/>
        </w:rPr>
        <w:footnoteReference w:id="154"/>
      </w:r>
    </w:p>
    <w:p w14:paraId="3E42E78C" w14:textId="274D8AAB" w:rsidR="00364381" w:rsidRPr="002C19D6" w:rsidRDefault="00364381" w:rsidP="00366E3A">
      <w:pPr>
        <w:autoSpaceDE w:val="0"/>
        <w:autoSpaceDN w:val="0"/>
        <w:adjustRightInd w:val="0"/>
        <w:spacing w:line="480" w:lineRule="auto"/>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ab/>
        <w:t>In addition to motivation, research argues that band competitions can provide unique leadership opportunities,</w:t>
      </w:r>
      <w:r w:rsidRPr="002C19D6">
        <w:rPr>
          <w:rFonts w:ascii="Times New Roman" w:eastAsia="Aptos" w:hAnsi="Times New Roman" w:cs="Times New Roman"/>
          <w:kern w:val="2"/>
          <w:vertAlign w:val="superscript"/>
          <w14:ligatures w14:val="standardContextual"/>
        </w:rPr>
        <w:footnoteReference w:id="155"/>
      </w:r>
      <w:r w:rsidRPr="002C19D6">
        <w:rPr>
          <w:rFonts w:ascii="Times New Roman" w:eastAsia="Aptos" w:hAnsi="Times New Roman" w:cs="Times New Roman"/>
          <w:kern w:val="2"/>
          <w14:ligatures w14:val="standardContextual"/>
        </w:rPr>
        <w:t xml:space="preserve"> encourage teamwork, </w:t>
      </w:r>
      <w:r w:rsidRPr="002C19D6">
        <w:rPr>
          <w:rFonts w:ascii="Times New Roman" w:eastAsia="Aptos" w:hAnsi="Times New Roman" w:cs="Times New Roman"/>
          <w:kern w:val="2"/>
          <w:vertAlign w:val="superscript"/>
          <w14:ligatures w14:val="standardContextual"/>
        </w:rPr>
        <w:footnoteReference w:id="156"/>
      </w:r>
      <w:r w:rsidRPr="002C19D6">
        <w:rPr>
          <w:rFonts w:ascii="Times New Roman" w:eastAsia="Aptos" w:hAnsi="Times New Roman" w:cs="Times New Roman"/>
          <w:kern w:val="2"/>
          <w14:ligatures w14:val="standardContextual"/>
        </w:rPr>
        <w:t xml:space="preserve"> teach discipline, </w:t>
      </w:r>
      <w:r w:rsidRPr="002C19D6">
        <w:rPr>
          <w:rFonts w:ascii="Times New Roman" w:eastAsia="Aptos" w:hAnsi="Times New Roman" w:cs="Times New Roman"/>
          <w:kern w:val="2"/>
          <w:vertAlign w:val="superscript"/>
          <w14:ligatures w14:val="standardContextual"/>
        </w:rPr>
        <w:footnoteReference w:id="157"/>
      </w:r>
      <w:r w:rsidRPr="002C19D6">
        <w:rPr>
          <w:rFonts w:ascii="Times New Roman" w:eastAsia="Aptos" w:hAnsi="Times New Roman" w:cs="Times New Roman"/>
          <w:kern w:val="2"/>
          <w14:ligatures w14:val="standardContextual"/>
        </w:rPr>
        <w:t xml:space="preserve"> develop self-confidence</w:t>
      </w:r>
      <w:r w:rsidR="00F4711E">
        <w:rPr>
          <w:rFonts w:ascii="Times New Roman" w:eastAsia="Aptos" w:hAnsi="Times New Roman" w:cs="Times New Roman"/>
          <w:kern w:val="2"/>
          <w14:ligatures w14:val="standardContextual"/>
        </w:rPr>
        <w:t>,</w:t>
      </w:r>
      <w:r w:rsidRPr="002C19D6">
        <w:rPr>
          <w:rFonts w:ascii="Times New Roman" w:eastAsia="Aptos" w:hAnsi="Times New Roman" w:cs="Times New Roman"/>
          <w:kern w:val="2"/>
          <w14:ligatures w14:val="standardContextual"/>
        </w:rPr>
        <w:t xml:space="preserve"> </w:t>
      </w:r>
      <w:r w:rsidRPr="002C19D6">
        <w:rPr>
          <w:rFonts w:ascii="Times New Roman" w:eastAsia="Aptos" w:hAnsi="Times New Roman" w:cs="Times New Roman"/>
          <w:kern w:val="2"/>
          <w:vertAlign w:val="superscript"/>
          <w14:ligatures w14:val="standardContextual"/>
        </w:rPr>
        <w:footnoteReference w:id="158"/>
      </w:r>
      <w:r w:rsidRPr="002C19D6">
        <w:rPr>
          <w:rFonts w:ascii="Times New Roman" w:eastAsia="Aptos" w:hAnsi="Times New Roman" w:cs="Times New Roman"/>
          <w:kern w:val="2"/>
          <w14:ligatures w14:val="standardContextual"/>
        </w:rPr>
        <w:t>and guide students in navigating many social situations.</w:t>
      </w:r>
      <w:r w:rsidRPr="002C19D6">
        <w:rPr>
          <w:rFonts w:ascii="Times New Roman" w:eastAsia="Aptos" w:hAnsi="Times New Roman" w:cs="Times New Roman"/>
          <w:kern w:val="2"/>
          <w:vertAlign w:val="superscript"/>
          <w14:ligatures w14:val="standardContextual"/>
        </w:rPr>
        <w:footnoteReference w:id="159"/>
      </w:r>
      <w:r w:rsidRPr="002C19D6">
        <w:rPr>
          <w:rFonts w:ascii="Times New Roman" w:eastAsia="Aptos" w:hAnsi="Times New Roman" w:cs="Times New Roman"/>
          <w:kern w:val="2"/>
          <w14:ligatures w14:val="standardContextual"/>
        </w:rPr>
        <w:t xml:space="preserve"> Competitions also allow students to learn from </w:t>
      </w:r>
      <w:r w:rsidRPr="002C19D6">
        <w:rPr>
          <w:rFonts w:ascii="Times New Roman" w:eastAsia="Aptos" w:hAnsi="Times New Roman" w:cs="Times New Roman"/>
          <w:kern w:val="2"/>
          <w14:ligatures w14:val="standardContextual"/>
        </w:rPr>
        <w:lastRenderedPageBreak/>
        <w:t>feedback and evaluation, and benefit from the opportunity to hear other students perform.</w:t>
      </w:r>
      <w:r w:rsidRPr="002C19D6">
        <w:rPr>
          <w:rFonts w:ascii="Times New Roman" w:eastAsia="Aptos" w:hAnsi="Times New Roman" w:cs="Times New Roman"/>
          <w:kern w:val="2"/>
          <w:vertAlign w:val="superscript"/>
          <w14:ligatures w14:val="standardContextual"/>
        </w:rPr>
        <w:footnoteReference w:id="160"/>
      </w:r>
      <w:r w:rsidRPr="002C19D6">
        <w:rPr>
          <w:rFonts w:ascii="Times New Roman" w:eastAsia="Aptos" w:hAnsi="Times New Roman" w:cs="Times New Roman"/>
          <w:kern w:val="2"/>
          <w14:ligatures w14:val="standardContextual"/>
        </w:rPr>
        <w:t xml:space="preserve"> </w:t>
      </w:r>
      <w:r w:rsidR="000D6E0A" w:rsidRPr="009E2A5F">
        <w:rPr>
          <w:rFonts w:ascii="Times New Roman" w:eastAsia="Aptos" w:hAnsi="Times New Roman" w:cs="Times New Roman"/>
          <w:color w:val="000000" w:themeColor="text1"/>
          <w:kern w:val="2"/>
          <w14:ligatures w14:val="standardContextual"/>
        </w:rPr>
        <w:t xml:space="preserve">Participating in these competitions can foster a sense of community and shared purpose among students, creating lasting </w:t>
      </w:r>
      <w:r w:rsidR="00AA0696" w:rsidRPr="009E2A5F">
        <w:rPr>
          <w:rFonts w:ascii="Times New Roman" w:eastAsia="Aptos" w:hAnsi="Times New Roman" w:cs="Times New Roman"/>
          <w:color w:val="000000" w:themeColor="text1"/>
          <w:kern w:val="2"/>
          <w14:ligatures w14:val="standardContextual"/>
        </w:rPr>
        <w:t>friendships</w:t>
      </w:r>
      <w:r w:rsidR="000D6E0A" w:rsidRPr="009E2A5F">
        <w:rPr>
          <w:rFonts w:ascii="Times New Roman" w:eastAsia="Aptos" w:hAnsi="Times New Roman" w:cs="Times New Roman"/>
          <w:color w:val="000000" w:themeColor="text1"/>
          <w:kern w:val="2"/>
          <w14:ligatures w14:val="standardContextual"/>
        </w:rPr>
        <w:t xml:space="preserve">. The experience of preparing for a competition also encourages time management and organizational skills, as students must balance their practice schedules with academic responsibilities. </w:t>
      </w:r>
      <w:r w:rsidR="00AA0696" w:rsidRPr="009E2A5F">
        <w:rPr>
          <w:rFonts w:ascii="Times New Roman" w:eastAsia="Aptos" w:hAnsi="Times New Roman" w:cs="Times New Roman"/>
          <w:color w:val="000000" w:themeColor="text1"/>
          <w:kern w:val="2"/>
          <w14:ligatures w14:val="standardContextual"/>
        </w:rPr>
        <w:t xml:space="preserve"> </w:t>
      </w:r>
      <w:r w:rsidR="000D6E0A" w:rsidRPr="009E2A5F">
        <w:rPr>
          <w:rFonts w:ascii="Times New Roman" w:eastAsia="Aptos" w:hAnsi="Times New Roman" w:cs="Times New Roman"/>
          <w:color w:val="000000" w:themeColor="text1"/>
          <w:kern w:val="2"/>
          <w14:ligatures w14:val="standardContextual"/>
        </w:rPr>
        <w:t>Additionally, the excitement of competing can lea</w:t>
      </w:r>
      <w:r w:rsidR="00D05DCD" w:rsidRPr="009E2A5F">
        <w:rPr>
          <w:rFonts w:ascii="Times New Roman" w:eastAsia="Aptos" w:hAnsi="Times New Roman" w:cs="Times New Roman"/>
          <w:color w:val="000000" w:themeColor="text1"/>
          <w:kern w:val="2"/>
          <w14:ligatures w14:val="standardContextual"/>
        </w:rPr>
        <w:t>d</w:t>
      </w:r>
      <w:r w:rsidR="000D6E0A" w:rsidRPr="009E2A5F">
        <w:rPr>
          <w:rFonts w:ascii="Times New Roman" w:eastAsia="Aptos" w:hAnsi="Times New Roman" w:cs="Times New Roman"/>
          <w:color w:val="000000" w:themeColor="text1"/>
          <w:kern w:val="2"/>
          <w14:ligatures w14:val="standardContextual"/>
        </w:rPr>
        <w:t xml:space="preserve"> students to explore new musical ideas and expressions. These events not only showcase individual talent but also highlight the collective effort of the group, reinforcing the idea that success is often a team achievement. Overall, </w:t>
      </w:r>
      <w:r w:rsidR="007A2F15" w:rsidRPr="009E2A5F">
        <w:rPr>
          <w:rFonts w:ascii="Times New Roman" w:eastAsia="Aptos" w:hAnsi="Times New Roman" w:cs="Times New Roman"/>
          <w:color w:val="000000" w:themeColor="text1"/>
          <w:kern w:val="2"/>
          <w14:ligatures w14:val="standardContextual"/>
        </w:rPr>
        <w:t xml:space="preserve">the existing literature acknowledges that </w:t>
      </w:r>
      <w:r w:rsidR="000D6E0A" w:rsidRPr="009E2A5F">
        <w:rPr>
          <w:rFonts w:ascii="Times New Roman" w:eastAsia="Aptos" w:hAnsi="Times New Roman" w:cs="Times New Roman"/>
          <w:color w:val="000000" w:themeColor="text1"/>
          <w:kern w:val="2"/>
          <w14:ligatures w14:val="standardContextual"/>
        </w:rPr>
        <w:t xml:space="preserve">band competitions can </w:t>
      </w:r>
      <w:r w:rsidR="004013D3" w:rsidRPr="009E2A5F">
        <w:rPr>
          <w:rFonts w:ascii="Times New Roman" w:eastAsia="Aptos" w:hAnsi="Times New Roman" w:cs="Times New Roman"/>
          <w:color w:val="000000" w:themeColor="text1"/>
          <w:kern w:val="2"/>
          <w14:ligatures w14:val="standardContextual"/>
        </w:rPr>
        <w:t>be</w:t>
      </w:r>
      <w:r w:rsidR="000D6E0A" w:rsidRPr="009E2A5F">
        <w:rPr>
          <w:rFonts w:ascii="Times New Roman" w:eastAsia="Aptos" w:hAnsi="Times New Roman" w:cs="Times New Roman"/>
          <w:color w:val="000000" w:themeColor="text1"/>
          <w:kern w:val="2"/>
          <w14:ligatures w14:val="standardContextual"/>
        </w:rPr>
        <w:t xml:space="preserve"> a powerful catalyst for personal and musical growth in young musicians</w:t>
      </w:r>
      <w:r w:rsidR="00B44BD4" w:rsidRPr="009E2A5F">
        <w:rPr>
          <w:rFonts w:ascii="Times New Roman" w:eastAsia="Aptos" w:hAnsi="Times New Roman" w:cs="Times New Roman"/>
          <w:color w:val="000000" w:themeColor="text1"/>
          <w:kern w:val="2"/>
          <w14:ligatures w14:val="standardContextual"/>
        </w:rPr>
        <w:t>.</w:t>
      </w:r>
    </w:p>
    <w:p w14:paraId="27B9C578" w14:textId="77777777" w:rsidR="00364381" w:rsidRPr="002C19D6" w:rsidRDefault="00364381" w:rsidP="00DE734D">
      <w:pPr>
        <w:pStyle w:val="Heading2"/>
      </w:pPr>
      <w:bookmarkStart w:id="82" w:name="_Toc201777818"/>
      <w:bookmarkStart w:id="83" w:name="_Toc201780010"/>
      <w:r w:rsidRPr="002C19D6">
        <w:t>Adjudication</w:t>
      </w:r>
      <w:bookmarkEnd w:id="82"/>
      <w:bookmarkEnd w:id="83"/>
    </w:p>
    <w:p w14:paraId="1CD95DBE" w14:textId="75C8A83F" w:rsidR="00364381"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Studies examine the importance of fair adjudication in marching band competitions. Three areas of research are prominent in the literature related to the adjudication of marching band competitions: 1) studies examining measurement and assessment, 2) judges' qualifications, and 3) the effect of nonmusical factors. </w:t>
      </w:r>
      <w:r w:rsidR="00606607" w:rsidRPr="002C19D6">
        <w:rPr>
          <w:rFonts w:ascii="Times New Roman" w:eastAsia="Aptos" w:hAnsi="Times New Roman" w:cs="Times New Roman"/>
          <w:kern w:val="2"/>
          <w14:ligatures w14:val="standardContextual"/>
        </w:rPr>
        <w:t>Most of</w:t>
      </w:r>
      <w:r w:rsidRPr="002C19D6">
        <w:rPr>
          <w:rFonts w:ascii="Times New Roman" w:eastAsia="Aptos" w:hAnsi="Times New Roman" w:cs="Times New Roman"/>
          <w:kern w:val="2"/>
          <w14:ligatures w14:val="standardContextual"/>
        </w:rPr>
        <w:t xml:space="preserve"> the research on adjudication can fall into these three areas. </w:t>
      </w:r>
    </w:p>
    <w:p w14:paraId="59EE10FF" w14:textId="175CF7A2" w:rsidR="00364381"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Research in measurement and assessment shows that most of the evaluation methods used in competition adjudication do not consider the development and progress of ensembles.</w:t>
      </w:r>
      <w:r w:rsidRPr="002C19D6">
        <w:rPr>
          <w:rFonts w:ascii="Times New Roman" w:eastAsia="Aptos" w:hAnsi="Times New Roman" w:cs="Times New Roman"/>
          <w:kern w:val="2"/>
          <w:vertAlign w:val="superscript"/>
          <w14:ligatures w14:val="standardContextual"/>
        </w:rPr>
        <w:footnoteReference w:id="161"/>
      </w:r>
      <w:r w:rsidRPr="002C19D6">
        <w:rPr>
          <w:rFonts w:ascii="Times New Roman" w:eastAsia="Aptos" w:hAnsi="Times New Roman" w:cs="Times New Roman"/>
          <w:kern w:val="2"/>
          <w14:ligatures w14:val="standardContextual"/>
        </w:rPr>
        <w:t xml:space="preserve"> Abrama finds judges have difficulty assessing the growth and improvement of groups since there is </w:t>
      </w:r>
      <w:r w:rsidR="0092705A" w:rsidRPr="0092705A">
        <w:rPr>
          <w:rFonts w:ascii="Times New Roman" w:eastAsia="Aptos" w:hAnsi="Times New Roman" w:cs="Times New Roman"/>
          <w:color w:val="00B050"/>
          <w:kern w:val="2"/>
          <w14:ligatures w14:val="standardContextual"/>
        </w:rPr>
        <w:t xml:space="preserve">not </w:t>
      </w:r>
      <w:r w:rsidRPr="002C19D6">
        <w:rPr>
          <w:rFonts w:ascii="Times New Roman" w:eastAsia="Aptos" w:hAnsi="Times New Roman" w:cs="Times New Roman"/>
          <w:kern w:val="2"/>
          <w14:ligatures w14:val="standardContextual"/>
        </w:rPr>
        <w:t>a set starting point.</w:t>
      </w:r>
      <w:r w:rsidRPr="002C19D6">
        <w:rPr>
          <w:rFonts w:ascii="Times New Roman" w:eastAsia="Aptos" w:hAnsi="Times New Roman" w:cs="Times New Roman"/>
          <w:kern w:val="2"/>
          <w:vertAlign w:val="superscript"/>
          <w14:ligatures w14:val="standardContextual"/>
        </w:rPr>
        <w:footnoteReference w:id="162"/>
      </w:r>
      <w:r w:rsidRPr="002C19D6">
        <w:rPr>
          <w:rFonts w:ascii="Times New Roman" w:eastAsia="Aptos" w:hAnsi="Times New Roman" w:cs="Times New Roman"/>
          <w:kern w:val="2"/>
          <w14:ligatures w14:val="standardContextual"/>
        </w:rPr>
        <w:t xml:space="preserve"> As a result, an ensemble like A, which performed well from the start, may receive a higher score than ensemble B, which started at a lower level but made remarkable </w:t>
      </w:r>
      <w:r w:rsidRPr="002C19D6">
        <w:rPr>
          <w:rFonts w:ascii="Times New Roman" w:eastAsia="Aptos" w:hAnsi="Times New Roman" w:cs="Times New Roman"/>
          <w:kern w:val="2"/>
          <w14:ligatures w14:val="standardContextual"/>
        </w:rPr>
        <w:lastRenderedPageBreak/>
        <w:t>strides and impressive advancements over the year. This discrepancy in evaluation fails to recognize Ensemble B's hard work and dedication and can be discouraging for groups striving to improve and develop their skills.</w:t>
      </w:r>
      <w:r w:rsidRPr="002C19D6">
        <w:rPr>
          <w:rFonts w:ascii="Times New Roman" w:eastAsia="Aptos" w:hAnsi="Times New Roman" w:cs="Times New Roman"/>
          <w:kern w:val="2"/>
          <w:vertAlign w:val="superscript"/>
          <w14:ligatures w14:val="standardContextual"/>
        </w:rPr>
        <w:footnoteReference w:id="163"/>
      </w:r>
    </w:p>
    <w:p w14:paraId="1D0EF1B6" w14:textId="6B01626A" w:rsidR="00364381" w:rsidRPr="007062EC" w:rsidRDefault="00364381" w:rsidP="00366E3A">
      <w:pPr>
        <w:autoSpaceDE w:val="0"/>
        <w:autoSpaceDN w:val="0"/>
        <w:adjustRightInd w:val="0"/>
        <w:spacing w:line="480" w:lineRule="auto"/>
        <w:ind w:firstLine="720"/>
        <w:rPr>
          <w:rFonts w:ascii="Times New Roman" w:eastAsia="Aptos" w:hAnsi="Times New Roman" w:cs="Times New Roman"/>
          <w:color w:val="00B050"/>
          <w:kern w:val="2"/>
          <w14:ligatures w14:val="standardContextual"/>
        </w:rPr>
      </w:pPr>
      <w:r w:rsidRPr="002C19D6">
        <w:rPr>
          <w:rFonts w:ascii="Times New Roman" w:eastAsia="Aptos" w:hAnsi="Times New Roman" w:cs="Times New Roman"/>
          <w:kern w:val="2"/>
          <w14:ligatures w14:val="standardContextual"/>
        </w:rPr>
        <w:t xml:space="preserve">Most evaluation tools use a numerical system to help the adjudicator evaluate the performance. Noted academic author Harold E. Fiske found that overall judges ranked bands based on the scores of the categories and that overall averaging scores was unnecessary. </w:t>
      </w:r>
      <w:r w:rsidRPr="002C19D6">
        <w:rPr>
          <w:rFonts w:ascii="Times New Roman" w:eastAsia="Aptos" w:hAnsi="Times New Roman" w:cs="Times New Roman"/>
          <w:kern w:val="2"/>
          <w:vertAlign w:val="superscript"/>
          <w14:ligatures w14:val="standardContextual"/>
        </w:rPr>
        <w:footnoteReference w:id="164"/>
      </w:r>
      <w:r w:rsidR="000E6932">
        <w:rPr>
          <w:rFonts w:ascii="Times New Roman" w:eastAsia="Aptos" w:hAnsi="Times New Roman" w:cs="Times New Roman"/>
          <w:kern w:val="2"/>
          <w14:ligatures w14:val="standardContextual"/>
        </w:rPr>
        <w:t xml:space="preserve"> </w:t>
      </w:r>
      <w:r w:rsidR="000E6932" w:rsidRPr="009E2A5F">
        <w:rPr>
          <w:rFonts w:ascii="Times New Roman" w:eastAsia="Aptos" w:hAnsi="Times New Roman" w:cs="Times New Roman"/>
          <w:color w:val="000000" w:themeColor="text1"/>
          <w:kern w:val="2"/>
          <w14:ligatures w14:val="standardContextual"/>
        </w:rPr>
        <w:t xml:space="preserve">This raises an important question about the efficacy of averaging scores. Fiske suggests that averaging may not capture the </w:t>
      </w:r>
      <w:r w:rsidR="00C866B1" w:rsidRPr="009E2A5F">
        <w:rPr>
          <w:rFonts w:ascii="Times New Roman" w:eastAsia="Aptos" w:hAnsi="Times New Roman" w:cs="Times New Roman"/>
          <w:color w:val="000000" w:themeColor="text1"/>
          <w:kern w:val="2"/>
          <w14:ligatures w14:val="standardContextual"/>
        </w:rPr>
        <w:t xml:space="preserve">unique </w:t>
      </w:r>
      <w:r w:rsidR="000E6932" w:rsidRPr="009E2A5F">
        <w:rPr>
          <w:rFonts w:ascii="Times New Roman" w:eastAsia="Aptos" w:hAnsi="Times New Roman" w:cs="Times New Roman"/>
          <w:color w:val="000000" w:themeColor="text1"/>
          <w:kern w:val="2"/>
          <w14:ligatures w14:val="standardContextual"/>
        </w:rPr>
        <w:t xml:space="preserve">qualities of a performance, as it could obscure </w:t>
      </w:r>
      <w:r w:rsidR="00C866B1" w:rsidRPr="009E2A5F">
        <w:rPr>
          <w:rFonts w:ascii="Times New Roman" w:eastAsia="Aptos" w:hAnsi="Times New Roman" w:cs="Times New Roman"/>
          <w:color w:val="000000" w:themeColor="text1"/>
          <w:kern w:val="2"/>
          <w14:ligatures w14:val="standardContextual"/>
        </w:rPr>
        <w:t>strengths</w:t>
      </w:r>
      <w:r w:rsidR="000E6932" w:rsidRPr="009E2A5F">
        <w:rPr>
          <w:rFonts w:ascii="Times New Roman" w:eastAsia="Aptos" w:hAnsi="Times New Roman" w:cs="Times New Roman"/>
          <w:color w:val="000000" w:themeColor="text1"/>
          <w:kern w:val="2"/>
          <w14:ligatures w14:val="standardContextual"/>
        </w:rPr>
        <w:t xml:space="preserve"> or weaknesses in various categories. In essence, the </w:t>
      </w:r>
      <w:r w:rsidR="00C866B1" w:rsidRPr="009E2A5F">
        <w:rPr>
          <w:rFonts w:ascii="Times New Roman" w:eastAsia="Aptos" w:hAnsi="Times New Roman" w:cs="Times New Roman"/>
          <w:color w:val="000000" w:themeColor="text1"/>
          <w:kern w:val="2"/>
          <w14:ligatures w14:val="standardContextual"/>
        </w:rPr>
        <w:t>evaluation process</w:t>
      </w:r>
      <w:r w:rsidR="000E6932" w:rsidRPr="009E2A5F">
        <w:rPr>
          <w:rFonts w:ascii="Times New Roman" w:eastAsia="Aptos" w:hAnsi="Times New Roman" w:cs="Times New Roman"/>
          <w:color w:val="000000" w:themeColor="text1"/>
          <w:kern w:val="2"/>
          <w14:ligatures w14:val="standardContextual"/>
        </w:rPr>
        <w:t xml:space="preserve"> could benefit from a more holistic approach. Rather than </w:t>
      </w:r>
      <w:r w:rsidR="00C866B1" w:rsidRPr="009E2A5F">
        <w:rPr>
          <w:rFonts w:ascii="Times New Roman" w:eastAsia="Aptos" w:hAnsi="Times New Roman" w:cs="Times New Roman"/>
          <w:color w:val="000000" w:themeColor="text1"/>
          <w:kern w:val="2"/>
          <w14:ligatures w14:val="standardContextual"/>
        </w:rPr>
        <w:t xml:space="preserve">relying solely on numerical outputs, adjudicators might consider incorporating </w:t>
      </w:r>
      <w:r w:rsidR="000E6932" w:rsidRPr="009E2A5F">
        <w:rPr>
          <w:rFonts w:ascii="Times New Roman" w:eastAsia="Aptos" w:hAnsi="Times New Roman" w:cs="Times New Roman"/>
          <w:color w:val="000000" w:themeColor="text1"/>
          <w:kern w:val="2"/>
          <w14:ligatures w14:val="standardContextual"/>
        </w:rPr>
        <w:t>qualitative feedback to complement their assessments. This could involve specific comments on technical skills, emotional expression, and overall presentation, which may provide a richer understanding of a performer’s capabilities.</w:t>
      </w:r>
      <w:r w:rsidR="00522765" w:rsidRPr="009E2A5F">
        <w:rPr>
          <w:rFonts w:ascii="Times New Roman" w:eastAsia="Aptos" w:hAnsi="Times New Roman" w:cs="Times New Roman"/>
          <w:color w:val="000000" w:themeColor="text1"/>
          <w:kern w:val="2"/>
          <w14:ligatures w14:val="standardContextual"/>
        </w:rPr>
        <w:t xml:space="preserve"> </w:t>
      </w:r>
      <w:r w:rsidR="000E6932" w:rsidRPr="009E2A5F">
        <w:rPr>
          <w:rFonts w:ascii="Times New Roman" w:eastAsia="Aptos" w:hAnsi="Times New Roman" w:cs="Times New Roman"/>
          <w:color w:val="000000" w:themeColor="text1"/>
          <w:kern w:val="2"/>
          <w14:ligatures w14:val="standardContextual"/>
        </w:rPr>
        <w:t xml:space="preserve">Moreover, the current numerical systems lead to a narrow perspective, where performances are judged solely by their scores. Encouraging adjudicators to engage in discussions and offer insights could promote a more comprehensive evaluation process. By acknowledging that not all aspects of performance can be easily quantified, the evaluation can become more equitable and reflective of the </w:t>
      </w:r>
      <w:r w:rsidR="00D04157" w:rsidRPr="009E2A5F">
        <w:rPr>
          <w:rFonts w:ascii="Times New Roman" w:eastAsia="Aptos" w:hAnsi="Times New Roman" w:cs="Times New Roman"/>
          <w:color w:val="000000" w:themeColor="text1"/>
          <w:kern w:val="2"/>
          <w14:ligatures w14:val="standardContextual"/>
        </w:rPr>
        <w:t xml:space="preserve">abilities of the students.  </w:t>
      </w:r>
      <w:r w:rsidR="000E6932" w:rsidRPr="009E2A5F">
        <w:rPr>
          <w:rFonts w:ascii="Times New Roman" w:eastAsia="Aptos" w:hAnsi="Times New Roman" w:cs="Times New Roman"/>
          <w:color w:val="000000" w:themeColor="text1"/>
          <w:kern w:val="2"/>
          <w14:ligatures w14:val="standardContextual"/>
        </w:rPr>
        <w:t xml:space="preserve">In this way, Fiske's findings prompt a valuable </w:t>
      </w:r>
      <w:r w:rsidR="00D04157" w:rsidRPr="009E2A5F">
        <w:rPr>
          <w:rFonts w:ascii="Times New Roman" w:eastAsia="Aptos" w:hAnsi="Times New Roman" w:cs="Times New Roman"/>
          <w:color w:val="000000" w:themeColor="text1"/>
          <w:kern w:val="2"/>
          <w14:ligatures w14:val="standardContextual"/>
        </w:rPr>
        <w:t>insight</w:t>
      </w:r>
      <w:r w:rsidR="000E6932" w:rsidRPr="009E2A5F">
        <w:rPr>
          <w:rFonts w:ascii="Times New Roman" w:eastAsia="Aptos" w:hAnsi="Times New Roman" w:cs="Times New Roman"/>
          <w:color w:val="000000" w:themeColor="text1"/>
          <w:kern w:val="2"/>
          <w14:ligatures w14:val="standardContextual"/>
        </w:rPr>
        <w:t xml:space="preserve"> </w:t>
      </w:r>
      <w:r w:rsidR="007062EC" w:rsidRPr="009E2A5F">
        <w:rPr>
          <w:rFonts w:ascii="Times New Roman" w:eastAsia="Aptos" w:hAnsi="Times New Roman" w:cs="Times New Roman"/>
          <w:color w:val="000000" w:themeColor="text1"/>
          <w:kern w:val="2"/>
          <w14:ligatures w14:val="standardContextual"/>
        </w:rPr>
        <w:t>into</w:t>
      </w:r>
      <w:r w:rsidR="000E6932" w:rsidRPr="009E2A5F">
        <w:rPr>
          <w:rFonts w:ascii="Times New Roman" w:eastAsia="Aptos" w:hAnsi="Times New Roman" w:cs="Times New Roman"/>
          <w:color w:val="000000" w:themeColor="text1"/>
          <w:kern w:val="2"/>
          <w14:ligatures w14:val="standardContextual"/>
        </w:rPr>
        <w:t xml:space="preserve"> improving evaluation strategies within the performing arts</w:t>
      </w:r>
      <w:r w:rsidR="007062EC" w:rsidRPr="009E2A5F">
        <w:rPr>
          <w:rFonts w:ascii="Times New Roman" w:eastAsia="Aptos" w:hAnsi="Times New Roman" w:cs="Times New Roman"/>
          <w:color w:val="000000" w:themeColor="text1"/>
          <w:kern w:val="2"/>
          <w14:ligatures w14:val="standardContextual"/>
        </w:rPr>
        <w:t>.</w:t>
      </w:r>
    </w:p>
    <w:p w14:paraId="615B9C3F" w14:textId="77777777" w:rsidR="00364381"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lastRenderedPageBreak/>
        <w:t>Research shows that experience in judging has little to no effect on performance ratings given.</w:t>
      </w:r>
      <w:r w:rsidRPr="002C19D6">
        <w:rPr>
          <w:rFonts w:ascii="Times New Roman" w:eastAsia="Aptos" w:hAnsi="Times New Roman" w:cs="Times New Roman"/>
          <w:kern w:val="2"/>
          <w:vertAlign w:val="superscript"/>
          <w14:ligatures w14:val="standardContextual"/>
        </w:rPr>
        <w:footnoteReference w:id="165"/>
      </w:r>
      <w:r w:rsidRPr="002C19D6">
        <w:rPr>
          <w:rFonts w:ascii="Times New Roman" w:eastAsia="Aptos" w:hAnsi="Times New Roman" w:cs="Times New Roman"/>
          <w:kern w:val="2"/>
          <w14:ligatures w14:val="standardContextual"/>
        </w:rPr>
        <w:t xml:space="preserve">  In addition, no relationship exists between an adjudicator’s musical performance ability and his or her ability to adjudicate reliably.</w:t>
      </w:r>
      <w:r w:rsidRPr="002C19D6">
        <w:rPr>
          <w:rFonts w:ascii="Times New Roman" w:eastAsia="Aptos" w:hAnsi="Times New Roman" w:cs="Times New Roman"/>
          <w:kern w:val="2"/>
          <w:vertAlign w:val="superscript"/>
          <w14:ligatures w14:val="standardContextual"/>
        </w:rPr>
        <w:footnoteReference w:id="166"/>
      </w:r>
      <w:r w:rsidRPr="002C19D6">
        <w:rPr>
          <w:rFonts w:ascii="Times New Roman" w:eastAsia="Aptos" w:hAnsi="Times New Roman" w:cs="Times New Roman"/>
          <w:kern w:val="2"/>
          <w14:ligatures w14:val="standardContextual"/>
        </w:rPr>
        <w:t xml:space="preserve">  Research confirms that raters need not be experienced performers on a particular instrument. </w:t>
      </w:r>
      <w:r w:rsidRPr="002C19D6">
        <w:rPr>
          <w:rFonts w:ascii="Times New Roman" w:eastAsia="Aptos" w:hAnsi="Times New Roman" w:cs="Times New Roman"/>
          <w:kern w:val="2"/>
          <w:vertAlign w:val="superscript"/>
          <w14:ligatures w14:val="standardContextual"/>
        </w:rPr>
        <w:footnoteReference w:id="167"/>
      </w:r>
      <w:r w:rsidRPr="002C19D6">
        <w:rPr>
          <w:rFonts w:ascii="Times New Roman" w:eastAsia="Aptos" w:hAnsi="Times New Roman" w:cs="Times New Roman"/>
          <w:kern w:val="2"/>
          <w14:ligatures w14:val="standardContextual"/>
        </w:rPr>
        <w:t xml:space="preserve"> Other studies, however, indicate that experience and education are important in adjudicator qualifications, </w:t>
      </w:r>
      <w:r w:rsidRPr="002C19D6">
        <w:rPr>
          <w:rFonts w:ascii="Times New Roman" w:eastAsia="Aptos" w:hAnsi="Times New Roman" w:cs="Times New Roman"/>
          <w:kern w:val="2"/>
          <w:vertAlign w:val="superscript"/>
          <w14:ligatures w14:val="standardContextual"/>
        </w:rPr>
        <w:footnoteReference w:id="168"/>
      </w:r>
      <w:r w:rsidRPr="002C19D6">
        <w:rPr>
          <w:rFonts w:ascii="Times New Roman" w:eastAsia="Aptos" w:hAnsi="Times New Roman" w:cs="Times New Roman"/>
          <w:kern w:val="2"/>
          <w14:ligatures w14:val="standardContextual"/>
        </w:rPr>
        <w:t xml:space="preserve"> and experience in judging is key to a quality adjudicator. </w:t>
      </w:r>
      <w:r w:rsidRPr="002C19D6">
        <w:rPr>
          <w:rFonts w:ascii="Times New Roman" w:eastAsia="Aptos" w:hAnsi="Times New Roman" w:cs="Times New Roman"/>
          <w:kern w:val="2"/>
          <w:vertAlign w:val="superscript"/>
          <w14:ligatures w14:val="standardContextual"/>
        </w:rPr>
        <w:footnoteReference w:id="169"/>
      </w:r>
    </w:p>
    <w:p w14:paraId="2042B164" w14:textId="77777777" w:rsidR="00F03892" w:rsidRDefault="00364381" w:rsidP="00B44BD4">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Dr. David Rickels, professor of music at Arizona State University</w:t>
      </w:r>
      <w:r w:rsidR="009F5EC3">
        <w:rPr>
          <w:rFonts w:ascii="Times New Roman" w:eastAsia="Aptos" w:hAnsi="Times New Roman" w:cs="Times New Roman"/>
          <w:kern w:val="2"/>
          <w14:ligatures w14:val="standardContextual"/>
        </w:rPr>
        <w:t>,</w:t>
      </w:r>
      <w:r w:rsidRPr="002C19D6">
        <w:rPr>
          <w:rFonts w:ascii="Times New Roman" w:eastAsia="Aptos" w:hAnsi="Times New Roman" w:cs="Times New Roman"/>
          <w:kern w:val="2"/>
          <w14:ligatures w14:val="standardContextual"/>
        </w:rPr>
        <w:t xml:space="preserve"> examined nonmusical factors influencing success in marching band contests throughout the United States.</w:t>
      </w:r>
      <w:r w:rsidRPr="002C19D6">
        <w:rPr>
          <w:rFonts w:ascii="Times New Roman" w:eastAsia="Aptos" w:hAnsi="Times New Roman" w:cs="Times New Roman"/>
          <w:kern w:val="2"/>
          <w:vertAlign w:val="superscript"/>
          <w14:ligatures w14:val="standardContextual"/>
        </w:rPr>
        <w:footnoteReference w:id="170"/>
      </w:r>
      <w:r w:rsidRPr="002C19D6">
        <w:rPr>
          <w:rFonts w:ascii="Times New Roman" w:eastAsia="Aptos" w:hAnsi="Times New Roman" w:cs="Times New Roman"/>
          <w:kern w:val="2"/>
          <w14:ligatures w14:val="standardContextual"/>
        </w:rPr>
        <w:t xml:space="preserve"> He found that groups with more members, larger budgets, more hours of rehearsal time, and a </w:t>
      </w:r>
      <w:r w:rsidR="009F5EC3">
        <w:rPr>
          <w:rFonts w:ascii="Times New Roman" w:eastAsia="Aptos" w:hAnsi="Times New Roman" w:cs="Times New Roman"/>
          <w:kern w:val="2"/>
          <w14:ligatures w14:val="standardContextual"/>
        </w:rPr>
        <w:t>larger</w:t>
      </w:r>
      <w:r w:rsidRPr="002C19D6">
        <w:rPr>
          <w:rFonts w:ascii="Times New Roman" w:eastAsia="Aptos" w:hAnsi="Times New Roman" w:cs="Times New Roman"/>
          <w:kern w:val="2"/>
          <w14:ligatures w14:val="standardContextual"/>
        </w:rPr>
        <w:t xml:space="preserve"> number of paid instructional staff members, compared to their competitors, were more successful in competitions.</w:t>
      </w:r>
      <w:r w:rsidRPr="002C19D6">
        <w:rPr>
          <w:rFonts w:ascii="Times New Roman" w:eastAsia="Aptos" w:hAnsi="Times New Roman" w:cs="Times New Roman"/>
          <w:kern w:val="2"/>
          <w:vertAlign w:val="superscript"/>
          <w14:ligatures w14:val="standardContextual"/>
        </w:rPr>
        <w:footnoteReference w:id="171"/>
      </w:r>
      <w:r w:rsidRPr="002C19D6">
        <w:rPr>
          <w:rFonts w:ascii="Times New Roman" w:eastAsia="Aptos" w:hAnsi="Times New Roman" w:cs="Times New Roman"/>
          <w:kern w:val="2"/>
          <w14:ligatures w14:val="standardContextual"/>
        </w:rPr>
        <w:t xml:space="preserve">  Other research agrees that larger bands receive considerably higher ratings than smaller ones. </w:t>
      </w:r>
      <w:r w:rsidRPr="002C19D6">
        <w:rPr>
          <w:rFonts w:ascii="Times New Roman" w:eastAsia="Aptos" w:hAnsi="Times New Roman" w:cs="Times New Roman"/>
          <w:kern w:val="2"/>
          <w:vertAlign w:val="superscript"/>
          <w14:ligatures w14:val="standardContextual"/>
        </w:rPr>
        <w:footnoteReference w:id="172"/>
      </w:r>
      <w:r w:rsidRPr="002C19D6">
        <w:rPr>
          <w:rFonts w:ascii="Times New Roman" w:eastAsia="Aptos" w:hAnsi="Times New Roman" w:cs="Times New Roman"/>
          <w:kern w:val="2"/>
          <w14:ligatures w14:val="standardContextual"/>
        </w:rPr>
        <w:t xml:space="preserve"> </w:t>
      </w:r>
    </w:p>
    <w:p w14:paraId="39F4FC9F" w14:textId="35E38A02" w:rsidR="00364381" w:rsidRPr="002C19D6" w:rsidRDefault="00364381" w:rsidP="00B44BD4">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Another area impacting adjudication is the adjudicators’ knowledge about the performers, or what high school band director Guy W. Forb</w:t>
      </w:r>
      <w:r w:rsidR="00A232F6">
        <w:rPr>
          <w:rFonts w:ascii="Times New Roman" w:eastAsia="Aptos" w:hAnsi="Times New Roman" w:cs="Times New Roman"/>
          <w:kern w:val="2"/>
          <w14:ligatures w14:val="standardContextual"/>
        </w:rPr>
        <w:t xml:space="preserve">es, </w:t>
      </w:r>
      <w:r w:rsidR="00A232F6" w:rsidRPr="009E2A5F">
        <w:rPr>
          <w:rFonts w:ascii="Times New Roman" w:eastAsia="Aptos" w:hAnsi="Times New Roman" w:cs="Times New Roman"/>
          <w:color w:val="000000" w:themeColor="text1"/>
          <w:kern w:val="2"/>
          <w14:ligatures w14:val="standardContextual"/>
        </w:rPr>
        <w:t xml:space="preserve">Associate </w:t>
      </w:r>
      <w:r w:rsidR="009A21DC" w:rsidRPr="009E2A5F">
        <w:rPr>
          <w:rFonts w:ascii="Times New Roman" w:eastAsia="Aptos" w:hAnsi="Times New Roman" w:cs="Times New Roman"/>
          <w:color w:val="000000" w:themeColor="text1"/>
          <w:kern w:val="2"/>
          <w14:ligatures w14:val="standardContextual"/>
        </w:rPr>
        <w:t>C</w:t>
      </w:r>
      <w:r w:rsidR="00A232F6" w:rsidRPr="009E2A5F">
        <w:rPr>
          <w:rFonts w:ascii="Times New Roman" w:eastAsia="Aptos" w:hAnsi="Times New Roman" w:cs="Times New Roman"/>
          <w:color w:val="000000" w:themeColor="text1"/>
          <w:kern w:val="2"/>
          <w14:ligatures w14:val="standardContextual"/>
        </w:rPr>
        <w:t xml:space="preserve">onductor of </w:t>
      </w:r>
      <w:r w:rsidR="009A21DC" w:rsidRPr="009E2A5F">
        <w:rPr>
          <w:rFonts w:ascii="Times New Roman" w:eastAsia="Aptos" w:hAnsi="Times New Roman" w:cs="Times New Roman"/>
          <w:color w:val="000000" w:themeColor="text1"/>
          <w:kern w:val="2"/>
          <w14:ligatures w14:val="standardContextual"/>
        </w:rPr>
        <w:t>C</w:t>
      </w:r>
      <w:r w:rsidR="00A232F6" w:rsidRPr="009E2A5F">
        <w:rPr>
          <w:rFonts w:ascii="Times New Roman" w:eastAsia="Aptos" w:hAnsi="Times New Roman" w:cs="Times New Roman"/>
          <w:color w:val="000000" w:themeColor="text1"/>
          <w:kern w:val="2"/>
          <w14:ligatures w14:val="standardContextual"/>
        </w:rPr>
        <w:t xml:space="preserve">horal </w:t>
      </w:r>
      <w:r w:rsidR="009A21DC" w:rsidRPr="009E2A5F">
        <w:rPr>
          <w:rFonts w:ascii="Times New Roman" w:eastAsia="Aptos" w:hAnsi="Times New Roman" w:cs="Times New Roman"/>
          <w:color w:val="000000" w:themeColor="text1"/>
          <w:kern w:val="2"/>
          <w14:ligatures w14:val="standardContextual"/>
        </w:rPr>
        <w:t>P</w:t>
      </w:r>
      <w:r w:rsidR="00A232F6" w:rsidRPr="009E2A5F">
        <w:rPr>
          <w:rFonts w:ascii="Times New Roman" w:eastAsia="Aptos" w:hAnsi="Times New Roman" w:cs="Times New Roman"/>
          <w:color w:val="000000" w:themeColor="text1"/>
          <w:kern w:val="2"/>
          <w14:ligatures w14:val="standardContextual"/>
        </w:rPr>
        <w:t xml:space="preserve">rograms at </w:t>
      </w:r>
      <w:r w:rsidR="00A232F6" w:rsidRPr="009E2A5F">
        <w:rPr>
          <w:rFonts w:ascii="Times New Roman" w:eastAsia="Aptos" w:hAnsi="Times New Roman" w:cs="Times New Roman"/>
          <w:color w:val="000000" w:themeColor="text1"/>
          <w:kern w:val="2"/>
          <w14:ligatures w14:val="standardContextual"/>
        </w:rPr>
        <w:lastRenderedPageBreak/>
        <w:t xml:space="preserve">Millikin School of Music, </w:t>
      </w:r>
      <w:r w:rsidRPr="009E2A5F">
        <w:rPr>
          <w:rFonts w:ascii="Times New Roman" w:eastAsia="Aptos" w:hAnsi="Times New Roman" w:cs="Times New Roman"/>
          <w:color w:val="000000" w:themeColor="text1"/>
          <w:kern w:val="2"/>
          <w14:ligatures w14:val="standardContextual"/>
        </w:rPr>
        <w:t xml:space="preserve">calls </w:t>
      </w:r>
      <w:r w:rsidRPr="002C19D6">
        <w:rPr>
          <w:rFonts w:ascii="Times New Roman" w:eastAsia="Aptos" w:hAnsi="Times New Roman" w:cs="Times New Roman"/>
          <w:kern w:val="2"/>
          <w14:ligatures w14:val="standardContextual"/>
        </w:rPr>
        <w:t>the “</w:t>
      </w:r>
      <w:r w:rsidR="003E74B4">
        <w:rPr>
          <w:rFonts w:ascii="Times New Roman" w:eastAsia="Aptos" w:hAnsi="Times New Roman" w:cs="Times New Roman"/>
          <w:kern w:val="2"/>
          <w14:ligatures w14:val="standardContextual"/>
        </w:rPr>
        <w:t>halo effect</w:t>
      </w:r>
      <w:r w:rsidRPr="002C19D6">
        <w:rPr>
          <w:rFonts w:ascii="Times New Roman" w:eastAsia="Aptos" w:hAnsi="Times New Roman" w:cs="Times New Roman"/>
          <w:kern w:val="2"/>
          <w14:ligatures w14:val="standardContextual"/>
        </w:rPr>
        <w:t>.”</w:t>
      </w:r>
      <w:r w:rsidRPr="002C19D6">
        <w:rPr>
          <w:rFonts w:ascii="Times New Roman" w:eastAsia="Aptos" w:hAnsi="Times New Roman" w:cs="Times New Roman"/>
          <w:kern w:val="2"/>
          <w:vertAlign w:val="superscript"/>
          <w14:ligatures w14:val="standardContextual"/>
        </w:rPr>
        <w:footnoteReference w:id="173"/>
      </w:r>
      <w:r w:rsidRPr="002C19D6">
        <w:rPr>
          <w:rFonts w:ascii="Times New Roman" w:eastAsia="Aptos" w:hAnsi="Times New Roman" w:cs="Times New Roman"/>
          <w:kern w:val="2"/>
          <w14:ligatures w14:val="standardContextual"/>
        </w:rPr>
        <w:t xml:space="preserve"> Forbes believed that the adjudicator’s prior awareness of an </w:t>
      </w:r>
      <w:r w:rsidR="004F4032" w:rsidRPr="002C19D6">
        <w:rPr>
          <w:rFonts w:ascii="Times New Roman" w:eastAsia="Aptos" w:hAnsi="Times New Roman" w:cs="Times New Roman"/>
          <w:kern w:val="2"/>
          <w14:ligatures w14:val="standardContextual"/>
        </w:rPr>
        <w:t>ensemble's</w:t>
      </w:r>
      <w:r w:rsidRPr="002C19D6">
        <w:rPr>
          <w:rFonts w:ascii="Times New Roman" w:eastAsia="Aptos" w:hAnsi="Times New Roman" w:cs="Times New Roman"/>
          <w:kern w:val="2"/>
          <w14:ligatures w14:val="standardContextual"/>
        </w:rPr>
        <w:t xml:space="preserve"> or director’s reputation can influence adjudication.  He stated that a band with a history of competitive success, or with a well-respected director, may be viewed positively well before the competition begins, resulting in ensembles receiving scores based on their reputation rather than their performance.</w:t>
      </w:r>
      <w:r w:rsidRPr="002C19D6">
        <w:rPr>
          <w:rFonts w:ascii="Times New Roman" w:eastAsia="Aptos" w:hAnsi="Times New Roman" w:cs="Times New Roman"/>
          <w:kern w:val="2"/>
          <w:vertAlign w:val="superscript"/>
          <w14:ligatures w14:val="standardContextual"/>
        </w:rPr>
        <w:footnoteReference w:id="174"/>
      </w:r>
      <w:r w:rsidRPr="002C19D6">
        <w:rPr>
          <w:rFonts w:ascii="Times New Roman" w:eastAsia="Aptos" w:hAnsi="Times New Roman" w:cs="Times New Roman"/>
          <w:kern w:val="2"/>
          <w14:ligatures w14:val="standardContextual"/>
        </w:rPr>
        <w:t xml:space="preserve">  </w:t>
      </w:r>
    </w:p>
    <w:p w14:paraId="068C272C" w14:textId="77777777" w:rsidR="00364381" w:rsidRPr="002C19D6" w:rsidRDefault="00364381" w:rsidP="00DE734D">
      <w:pPr>
        <w:pStyle w:val="Heading2"/>
      </w:pPr>
      <w:bookmarkStart w:id="84" w:name="_Toc201777819"/>
      <w:bookmarkStart w:id="85" w:name="_Toc201780011"/>
      <w:r w:rsidRPr="002C19D6">
        <w:t>Stakeholder Opinions</w:t>
      </w:r>
      <w:bookmarkEnd w:id="84"/>
      <w:bookmarkEnd w:id="85"/>
    </w:p>
    <w:p w14:paraId="49C77A6E" w14:textId="74AAD689" w:rsidR="00364381" w:rsidRPr="002C19D6" w:rsidRDefault="009E2A5F"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 xml:space="preserve">Studies show </w:t>
      </w:r>
      <w:r w:rsidRPr="009E2A5F">
        <w:rPr>
          <w:rFonts w:ascii="Times New Roman" w:eastAsia="Aptos" w:hAnsi="Times New Roman" w:cs="Times New Roman"/>
          <w:color w:val="000000" w:themeColor="text1"/>
          <w:kern w:val="2"/>
          <w14:ligatures w14:val="standardContextual"/>
        </w:rPr>
        <w:t xml:space="preserve">that </w:t>
      </w:r>
      <w:commentRangeStart w:id="86"/>
      <w:r w:rsidR="009A21DC" w:rsidRPr="009E2A5F">
        <w:rPr>
          <w:rFonts w:ascii="Times New Roman" w:eastAsia="Aptos" w:hAnsi="Times New Roman" w:cs="Times New Roman"/>
          <w:color w:val="000000" w:themeColor="text1"/>
          <w:kern w:val="2"/>
          <w14:ligatures w14:val="standardContextual"/>
        </w:rPr>
        <w:t>s</w:t>
      </w:r>
      <w:r w:rsidR="000E7269" w:rsidRPr="009E2A5F">
        <w:rPr>
          <w:rFonts w:ascii="Times New Roman" w:eastAsia="Aptos" w:hAnsi="Times New Roman" w:cs="Times New Roman"/>
          <w:color w:val="000000" w:themeColor="text1"/>
          <w:kern w:val="2"/>
          <w14:ligatures w14:val="standardContextual"/>
        </w:rPr>
        <w:t>tud</w:t>
      </w:r>
      <w:r w:rsidR="00364381" w:rsidRPr="009E2A5F">
        <w:rPr>
          <w:rFonts w:ascii="Times New Roman" w:eastAsia="Aptos" w:hAnsi="Times New Roman" w:cs="Times New Roman"/>
          <w:color w:val="000000" w:themeColor="text1"/>
          <w:kern w:val="2"/>
          <w14:ligatures w14:val="standardContextual"/>
        </w:rPr>
        <w:t xml:space="preserve">ents </w:t>
      </w:r>
      <w:commentRangeEnd w:id="86"/>
      <w:r w:rsidR="005F31BD" w:rsidRPr="009E2A5F">
        <w:rPr>
          <w:rStyle w:val="CommentReference"/>
          <w:rFonts w:ascii="Times New Roman" w:hAnsi="Times New Roman"/>
          <w:color w:val="000000" w:themeColor="text1"/>
        </w:rPr>
        <w:commentReference w:id="86"/>
      </w:r>
      <w:r w:rsidR="00364381" w:rsidRPr="002C19D6">
        <w:rPr>
          <w:rFonts w:ascii="Times New Roman" w:eastAsia="Aptos" w:hAnsi="Times New Roman" w:cs="Times New Roman"/>
          <w:kern w:val="2"/>
          <w14:ligatures w14:val="standardContextual"/>
        </w:rPr>
        <w:t>indicate</w:t>
      </w:r>
      <w:r>
        <w:rPr>
          <w:rFonts w:ascii="Times New Roman" w:eastAsia="Aptos" w:hAnsi="Times New Roman" w:cs="Times New Roman"/>
          <w:kern w:val="2"/>
          <w14:ligatures w14:val="standardContextual"/>
        </w:rPr>
        <w:t xml:space="preserve"> </w:t>
      </w:r>
      <w:r w:rsidR="00364381" w:rsidRPr="002C19D6">
        <w:rPr>
          <w:rFonts w:ascii="Times New Roman" w:eastAsia="Aptos" w:hAnsi="Times New Roman" w:cs="Times New Roman"/>
          <w:kern w:val="2"/>
          <w14:ligatures w14:val="standardContextual"/>
        </w:rPr>
        <w:t xml:space="preserve">that marching band competitions </w:t>
      </w:r>
      <w:r>
        <w:rPr>
          <w:rFonts w:ascii="Times New Roman" w:eastAsia="Aptos" w:hAnsi="Times New Roman" w:cs="Times New Roman"/>
          <w:kern w:val="2"/>
          <w14:ligatures w14:val="standardContextual"/>
        </w:rPr>
        <w:t xml:space="preserve">are </w:t>
      </w:r>
      <w:r w:rsidR="00364381" w:rsidRPr="002C19D6">
        <w:rPr>
          <w:rFonts w:ascii="Times New Roman" w:eastAsia="Aptos" w:hAnsi="Times New Roman" w:cs="Times New Roman"/>
          <w:kern w:val="2"/>
          <w14:ligatures w14:val="standardContextual"/>
        </w:rPr>
        <w:t>valuable to their educational and musical pursuits.</w:t>
      </w:r>
      <w:r w:rsidR="00364381" w:rsidRPr="002C19D6">
        <w:rPr>
          <w:rFonts w:ascii="Times New Roman" w:eastAsia="Aptos" w:hAnsi="Times New Roman" w:cs="Times New Roman"/>
          <w:kern w:val="2"/>
          <w:vertAlign w:val="superscript"/>
          <w14:ligatures w14:val="standardContextual"/>
        </w:rPr>
        <w:footnoteReference w:id="175"/>
      </w:r>
      <w:r w:rsidR="00364381" w:rsidRPr="002C19D6">
        <w:rPr>
          <w:rFonts w:ascii="Times New Roman" w:eastAsia="Aptos" w:hAnsi="Times New Roman" w:cs="Times New Roman"/>
          <w:kern w:val="2"/>
          <w14:ligatures w14:val="standardContextual"/>
        </w:rPr>
        <w:t xml:space="preserve">  </w:t>
      </w:r>
      <w:r>
        <w:rPr>
          <w:rFonts w:ascii="Times New Roman" w:eastAsia="Aptos" w:hAnsi="Times New Roman" w:cs="Times New Roman"/>
          <w:kern w:val="2"/>
          <w14:ligatures w14:val="standardContextual"/>
        </w:rPr>
        <w:t>They report that</w:t>
      </w:r>
      <w:r w:rsidR="00364381" w:rsidRPr="002C19D6">
        <w:rPr>
          <w:rFonts w:ascii="Times New Roman" w:eastAsia="Aptos" w:hAnsi="Times New Roman" w:cs="Times New Roman"/>
          <w:kern w:val="2"/>
          <w14:ligatures w14:val="standardContextual"/>
        </w:rPr>
        <w:t xml:space="preserve"> marching band improved musicianship, increased motivation, and provided a unique social experience.</w:t>
      </w:r>
      <w:r w:rsidR="00364381" w:rsidRPr="002C19D6">
        <w:rPr>
          <w:rFonts w:ascii="Times New Roman" w:eastAsia="Aptos" w:hAnsi="Times New Roman" w:cs="Times New Roman"/>
          <w:kern w:val="2"/>
          <w:vertAlign w:val="superscript"/>
          <w14:ligatures w14:val="standardContextual"/>
        </w:rPr>
        <w:footnoteReference w:id="176"/>
      </w:r>
      <w:r w:rsidR="00364381" w:rsidRPr="002C19D6">
        <w:rPr>
          <w:rFonts w:ascii="Times New Roman" w:eastAsia="Aptos" w:hAnsi="Times New Roman" w:cs="Times New Roman"/>
          <w:kern w:val="2"/>
          <w14:ligatures w14:val="standardContextual"/>
        </w:rPr>
        <w:t xml:space="preserve">  However, participants</w:t>
      </w:r>
      <w:r w:rsidR="00101593">
        <w:rPr>
          <w:rFonts w:ascii="Times New Roman" w:eastAsia="Aptos" w:hAnsi="Times New Roman" w:cs="Times New Roman"/>
          <w:kern w:val="2"/>
          <w14:ligatures w14:val="standardContextual"/>
        </w:rPr>
        <w:t xml:space="preserve"> in one study</w:t>
      </w:r>
      <w:r w:rsidR="00364381" w:rsidRPr="002C19D6">
        <w:rPr>
          <w:rFonts w:ascii="Times New Roman" w:eastAsia="Aptos" w:hAnsi="Times New Roman" w:cs="Times New Roman"/>
          <w:kern w:val="2"/>
          <w14:ligatures w14:val="standardContextual"/>
        </w:rPr>
        <w:t xml:space="preserve"> also stated that competitive marching </w:t>
      </w:r>
      <w:r w:rsidR="00623B57">
        <w:rPr>
          <w:rFonts w:ascii="Times New Roman" w:eastAsia="Aptos" w:hAnsi="Times New Roman" w:cs="Times New Roman"/>
          <w:kern w:val="2"/>
          <w14:ligatures w14:val="standardContextual"/>
        </w:rPr>
        <w:t>band</w:t>
      </w:r>
      <w:r w:rsidR="00364381" w:rsidRPr="002C19D6">
        <w:rPr>
          <w:rFonts w:ascii="Times New Roman" w:eastAsia="Aptos" w:hAnsi="Times New Roman" w:cs="Times New Roman"/>
          <w:kern w:val="2"/>
          <w14:ligatures w14:val="standardContextual"/>
        </w:rPr>
        <w:t xml:space="preserve"> is stressful. </w:t>
      </w:r>
      <w:r w:rsidR="00101593">
        <w:rPr>
          <w:rFonts w:ascii="Times New Roman" w:eastAsia="Aptos" w:hAnsi="Times New Roman" w:cs="Times New Roman"/>
          <w:kern w:val="2"/>
          <w14:ligatures w14:val="standardContextual"/>
        </w:rPr>
        <w:t>Students also indicated</w:t>
      </w:r>
      <w:r w:rsidR="00364381" w:rsidRPr="002C19D6">
        <w:rPr>
          <w:rFonts w:ascii="Times New Roman" w:eastAsia="Aptos" w:hAnsi="Times New Roman" w:cs="Times New Roman"/>
          <w:kern w:val="2"/>
          <w14:ligatures w14:val="standardContextual"/>
        </w:rPr>
        <w:t xml:space="preserve"> that they had felt embarrassed about how a performance, wished they were part of another school’s marching band, and had considered quitting marching band. </w:t>
      </w:r>
      <w:r w:rsidR="00364381" w:rsidRPr="002C19D6">
        <w:rPr>
          <w:rFonts w:ascii="Times New Roman" w:eastAsia="Aptos" w:hAnsi="Times New Roman" w:cs="Times New Roman"/>
          <w:kern w:val="2"/>
          <w:vertAlign w:val="superscript"/>
          <w14:ligatures w14:val="standardContextual"/>
        </w:rPr>
        <w:footnoteReference w:id="177"/>
      </w:r>
      <w:r w:rsidR="00364381" w:rsidRPr="002C19D6">
        <w:rPr>
          <w:rFonts w:ascii="Times New Roman" w:eastAsia="Aptos" w:hAnsi="Times New Roman" w:cs="Times New Roman"/>
          <w:kern w:val="2"/>
          <w14:ligatures w14:val="standardContextual"/>
        </w:rPr>
        <w:t xml:space="preserve">  </w:t>
      </w:r>
      <w:r w:rsidR="00364381" w:rsidRPr="002C19D6">
        <w:rPr>
          <w:rFonts w:ascii="Times New Roman" w:eastAsia="Aptos" w:hAnsi="Times New Roman" w:cs="Times New Roman"/>
          <w:kern w:val="2"/>
          <w14:ligatures w14:val="standardContextual"/>
        </w:rPr>
        <w:tab/>
      </w:r>
    </w:p>
    <w:p w14:paraId="04B0B7B0" w14:textId="7688258F" w:rsidR="00364381" w:rsidRPr="002C19D6" w:rsidRDefault="00101593"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Pr>
          <w:rFonts w:ascii="Times New Roman" w:eastAsia="Aptos" w:hAnsi="Times New Roman" w:cs="Times New Roman"/>
          <w:color w:val="000000" w:themeColor="text1"/>
          <w:kern w:val="2"/>
          <w14:ligatures w14:val="standardContextual"/>
        </w:rPr>
        <w:t xml:space="preserve">In a study of the </w:t>
      </w:r>
      <w:r w:rsidR="00364381" w:rsidRPr="002C19D6">
        <w:rPr>
          <w:rFonts w:ascii="Times New Roman" w:eastAsia="Aptos" w:hAnsi="Times New Roman" w:cs="Times New Roman"/>
          <w:kern w:val="2"/>
          <w14:ligatures w14:val="standardContextual"/>
        </w:rPr>
        <w:t>opinions of 30 Illinois high school band members, directors, and parents regarding the value of competition in the band program, comparing schools that placed a lot of emphasis on competition, versus those that only competed in a few competition</w:t>
      </w:r>
      <w:r>
        <w:rPr>
          <w:rFonts w:ascii="Times New Roman" w:eastAsia="Aptos" w:hAnsi="Times New Roman" w:cs="Times New Roman"/>
          <w:kern w:val="2"/>
          <w14:ligatures w14:val="standardContextual"/>
        </w:rPr>
        <w:t>, the i</w:t>
      </w:r>
      <w:r w:rsidR="00364381" w:rsidRPr="002C19D6">
        <w:rPr>
          <w:rFonts w:ascii="Times New Roman" w:eastAsia="Aptos" w:hAnsi="Times New Roman" w:cs="Times New Roman"/>
          <w:kern w:val="2"/>
          <w14:ligatures w14:val="standardContextual"/>
        </w:rPr>
        <w:t>nvestigator concluded that the degree of competition is not significantly related to the opinions of band directors regarding the desired outcomes of band participation.</w:t>
      </w:r>
      <w:r w:rsidR="00364381" w:rsidRPr="002C19D6">
        <w:rPr>
          <w:rFonts w:ascii="Times New Roman" w:eastAsia="Aptos" w:hAnsi="Times New Roman" w:cs="Times New Roman"/>
          <w:kern w:val="2"/>
          <w:vertAlign w:val="superscript"/>
          <w14:ligatures w14:val="standardContextual"/>
        </w:rPr>
        <w:footnoteReference w:id="178"/>
      </w:r>
      <w:r w:rsidR="00364381" w:rsidRPr="002C19D6">
        <w:rPr>
          <w:rFonts w:ascii="Times New Roman" w:eastAsia="Aptos" w:hAnsi="Times New Roman" w:cs="Times New Roman"/>
          <w:kern w:val="2"/>
          <w14:ligatures w14:val="standardContextual"/>
        </w:rPr>
        <w:t xml:space="preserve"> However, band members and </w:t>
      </w:r>
      <w:r w:rsidR="00364381" w:rsidRPr="002C19D6">
        <w:rPr>
          <w:rFonts w:ascii="Times New Roman" w:eastAsia="Aptos" w:hAnsi="Times New Roman" w:cs="Times New Roman"/>
          <w:kern w:val="2"/>
          <w14:ligatures w14:val="standardContextual"/>
        </w:rPr>
        <w:lastRenderedPageBreak/>
        <w:t xml:space="preserve">parents from major contest emphasis programs valued winning and success at competitions more than did members and parents from minor contest emphasis programs. </w:t>
      </w:r>
      <w:r w:rsidR="00364381" w:rsidRPr="002C19D6">
        <w:rPr>
          <w:rFonts w:ascii="Times New Roman" w:eastAsia="Aptos" w:hAnsi="Times New Roman" w:cs="Times New Roman"/>
          <w:kern w:val="2"/>
          <w:vertAlign w:val="superscript"/>
          <w14:ligatures w14:val="standardContextual"/>
        </w:rPr>
        <w:footnoteReference w:id="179"/>
      </w:r>
      <w:r w:rsidR="00364381" w:rsidRPr="002C19D6">
        <w:rPr>
          <w:rFonts w:ascii="Times New Roman" w:eastAsia="Aptos" w:hAnsi="Times New Roman" w:cs="Times New Roman"/>
          <w:kern w:val="2"/>
          <w14:ligatures w14:val="standardContextual"/>
        </w:rPr>
        <w:t xml:space="preserve"> LaRue found that the directors in the study, regardless of the degree of competition participation, valued competition as a source of motivation for the students. </w:t>
      </w:r>
      <w:r w:rsidR="00364381" w:rsidRPr="002C19D6">
        <w:rPr>
          <w:rFonts w:ascii="Times New Roman" w:eastAsia="Aptos" w:hAnsi="Times New Roman" w:cs="Times New Roman"/>
          <w:kern w:val="2"/>
          <w:vertAlign w:val="superscript"/>
          <w14:ligatures w14:val="standardContextual"/>
        </w:rPr>
        <w:footnoteReference w:id="180"/>
      </w:r>
    </w:p>
    <w:p w14:paraId="0A8399BB" w14:textId="1FA38D8B" w:rsidR="00364381" w:rsidRPr="002C19D6" w:rsidRDefault="00101593"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101593">
        <w:rPr>
          <w:rFonts w:ascii="Times New Roman" w:eastAsia="Aptos" w:hAnsi="Times New Roman" w:cs="Times New Roman"/>
          <w:kern w:val="2"/>
          <w14:ligatures w14:val="standardContextual"/>
        </w:rPr>
        <w:t>A survey of high school administrators and both college- and high school-level band directors examined perceptions of the musical and educational value of music competitions. The results indicated that bands in the southeastern United States placed a greater emphasis on marching band competitions than those in other regions.</w:t>
      </w:r>
      <w:r>
        <w:rPr>
          <w:rStyle w:val="FootnoteReference"/>
          <w:rFonts w:eastAsia="Aptos" w:cs="Times New Roman"/>
          <w:kern w:val="2"/>
          <w14:ligatures w14:val="standardContextual"/>
        </w:rPr>
        <w:footnoteReference w:id="181"/>
      </w:r>
      <w:r w:rsidRPr="00101593">
        <w:rPr>
          <w:rFonts w:ascii="Times New Roman" w:eastAsia="Aptos" w:hAnsi="Times New Roman" w:cs="Times New Roman"/>
          <w:kern w:val="2"/>
          <w14:ligatures w14:val="standardContextual"/>
        </w:rPr>
        <w:t xml:space="preserve"> While college directors perceived that high school bands prioritized competition shows, high school directors reported focusing more on concert music than on marching performances. Additionally, over 80% of high school directors stated that competition ratings were of secondary importance compared to maintaining the overall quality of their band programs.</w:t>
      </w:r>
      <w:r w:rsidR="00364381" w:rsidRPr="002C19D6">
        <w:rPr>
          <w:rFonts w:ascii="Times New Roman" w:eastAsia="Aptos" w:hAnsi="Times New Roman" w:cs="Times New Roman"/>
          <w:kern w:val="2"/>
          <w:vertAlign w:val="superscript"/>
          <w14:ligatures w14:val="standardContextual"/>
        </w:rPr>
        <w:footnoteReference w:id="182"/>
      </w:r>
      <w:r w:rsidR="00364381" w:rsidRPr="002C19D6">
        <w:rPr>
          <w:rFonts w:ascii="Times New Roman" w:eastAsia="Aptos" w:hAnsi="Times New Roman" w:cs="Times New Roman"/>
          <w:kern w:val="2"/>
          <w14:ligatures w14:val="standardContextual"/>
        </w:rPr>
        <w:t xml:space="preserve"> </w:t>
      </w:r>
    </w:p>
    <w:p w14:paraId="75AD56A6" w14:textId="5B8C52E6" w:rsidR="00364381" w:rsidRPr="002C19D6" w:rsidRDefault="00DE0F36"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DE0F36">
        <w:rPr>
          <w:rFonts w:ascii="Times New Roman" w:eastAsia="Aptos" w:hAnsi="Times New Roman" w:cs="Times New Roman"/>
          <w:kern w:val="2"/>
          <w14:ligatures w14:val="standardContextual"/>
        </w:rPr>
        <w:t xml:space="preserve">A 2019 doctoral study explored the potential benefits of high school marching band participation by gathering perspectives from high school band directors, student band members, and their parents. The findings highlighted a recurring concern in the discourse surrounding marching bands in the United States: they are often criticized for lacking musical achievement </w:t>
      </w:r>
      <w:r w:rsidRPr="00DE0F36">
        <w:rPr>
          <w:rFonts w:ascii="Times New Roman" w:eastAsia="Aptos" w:hAnsi="Times New Roman" w:cs="Times New Roman"/>
          <w:kern w:val="2"/>
          <w14:ligatures w14:val="standardContextual"/>
        </w:rPr>
        <w:lastRenderedPageBreak/>
        <w:t>and are frequently viewed merely as extracurricular activities. This perception can diminish their perceived value within the broader educational system</w:t>
      </w:r>
      <w:r w:rsidR="000E7269">
        <w:rPr>
          <w:rFonts w:ascii="Times New Roman" w:eastAsia="Aptos" w:hAnsi="Times New Roman" w:cs="Times New Roman"/>
          <w:kern w:val="2"/>
          <w14:ligatures w14:val="standardContextual"/>
        </w:rPr>
        <w:t>.</w:t>
      </w:r>
      <w:r w:rsidR="00364381" w:rsidRPr="002C19D6">
        <w:rPr>
          <w:rFonts w:ascii="Times New Roman" w:eastAsia="Aptos" w:hAnsi="Times New Roman" w:cs="Times New Roman"/>
          <w:kern w:val="2"/>
          <w:vertAlign w:val="superscript"/>
          <w14:ligatures w14:val="standardContextual"/>
        </w:rPr>
        <w:footnoteReference w:id="183"/>
      </w:r>
      <w:r w:rsidR="00364381" w:rsidRPr="002C19D6">
        <w:rPr>
          <w:rFonts w:ascii="Times New Roman" w:eastAsia="Aptos" w:hAnsi="Times New Roman" w:cs="Times New Roman"/>
          <w:kern w:val="2"/>
          <w14:ligatures w14:val="standardContextual"/>
        </w:rPr>
        <w:t xml:space="preserve"> </w:t>
      </w:r>
    </w:p>
    <w:p w14:paraId="15E21598" w14:textId="77777777" w:rsidR="00364381"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Research indicates that parents and school administrators often view marching band groups participating in band competitions as more successful.</w:t>
      </w:r>
      <w:r w:rsidRPr="002C19D6">
        <w:rPr>
          <w:rFonts w:ascii="Times New Roman" w:eastAsia="Aptos" w:hAnsi="Times New Roman" w:cs="Times New Roman"/>
          <w:kern w:val="2"/>
          <w:vertAlign w:val="superscript"/>
          <w14:ligatures w14:val="standardContextual"/>
        </w:rPr>
        <w:footnoteReference w:id="184"/>
      </w:r>
      <w:r w:rsidRPr="002C19D6">
        <w:rPr>
          <w:rFonts w:ascii="Times New Roman" w:eastAsia="Aptos" w:hAnsi="Times New Roman" w:cs="Times New Roman"/>
          <w:kern w:val="2"/>
          <w14:ligatures w14:val="standardContextual"/>
        </w:rPr>
        <w:t xml:space="preserve">  This perception is likely because competition ratings are easily understood, even by those without a musical background. Administrators can relate these ratings to something they know, such as test scores. Additionally, winning a competition can be compared to a victory in sports, providing another relatable scenario for parents and school personnel. Parents and administrators agree that competition is essential for high school music ensembles, and they believe that a band program cannot be considered successful unless it competes.  </w:t>
      </w:r>
    </w:p>
    <w:p w14:paraId="251AFA26" w14:textId="7A47F7D4" w:rsidR="00F078A4" w:rsidRPr="00DE0F36" w:rsidRDefault="00DE0F36" w:rsidP="00366E3A">
      <w:pPr>
        <w:autoSpaceDE w:val="0"/>
        <w:autoSpaceDN w:val="0"/>
        <w:adjustRightInd w:val="0"/>
        <w:spacing w:line="480" w:lineRule="auto"/>
        <w:ind w:firstLine="720"/>
        <w:rPr>
          <w:rFonts w:ascii="Times New Roman" w:eastAsia="Aptos" w:hAnsi="Times New Roman" w:cs="Times New Roman"/>
          <w:color w:val="000000" w:themeColor="text1"/>
          <w:kern w:val="2"/>
          <w14:ligatures w14:val="standardContextual"/>
        </w:rPr>
      </w:pPr>
      <w:r w:rsidRPr="00DE0F36">
        <w:rPr>
          <w:rFonts w:ascii="Times New Roman" w:eastAsia="Aptos" w:hAnsi="Times New Roman" w:cs="Times New Roman"/>
          <w:color w:val="000000" w:themeColor="text1"/>
          <w:kern w:val="2"/>
          <w14:ligatures w14:val="standardContextual"/>
        </w:rPr>
        <w:t>A study utilizing the Successful Inner City Band Program Inventory (SIBPI) categorized administrators’ perceptions of effective band programs into eight primary factors. The sole statistically significant discrepancy between the views of administrators and band directors pertained to the perceived importance of the "caliber of the marching band." Administrators identified competitive performance as a key indicator of a marching band's quality and overall success.</w:t>
      </w:r>
      <w:r w:rsidR="002C4803" w:rsidRPr="00DE0F36">
        <w:rPr>
          <w:rFonts w:ascii="Times New Roman" w:eastAsia="Aptos" w:hAnsi="Times New Roman" w:cs="Times New Roman"/>
          <w:color w:val="000000" w:themeColor="text1"/>
          <w:kern w:val="2"/>
          <w14:ligatures w14:val="standardContextual"/>
        </w:rPr>
        <w:t xml:space="preserve">” </w:t>
      </w:r>
      <w:r w:rsidR="002C4803" w:rsidRPr="00DE0F36">
        <w:rPr>
          <w:rStyle w:val="FootnoteReference"/>
          <w:rFonts w:eastAsia="Aptos" w:cs="Times New Roman"/>
          <w:color w:val="000000" w:themeColor="text1"/>
          <w:kern w:val="2"/>
          <w14:ligatures w14:val="standardContextual"/>
        </w:rPr>
        <w:footnoteReference w:id="185"/>
      </w:r>
      <w:r w:rsidR="00C655BE" w:rsidRPr="00DE0F36">
        <w:rPr>
          <w:rFonts w:ascii="Times New Roman" w:eastAsia="Aptos" w:hAnsi="Times New Roman" w:cs="Times New Roman"/>
          <w:color w:val="000000" w:themeColor="text1"/>
          <w:kern w:val="2"/>
          <w14:ligatures w14:val="standardContextual"/>
        </w:rPr>
        <w:t xml:space="preserve">  </w:t>
      </w:r>
    </w:p>
    <w:p w14:paraId="1D63224A" w14:textId="6B3281E2" w:rsidR="00364381" w:rsidRPr="00DE0F36" w:rsidRDefault="00A232F6" w:rsidP="00366E3A">
      <w:pPr>
        <w:autoSpaceDE w:val="0"/>
        <w:autoSpaceDN w:val="0"/>
        <w:adjustRightInd w:val="0"/>
        <w:spacing w:line="480" w:lineRule="auto"/>
        <w:ind w:firstLine="720"/>
        <w:rPr>
          <w:rFonts w:ascii="Times New Roman" w:eastAsia="Aptos" w:hAnsi="Times New Roman" w:cs="Times New Roman"/>
          <w:color w:val="000000" w:themeColor="text1"/>
          <w:kern w:val="2"/>
          <w14:ligatures w14:val="standardContextual"/>
        </w:rPr>
      </w:pPr>
      <w:r w:rsidRPr="00DE0F36">
        <w:rPr>
          <w:rFonts w:ascii="Times New Roman" w:eastAsia="Aptos" w:hAnsi="Times New Roman" w:cs="Times New Roman"/>
          <w:color w:val="000000" w:themeColor="text1"/>
          <w:kern w:val="2"/>
          <w14:ligatures w14:val="standardContextual"/>
        </w:rPr>
        <w:t>Burnsed</w:t>
      </w:r>
      <w:r w:rsidR="00DE0F36">
        <w:rPr>
          <w:rFonts w:ascii="Times New Roman" w:eastAsia="Aptos" w:hAnsi="Times New Roman" w:cs="Times New Roman"/>
          <w:color w:val="000000" w:themeColor="text1"/>
          <w:kern w:val="2"/>
          <w14:ligatures w14:val="standardContextual"/>
        </w:rPr>
        <w:t xml:space="preserve"> </w:t>
      </w:r>
      <w:r w:rsidRPr="00DE0F36">
        <w:rPr>
          <w:rFonts w:ascii="Times New Roman" w:eastAsia="Aptos" w:hAnsi="Times New Roman" w:cs="Times New Roman"/>
          <w:color w:val="000000" w:themeColor="text1"/>
          <w:kern w:val="2"/>
          <w14:ligatures w14:val="standardContextual"/>
        </w:rPr>
        <w:t>and  Sochinski</w:t>
      </w:r>
      <w:r w:rsidR="00DE0F36">
        <w:rPr>
          <w:rFonts w:ascii="Times New Roman" w:eastAsia="Aptos" w:hAnsi="Times New Roman" w:cs="Times New Roman"/>
          <w:color w:val="000000" w:themeColor="text1"/>
          <w:kern w:val="2"/>
          <w14:ligatures w14:val="standardContextual"/>
        </w:rPr>
        <w:t>’s study</w:t>
      </w:r>
      <w:r w:rsidRPr="00DE0F36">
        <w:rPr>
          <w:rFonts w:ascii="Times New Roman" w:eastAsia="Aptos" w:hAnsi="Times New Roman" w:cs="Times New Roman"/>
          <w:color w:val="000000" w:themeColor="text1"/>
          <w:kern w:val="2"/>
          <w14:ligatures w14:val="standardContextual"/>
        </w:rPr>
        <w:t xml:space="preserve"> </w:t>
      </w:r>
      <w:r w:rsidR="00C637C5" w:rsidRPr="00DE0F36">
        <w:rPr>
          <w:rFonts w:ascii="Times New Roman" w:eastAsia="Aptos" w:hAnsi="Times New Roman" w:cs="Times New Roman"/>
          <w:color w:val="000000" w:themeColor="text1"/>
          <w:kern w:val="2"/>
          <w14:ligatures w14:val="standardContextual"/>
        </w:rPr>
        <w:t>analyzed and published a</w:t>
      </w:r>
      <w:r w:rsidR="00EB5270" w:rsidRPr="00DE0F36">
        <w:rPr>
          <w:rFonts w:ascii="Times New Roman" w:eastAsia="Aptos" w:hAnsi="Times New Roman" w:cs="Times New Roman"/>
          <w:color w:val="000000" w:themeColor="text1"/>
          <w:kern w:val="2"/>
          <w14:ligatures w14:val="standardContextual"/>
        </w:rPr>
        <w:t xml:space="preserve"> summary of</w:t>
      </w:r>
      <w:r w:rsidR="00364381" w:rsidRPr="00DE0F36">
        <w:rPr>
          <w:rFonts w:ascii="Times New Roman" w:eastAsia="Aptos" w:hAnsi="Times New Roman" w:cs="Times New Roman"/>
          <w:color w:val="000000" w:themeColor="text1"/>
          <w:kern w:val="2"/>
          <w14:ligatures w14:val="standardContextual"/>
        </w:rPr>
        <w:t xml:space="preserve"> a panel discussion</w:t>
      </w:r>
      <w:r w:rsidR="00FD2FC4" w:rsidRPr="00DE0F36">
        <w:rPr>
          <w:rFonts w:ascii="Times New Roman" w:eastAsia="Aptos" w:hAnsi="Times New Roman" w:cs="Times New Roman"/>
          <w:color w:val="000000" w:themeColor="text1"/>
          <w:kern w:val="2"/>
          <w14:ligatures w14:val="standardContextual"/>
        </w:rPr>
        <w:t xml:space="preserve"> </w:t>
      </w:r>
      <w:r w:rsidR="00364381" w:rsidRPr="00DE0F36">
        <w:rPr>
          <w:rFonts w:ascii="Times New Roman" w:eastAsia="Aptos" w:hAnsi="Times New Roman" w:cs="Times New Roman"/>
          <w:color w:val="000000" w:themeColor="text1"/>
          <w:kern w:val="2"/>
          <w14:ligatures w14:val="standardContextual"/>
        </w:rPr>
        <w:t xml:space="preserve">held at a state music education conference related to competition in high school marching bands. Participants read and discussed the results of two published studies and related the findings to </w:t>
      </w:r>
      <w:r w:rsidR="00364381" w:rsidRPr="00DE0F36">
        <w:rPr>
          <w:rFonts w:ascii="Times New Roman" w:eastAsia="Aptos" w:hAnsi="Times New Roman" w:cs="Times New Roman"/>
          <w:color w:val="000000" w:themeColor="text1"/>
          <w:kern w:val="2"/>
          <w14:ligatures w14:val="standardContextual"/>
        </w:rPr>
        <w:lastRenderedPageBreak/>
        <w:t>personal experiences and current trends.   The panelists agreed that marching band contests were a valuable part of their curriculum, but “an overemphasis on competition can be harmful</w:t>
      </w:r>
      <w:r w:rsidR="004B64BC" w:rsidRPr="00DE0F36">
        <w:rPr>
          <w:rFonts w:ascii="Times New Roman" w:eastAsia="Aptos" w:hAnsi="Times New Roman" w:cs="Times New Roman"/>
          <w:color w:val="000000" w:themeColor="text1"/>
          <w:kern w:val="2"/>
          <w14:ligatures w14:val="standardContextual"/>
        </w:rPr>
        <w:t>.</w:t>
      </w:r>
      <w:r w:rsidR="00364381" w:rsidRPr="00DE0F36">
        <w:rPr>
          <w:rFonts w:ascii="Times New Roman" w:eastAsia="Aptos" w:hAnsi="Times New Roman" w:cs="Times New Roman"/>
          <w:color w:val="000000" w:themeColor="text1"/>
          <w:kern w:val="2"/>
          <w14:ligatures w14:val="standardContextual"/>
        </w:rPr>
        <w:t>”</w:t>
      </w:r>
      <w:r w:rsidR="00364381" w:rsidRPr="00DE0F36">
        <w:rPr>
          <w:rFonts w:ascii="Times New Roman" w:eastAsia="Aptos" w:hAnsi="Times New Roman" w:cs="Times New Roman"/>
          <w:color w:val="000000" w:themeColor="text1"/>
          <w:kern w:val="2"/>
          <w:vertAlign w:val="superscript"/>
          <w14:ligatures w14:val="standardContextual"/>
        </w:rPr>
        <w:footnoteReference w:id="186"/>
      </w:r>
      <w:r w:rsidR="00364381" w:rsidRPr="00DE0F36">
        <w:rPr>
          <w:rFonts w:ascii="Times New Roman" w:eastAsia="Aptos" w:hAnsi="Times New Roman" w:cs="Times New Roman"/>
          <w:color w:val="000000" w:themeColor="text1"/>
          <w:kern w:val="2"/>
          <w14:ligatures w14:val="standardContextual"/>
        </w:rPr>
        <w:t xml:space="preserve">   Findings also indicated that band directors feel pressured to compete, student attitudes towards competition varied by year in school, and parents, administrators, and students expected competition. </w:t>
      </w:r>
      <w:r w:rsidR="00364381" w:rsidRPr="00DE0F36">
        <w:rPr>
          <w:rFonts w:ascii="Times New Roman" w:eastAsia="Aptos" w:hAnsi="Times New Roman" w:cs="Times New Roman"/>
          <w:color w:val="000000" w:themeColor="text1"/>
          <w:kern w:val="2"/>
          <w:vertAlign w:val="superscript"/>
          <w14:ligatures w14:val="standardContextual"/>
        </w:rPr>
        <w:footnoteReference w:id="187"/>
      </w:r>
    </w:p>
    <w:p w14:paraId="7F2741F4" w14:textId="20EE7518" w:rsidR="00364381" w:rsidRPr="002C19D6" w:rsidRDefault="00DE0F36"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Pr>
          <w:rFonts w:ascii="Times New Roman" w:eastAsia="Aptos" w:hAnsi="Times New Roman" w:cs="Times New Roman"/>
          <w:color w:val="000000" w:themeColor="text1"/>
          <w:kern w:val="2"/>
          <w14:ligatures w14:val="standardContextual"/>
        </w:rPr>
        <w:t xml:space="preserve">Additional research adds </w:t>
      </w:r>
      <w:r w:rsidR="001854C2">
        <w:rPr>
          <w:rFonts w:ascii="Times New Roman" w:eastAsia="Aptos" w:hAnsi="Times New Roman" w:cs="Times New Roman"/>
          <w:color w:val="000000" w:themeColor="text1"/>
          <w:kern w:val="2"/>
          <w14:ligatures w14:val="standardContextual"/>
        </w:rPr>
        <w:t>that</w:t>
      </w:r>
      <w:r w:rsidR="00364381" w:rsidRPr="00DE0F36">
        <w:rPr>
          <w:rFonts w:ascii="Times New Roman" w:eastAsia="Aptos" w:hAnsi="Times New Roman" w:cs="Times New Roman"/>
          <w:color w:val="000000" w:themeColor="text1"/>
          <w:kern w:val="2"/>
          <w14:ligatures w14:val="standardContextual"/>
        </w:rPr>
        <w:t xml:space="preserve"> </w:t>
      </w:r>
      <w:r w:rsidR="00364381" w:rsidRPr="002C19D6">
        <w:rPr>
          <w:rFonts w:ascii="Times New Roman" w:eastAsia="Aptos" w:hAnsi="Times New Roman" w:cs="Times New Roman"/>
          <w:kern w:val="2"/>
          <w14:ligatures w14:val="standardContextual"/>
        </w:rPr>
        <w:t xml:space="preserve">the most common reasons not to participate </w:t>
      </w:r>
      <w:r>
        <w:rPr>
          <w:rFonts w:ascii="Times New Roman" w:eastAsia="Aptos" w:hAnsi="Times New Roman" w:cs="Times New Roman"/>
          <w:kern w:val="2"/>
          <w14:ligatures w14:val="standardContextual"/>
        </w:rPr>
        <w:t xml:space="preserve">in marching band competitions </w:t>
      </w:r>
      <w:r w:rsidR="00364381" w:rsidRPr="002C19D6">
        <w:rPr>
          <w:rFonts w:ascii="Times New Roman" w:eastAsia="Aptos" w:hAnsi="Times New Roman" w:cs="Times New Roman"/>
          <w:kern w:val="2"/>
          <w14:ligatures w14:val="standardContextual"/>
        </w:rPr>
        <w:t xml:space="preserve">were scheduling and the financial costs. Directors in </w:t>
      </w:r>
      <w:r>
        <w:rPr>
          <w:rFonts w:ascii="Times New Roman" w:eastAsia="Aptos" w:hAnsi="Times New Roman" w:cs="Times New Roman"/>
          <w:kern w:val="2"/>
          <w14:ligatures w14:val="standardContextual"/>
        </w:rPr>
        <w:t xml:space="preserve">one </w:t>
      </w:r>
      <w:r w:rsidR="00364381" w:rsidRPr="002C19D6">
        <w:rPr>
          <w:rFonts w:ascii="Times New Roman" w:eastAsia="Aptos" w:hAnsi="Times New Roman" w:cs="Times New Roman"/>
          <w:kern w:val="2"/>
          <w14:ligatures w14:val="standardContextual"/>
        </w:rPr>
        <w:t xml:space="preserve">study expressed that they would only take students to events for which they felt they were adequately prepared.   </w:t>
      </w:r>
      <w:r>
        <w:rPr>
          <w:rFonts w:ascii="Times New Roman" w:eastAsia="Aptos" w:hAnsi="Times New Roman" w:cs="Times New Roman"/>
          <w:kern w:val="2"/>
          <w14:ligatures w14:val="standardContextual"/>
        </w:rPr>
        <w:t xml:space="preserve">The study </w:t>
      </w:r>
      <w:r w:rsidR="00364381" w:rsidRPr="002C19D6">
        <w:rPr>
          <w:rFonts w:ascii="Times New Roman" w:eastAsia="Aptos" w:hAnsi="Times New Roman" w:cs="Times New Roman"/>
          <w:kern w:val="2"/>
          <w14:ligatures w14:val="standardContextual"/>
        </w:rPr>
        <w:t>concluded that directors participated in contests to motivate students, raise standards, and build programs.</w:t>
      </w:r>
      <w:r w:rsidR="00364381" w:rsidRPr="002C19D6">
        <w:rPr>
          <w:rFonts w:ascii="Times New Roman" w:eastAsia="Aptos" w:hAnsi="Times New Roman" w:cs="Times New Roman"/>
          <w:kern w:val="2"/>
          <w:vertAlign w:val="superscript"/>
          <w14:ligatures w14:val="standardContextual"/>
        </w:rPr>
        <w:footnoteReference w:id="188"/>
      </w:r>
      <w:r w:rsidR="00364381" w:rsidRPr="002C19D6">
        <w:rPr>
          <w:rFonts w:ascii="Times New Roman" w:eastAsia="Aptos" w:hAnsi="Times New Roman" w:cs="Times New Roman"/>
          <w:kern w:val="2"/>
          <w14:ligatures w14:val="standardContextual"/>
        </w:rPr>
        <w:t xml:space="preserve"> Students expressed the benefits as social interactions that occurred during travel and competitions. </w:t>
      </w:r>
      <w:r w:rsidR="00364381" w:rsidRPr="002C19D6">
        <w:rPr>
          <w:rFonts w:ascii="Times New Roman" w:eastAsia="Aptos" w:hAnsi="Times New Roman" w:cs="Times New Roman"/>
          <w:kern w:val="2"/>
          <w:vertAlign w:val="superscript"/>
          <w14:ligatures w14:val="standardContextual"/>
        </w:rPr>
        <w:footnoteReference w:id="189"/>
      </w:r>
    </w:p>
    <w:p w14:paraId="201A1C03" w14:textId="59594F11" w:rsidR="00364381" w:rsidRPr="001854C2" w:rsidRDefault="00420CF5" w:rsidP="00366E3A">
      <w:pPr>
        <w:autoSpaceDE w:val="0"/>
        <w:autoSpaceDN w:val="0"/>
        <w:adjustRightInd w:val="0"/>
        <w:spacing w:line="480" w:lineRule="auto"/>
        <w:ind w:firstLine="720"/>
        <w:rPr>
          <w:rFonts w:ascii="Times New Roman" w:eastAsia="Aptos" w:hAnsi="Times New Roman" w:cs="Times New Roman"/>
          <w:color w:val="000000" w:themeColor="text1"/>
          <w:kern w:val="2"/>
          <w14:ligatures w14:val="standardContextual"/>
        </w:rPr>
      </w:pPr>
      <w:r w:rsidRPr="001854C2">
        <w:rPr>
          <w:rFonts w:ascii="Times New Roman" w:eastAsia="Aptos" w:hAnsi="Times New Roman" w:cs="Times New Roman"/>
          <w:color w:val="000000" w:themeColor="text1"/>
          <w:kern w:val="2"/>
          <w14:ligatures w14:val="standardContextual"/>
        </w:rPr>
        <w:t xml:space="preserve">George L </w:t>
      </w:r>
      <w:r w:rsidR="00364381" w:rsidRPr="001854C2">
        <w:rPr>
          <w:rFonts w:ascii="Times New Roman" w:eastAsia="Aptos" w:hAnsi="Times New Roman" w:cs="Times New Roman"/>
          <w:color w:val="000000" w:themeColor="text1"/>
          <w:kern w:val="2"/>
          <w14:ligatures w14:val="standardContextual"/>
        </w:rPr>
        <w:t>Rogers</w:t>
      </w:r>
      <w:r w:rsidRPr="001854C2">
        <w:rPr>
          <w:rFonts w:ascii="Times New Roman" w:eastAsia="Aptos" w:hAnsi="Times New Roman" w:cs="Times New Roman"/>
          <w:color w:val="000000" w:themeColor="text1"/>
          <w:kern w:val="2"/>
          <w14:ligatures w14:val="standardContextual"/>
        </w:rPr>
        <w:t>,</w:t>
      </w:r>
      <w:r w:rsidR="00364381" w:rsidRPr="001854C2">
        <w:rPr>
          <w:rFonts w:ascii="Times New Roman" w:eastAsia="Aptos" w:hAnsi="Times New Roman" w:cs="Times New Roman"/>
          <w:color w:val="000000" w:themeColor="text1"/>
          <w:kern w:val="2"/>
          <w14:ligatures w14:val="standardContextual"/>
        </w:rPr>
        <w:t xml:space="preserve"> </w:t>
      </w:r>
      <w:r w:rsidRPr="001854C2">
        <w:rPr>
          <w:rFonts w:ascii="Times New Roman" w:eastAsia="Aptos" w:hAnsi="Times New Roman" w:cs="Times New Roman"/>
          <w:color w:val="000000" w:themeColor="text1"/>
          <w:kern w:val="2"/>
          <w14:ligatures w14:val="standardContextual"/>
        </w:rPr>
        <w:t xml:space="preserve">the Director of Music Education in the Department of Music at Westfield State College, </w:t>
      </w:r>
      <w:r w:rsidR="00364381" w:rsidRPr="001854C2">
        <w:rPr>
          <w:rFonts w:ascii="Times New Roman" w:eastAsia="Aptos" w:hAnsi="Times New Roman" w:cs="Times New Roman"/>
          <w:color w:val="000000" w:themeColor="text1"/>
          <w:kern w:val="2"/>
          <w14:ligatures w14:val="standardContextual"/>
        </w:rPr>
        <w:t>found that administrators viewed contests more positively than music educators.</w:t>
      </w:r>
      <w:r w:rsidR="00364381" w:rsidRPr="001854C2">
        <w:rPr>
          <w:rFonts w:ascii="Times New Roman" w:eastAsia="Aptos" w:hAnsi="Times New Roman" w:cs="Times New Roman"/>
          <w:color w:val="000000" w:themeColor="text1"/>
          <w:kern w:val="2"/>
          <w:vertAlign w:val="superscript"/>
          <w14:ligatures w14:val="standardContextual"/>
        </w:rPr>
        <w:footnoteReference w:id="190"/>
      </w:r>
      <w:r w:rsidR="00364381" w:rsidRPr="001854C2">
        <w:rPr>
          <w:rFonts w:ascii="Times New Roman" w:eastAsia="Aptos" w:hAnsi="Times New Roman" w:cs="Times New Roman"/>
          <w:color w:val="000000" w:themeColor="text1"/>
          <w:kern w:val="2"/>
          <w14:ligatures w14:val="standardContextual"/>
        </w:rPr>
        <w:t xml:space="preserve">  He also reported that the band directors and administrators differed in their opinions on the benefits of competing. Both groups reported significant public relations benefits associated with the contests; directors felt the events had fewer musical benefits than the administrators. Directors highlighted significant nonmusical benefits such as motivating students and recruiting new band members.</w:t>
      </w:r>
      <w:r w:rsidR="00364381" w:rsidRPr="001854C2">
        <w:rPr>
          <w:rFonts w:ascii="Times New Roman" w:eastAsia="Aptos" w:hAnsi="Times New Roman" w:cs="Times New Roman"/>
          <w:color w:val="000000" w:themeColor="text1"/>
          <w:kern w:val="2"/>
          <w:vertAlign w:val="superscript"/>
          <w14:ligatures w14:val="standardContextual"/>
        </w:rPr>
        <w:footnoteReference w:id="191"/>
      </w:r>
      <w:r w:rsidR="00364381" w:rsidRPr="001854C2">
        <w:rPr>
          <w:rFonts w:ascii="Times New Roman" w:eastAsia="Aptos" w:hAnsi="Times New Roman" w:cs="Times New Roman"/>
          <w:color w:val="000000" w:themeColor="text1"/>
          <w:kern w:val="2"/>
          <w14:ligatures w14:val="standardContextual"/>
        </w:rPr>
        <w:t xml:space="preserve"> </w:t>
      </w:r>
    </w:p>
    <w:p w14:paraId="24B167FF" w14:textId="11C4CE22" w:rsidR="00364381" w:rsidRPr="005677B3" w:rsidRDefault="001854C2" w:rsidP="00366E3A">
      <w:pPr>
        <w:autoSpaceDE w:val="0"/>
        <w:autoSpaceDN w:val="0"/>
        <w:adjustRightInd w:val="0"/>
        <w:spacing w:line="480" w:lineRule="auto"/>
        <w:ind w:firstLine="720"/>
        <w:rPr>
          <w:rFonts w:ascii="Times New Roman" w:eastAsia="Aptos" w:hAnsi="Times New Roman" w:cs="Times New Roman"/>
          <w:color w:val="000000" w:themeColor="text1"/>
          <w:kern w:val="2"/>
          <w14:ligatures w14:val="standardContextual"/>
        </w:rPr>
      </w:pPr>
      <w:r w:rsidRPr="005677B3">
        <w:rPr>
          <w:rFonts w:ascii="Times New Roman" w:eastAsia="Aptos" w:hAnsi="Times New Roman" w:cs="Times New Roman"/>
          <w:color w:val="000000" w:themeColor="text1"/>
          <w:kern w:val="2"/>
          <w14:ligatures w14:val="standardContextual"/>
        </w:rPr>
        <w:lastRenderedPageBreak/>
        <w:t xml:space="preserve">Several </w:t>
      </w:r>
      <w:r w:rsidR="005677B3" w:rsidRPr="005677B3">
        <w:rPr>
          <w:rFonts w:ascii="Times New Roman" w:eastAsia="Aptos" w:hAnsi="Times New Roman" w:cs="Times New Roman"/>
          <w:color w:val="000000" w:themeColor="text1"/>
          <w:kern w:val="2"/>
          <w14:ligatures w14:val="standardContextual"/>
        </w:rPr>
        <w:t xml:space="preserve">additional </w:t>
      </w:r>
      <w:r w:rsidRPr="005677B3">
        <w:rPr>
          <w:rFonts w:ascii="Times New Roman" w:eastAsia="Aptos" w:hAnsi="Times New Roman" w:cs="Times New Roman"/>
          <w:color w:val="000000" w:themeColor="text1"/>
          <w:kern w:val="2"/>
          <w14:ligatures w14:val="standardContextual"/>
        </w:rPr>
        <w:t>studies have examined the impact of band participation—particularly competitive aspects—on students’ educational experiences. Findings indicate that students value the competitive nature of band and often cite it as a motivating factor for participation.</w:t>
      </w:r>
      <w:r w:rsidR="005677B3" w:rsidRPr="005677B3">
        <w:rPr>
          <w:rStyle w:val="FootnoteReference"/>
          <w:rFonts w:eastAsia="Aptos" w:cs="Times New Roman"/>
          <w:color w:val="000000" w:themeColor="text1"/>
          <w:kern w:val="2"/>
          <w14:ligatures w14:val="standardContextual"/>
        </w:rPr>
        <w:footnoteReference w:id="192"/>
      </w:r>
      <w:r w:rsidRPr="005677B3">
        <w:rPr>
          <w:rFonts w:ascii="Times New Roman" w:eastAsia="Aptos" w:hAnsi="Times New Roman" w:cs="Times New Roman"/>
          <w:color w:val="000000" w:themeColor="text1"/>
          <w:kern w:val="2"/>
          <w14:ligatures w14:val="standardContextual"/>
        </w:rPr>
        <w:t xml:space="preserve"> However, they generally regard competition results as only one of many indicators of a successful program.</w:t>
      </w:r>
      <w:r w:rsidR="005677B3" w:rsidRPr="005677B3">
        <w:rPr>
          <w:rStyle w:val="FootnoteReference"/>
          <w:rFonts w:eastAsia="Aptos" w:cs="Times New Roman"/>
          <w:color w:val="000000" w:themeColor="text1"/>
          <w:kern w:val="2"/>
          <w14:ligatures w14:val="standardContextual"/>
        </w:rPr>
        <w:footnoteReference w:id="193"/>
      </w:r>
      <w:r w:rsidRPr="005677B3">
        <w:rPr>
          <w:rFonts w:ascii="Times New Roman" w:eastAsia="Aptos" w:hAnsi="Times New Roman" w:cs="Times New Roman"/>
          <w:color w:val="000000" w:themeColor="text1"/>
          <w:kern w:val="2"/>
          <w14:ligatures w14:val="standardContextual"/>
        </w:rPr>
        <w:t xml:space="preserve"> Similar patterns emerged in research conducted with students in Wyoming, where participants reported that competitions enhanced their enjoyment of marching band, though they did not consider the outcomes of those contests to be particularly important.</w:t>
      </w:r>
      <w:r w:rsidR="005677B3" w:rsidRPr="005677B3">
        <w:rPr>
          <w:rStyle w:val="FootnoteReference"/>
          <w:rFonts w:eastAsia="Aptos" w:cs="Times New Roman"/>
          <w:color w:val="000000" w:themeColor="text1"/>
          <w:kern w:val="2"/>
          <w14:ligatures w14:val="standardContextual"/>
        </w:rPr>
        <w:footnoteReference w:id="194"/>
      </w:r>
      <w:r w:rsidRPr="005677B3">
        <w:rPr>
          <w:rFonts w:ascii="Times New Roman" w:eastAsia="Aptos" w:hAnsi="Times New Roman" w:cs="Times New Roman"/>
          <w:color w:val="000000" w:themeColor="text1"/>
          <w:kern w:val="2"/>
          <w14:ligatures w14:val="standardContextual"/>
        </w:rPr>
        <w:t xml:space="preserve"> Additional research involving administrators, parents, students, and directors further supports these findings, revealing a broadly positive perception of competitive activities and marching contests across all surveyed groups.</w:t>
      </w:r>
      <w:r w:rsidR="005677B3" w:rsidRPr="005677B3">
        <w:rPr>
          <w:rStyle w:val="FootnoteReference"/>
          <w:rFonts w:eastAsia="Aptos" w:cs="Times New Roman"/>
          <w:color w:val="000000" w:themeColor="text1"/>
          <w:kern w:val="2"/>
          <w14:ligatures w14:val="standardContextual"/>
        </w:rPr>
        <w:footnoteReference w:id="195"/>
      </w:r>
    </w:p>
    <w:p w14:paraId="44EF715C" w14:textId="77777777" w:rsidR="00364381" w:rsidRPr="002C19D6" w:rsidRDefault="00364381" w:rsidP="00366E3A">
      <w:pPr>
        <w:autoSpaceDE w:val="0"/>
        <w:autoSpaceDN w:val="0"/>
        <w:adjustRightInd w:val="0"/>
        <w:spacing w:line="480" w:lineRule="auto"/>
        <w:rPr>
          <w:rFonts w:ascii="Times New Roman" w:eastAsia="Aptos" w:hAnsi="Times New Roman" w:cs="Times New Roman"/>
          <w:b/>
          <w:bCs/>
          <w:kern w:val="2"/>
          <w14:ligatures w14:val="standardContextual"/>
        </w:rPr>
      </w:pPr>
      <w:r w:rsidRPr="002C19D6">
        <w:rPr>
          <w:rFonts w:ascii="Times New Roman" w:eastAsia="Aptos" w:hAnsi="Times New Roman" w:cs="Times New Roman"/>
          <w:b/>
          <w:bCs/>
          <w:kern w:val="2"/>
          <w14:ligatures w14:val="standardContextual"/>
        </w:rPr>
        <w:t>Symbolic Capital and Community Status</w:t>
      </w:r>
    </w:p>
    <w:p w14:paraId="30DCBA74" w14:textId="1718A781" w:rsidR="00364381"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The literature makes note of the concept of symbolic capital as it relates to the present study. </w:t>
      </w:r>
      <w:r w:rsidR="00211CFE">
        <w:rPr>
          <w:rFonts w:ascii="Times New Roman" w:eastAsia="Aptos" w:hAnsi="Times New Roman" w:cs="Times New Roman"/>
          <w:kern w:val="2"/>
          <w14:ligatures w14:val="standardContextual"/>
        </w:rPr>
        <w:t xml:space="preserve">French </w:t>
      </w:r>
      <w:r w:rsidRPr="002C19D6">
        <w:rPr>
          <w:rFonts w:ascii="Times New Roman" w:eastAsia="Aptos" w:hAnsi="Times New Roman" w:cs="Times New Roman"/>
          <w:kern w:val="2"/>
          <w14:ligatures w14:val="standardContextual"/>
        </w:rPr>
        <w:t>Sociologist Pierre Bourdieu describes symbolic capital as the prestige, honor, and recognition an individual or group acquires in a society.</w:t>
      </w:r>
      <w:r w:rsidRPr="002C19D6">
        <w:rPr>
          <w:rFonts w:ascii="Times New Roman" w:eastAsia="Aptos" w:hAnsi="Times New Roman" w:cs="Times New Roman"/>
          <w:kern w:val="2"/>
          <w:vertAlign w:val="superscript"/>
          <w14:ligatures w14:val="standardContextual"/>
        </w:rPr>
        <w:footnoteReference w:id="196"/>
      </w:r>
      <w:r w:rsidRPr="002C19D6">
        <w:rPr>
          <w:rFonts w:ascii="Times New Roman" w:eastAsia="Aptos" w:hAnsi="Times New Roman" w:cs="Times New Roman"/>
          <w:kern w:val="2"/>
          <w14:ligatures w14:val="standardContextual"/>
        </w:rPr>
        <w:t xml:space="preserve">  In high school marching bands, symbolic capital may come from winning competitions. This capital is not financial but is based on peer recognition from parents, directors, and community members. </w:t>
      </w:r>
      <w:r w:rsidRPr="002C19D6">
        <w:rPr>
          <w:rFonts w:ascii="Times New Roman" w:eastAsia="Aptos" w:hAnsi="Times New Roman" w:cs="Times New Roman"/>
          <w:kern w:val="2"/>
          <w:vertAlign w:val="superscript"/>
          <w14:ligatures w14:val="standardContextual"/>
        </w:rPr>
        <w:footnoteReference w:id="197"/>
      </w:r>
      <w:r w:rsidRPr="002C19D6">
        <w:rPr>
          <w:rFonts w:ascii="Times New Roman" w:eastAsia="Aptos" w:hAnsi="Times New Roman" w:cs="Times New Roman"/>
          <w:kern w:val="2"/>
          <w14:ligatures w14:val="standardContextual"/>
        </w:rPr>
        <w:t xml:space="preserve"> Many programs work </w:t>
      </w:r>
      <w:r w:rsidRPr="002C19D6">
        <w:rPr>
          <w:rFonts w:ascii="Times New Roman" w:eastAsia="Aptos" w:hAnsi="Times New Roman" w:cs="Times New Roman"/>
          <w:kern w:val="2"/>
          <w14:ligatures w14:val="standardContextual"/>
        </w:rPr>
        <w:lastRenderedPageBreak/>
        <w:t>to win competitions, earn superior ratings, and experience the recognition and power of being a top program.</w:t>
      </w:r>
      <w:r w:rsidRPr="002C19D6">
        <w:rPr>
          <w:rFonts w:ascii="Times New Roman" w:eastAsia="Aptos" w:hAnsi="Times New Roman" w:cs="Times New Roman"/>
          <w:kern w:val="2"/>
          <w:vertAlign w:val="superscript"/>
          <w14:ligatures w14:val="standardContextual"/>
        </w:rPr>
        <w:footnoteReference w:id="198"/>
      </w:r>
      <w:r w:rsidRPr="002C19D6">
        <w:rPr>
          <w:rFonts w:ascii="Times New Roman" w:eastAsia="Aptos" w:hAnsi="Times New Roman" w:cs="Times New Roman"/>
          <w:kern w:val="2"/>
          <w14:ligatures w14:val="standardContextual"/>
        </w:rPr>
        <w:t xml:space="preserve"> This symbolic capital also provides a measurement standard for stakeholders. It can give a preconceived idea of a program’s potential performance and the program and director’s reputation, thus influencing the audience and judges.</w:t>
      </w:r>
      <w:r w:rsidRPr="002C19D6">
        <w:rPr>
          <w:rFonts w:ascii="Times New Roman" w:eastAsia="Aptos" w:hAnsi="Times New Roman" w:cs="Times New Roman"/>
          <w:kern w:val="2"/>
          <w:vertAlign w:val="superscript"/>
          <w14:ligatures w14:val="standardContextual"/>
        </w:rPr>
        <w:footnoteReference w:id="199"/>
      </w:r>
      <w:r w:rsidRPr="002C19D6">
        <w:rPr>
          <w:rFonts w:ascii="Times New Roman" w:eastAsia="Aptos" w:hAnsi="Times New Roman" w:cs="Times New Roman"/>
          <w:kern w:val="2"/>
          <w14:ligatures w14:val="standardContextual"/>
        </w:rPr>
        <w:t xml:space="preserve"> However, the preconceived opinions, or symbolic capital, can also be detrimental to a band program, as stakeholders may compare their band program’s lack of success with other programs.</w:t>
      </w:r>
      <w:r w:rsidRPr="002C19D6">
        <w:rPr>
          <w:rFonts w:ascii="Times New Roman" w:eastAsia="Aptos" w:hAnsi="Times New Roman" w:cs="Times New Roman"/>
          <w:kern w:val="2"/>
          <w:vertAlign w:val="superscript"/>
          <w14:ligatures w14:val="standardContextual"/>
        </w:rPr>
        <w:footnoteReference w:id="200"/>
      </w:r>
      <w:r w:rsidRPr="002C19D6">
        <w:rPr>
          <w:rFonts w:ascii="Times New Roman" w:eastAsia="Aptos" w:hAnsi="Times New Roman" w:cs="Times New Roman"/>
          <w:kern w:val="2"/>
          <w14:ligatures w14:val="standardContextual"/>
        </w:rPr>
        <w:t xml:space="preserve"> </w:t>
      </w:r>
      <w:r w:rsidR="005677B3">
        <w:rPr>
          <w:rFonts w:ascii="Times New Roman" w:eastAsia="Aptos" w:hAnsi="Times New Roman" w:cs="Times New Roman"/>
          <w:kern w:val="2"/>
          <w14:ligatures w14:val="standardContextual"/>
        </w:rPr>
        <w:t>B</w:t>
      </w:r>
      <w:r w:rsidRPr="002C19D6">
        <w:rPr>
          <w:rFonts w:ascii="Times New Roman" w:eastAsia="Aptos" w:hAnsi="Times New Roman" w:cs="Times New Roman"/>
          <w:kern w:val="2"/>
          <w14:ligatures w14:val="standardContextual"/>
        </w:rPr>
        <w:t>ands can overcome financial capital hardships, but the one form of capital that may be difficult to overcome for programs is symbolic capital.</w:t>
      </w:r>
      <w:r w:rsidRPr="002C19D6">
        <w:rPr>
          <w:rFonts w:ascii="Times New Roman" w:eastAsia="Aptos" w:hAnsi="Times New Roman" w:cs="Times New Roman"/>
          <w:kern w:val="2"/>
          <w:vertAlign w:val="superscript"/>
          <w14:ligatures w14:val="standardContextual"/>
        </w:rPr>
        <w:footnoteReference w:id="201"/>
      </w:r>
      <w:r w:rsidRPr="002C19D6">
        <w:rPr>
          <w:rFonts w:ascii="Times New Roman" w:eastAsia="Aptos" w:hAnsi="Times New Roman" w:cs="Times New Roman"/>
          <w:kern w:val="2"/>
          <w14:ligatures w14:val="standardContextual"/>
        </w:rPr>
        <w:t xml:space="preserve"> </w:t>
      </w:r>
    </w:p>
    <w:p w14:paraId="1EE9BA6D" w14:textId="104F20CE" w:rsidR="00364381"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Marching bands are one of the most visible demonstrations of music education in </w:t>
      </w:r>
      <w:r w:rsidRPr="005677B3">
        <w:rPr>
          <w:rFonts w:ascii="Times New Roman" w:eastAsia="Aptos" w:hAnsi="Times New Roman" w:cs="Times New Roman"/>
          <w:color w:val="000000" w:themeColor="text1"/>
          <w:kern w:val="2"/>
          <w14:ligatures w14:val="standardContextual"/>
        </w:rPr>
        <w:t>American society</w:t>
      </w:r>
      <w:r w:rsidR="00A40956" w:rsidRPr="005677B3">
        <w:rPr>
          <w:rFonts w:ascii="Times New Roman" w:eastAsia="Aptos" w:hAnsi="Times New Roman" w:cs="Times New Roman"/>
          <w:color w:val="000000" w:themeColor="text1"/>
          <w:kern w:val="2"/>
          <w14:ligatures w14:val="standardContextual"/>
        </w:rPr>
        <w:t>.</w:t>
      </w:r>
      <w:r w:rsidRPr="005677B3">
        <w:rPr>
          <w:rFonts w:ascii="Times New Roman" w:eastAsia="Aptos" w:hAnsi="Times New Roman" w:cs="Times New Roman"/>
          <w:color w:val="000000" w:themeColor="text1"/>
          <w:kern w:val="2"/>
          <w:vertAlign w:val="superscript"/>
          <w14:ligatures w14:val="standardContextual"/>
        </w:rPr>
        <w:footnoteReference w:id="202"/>
      </w:r>
      <w:r w:rsidRPr="005677B3">
        <w:rPr>
          <w:rFonts w:ascii="Times New Roman" w:eastAsia="Aptos" w:hAnsi="Times New Roman" w:cs="Times New Roman"/>
          <w:color w:val="000000" w:themeColor="text1"/>
          <w:kern w:val="2"/>
          <w14:ligatures w14:val="standardContextual"/>
        </w:rPr>
        <w:t xml:space="preserve"> </w:t>
      </w:r>
      <w:r w:rsidR="00F71D9B" w:rsidRPr="005677B3">
        <w:rPr>
          <w:rFonts w:ascii="Times New Roman" w:eastAsia="Aptos" w:hAnsi="Times New Roman" w:cs="Times New Roman"/>
          <w:color w:val="000000" w:themeColor="text1"/>
          <w:kern w:val="2"/>
          <w14:ligatures w14:val="standardContextual"/>
        </w:rPr>
        <w:t>Marching band performances</w:t>
      </w:r>
      <w:r w:rsidR="00A40956" w:rsidRPr="005677B3">
        <w:rPr>
          <w:rFonts w:ascii="Times New Roman" w:eastAsia="Aptos" w:hAnsi="Times New Roman" w:cs="Times New Roman"/>
          <w:color w:val="000000" w:themeColor="text1"/>
          <w:kern w:val="2"/>
          <w14:ligatures w14:val="standardContextual"/>
        </w:rPr>
        <w:t xml:space="preserve"> are</w:t>
      </w:r>
      <w:r w:rsidR="00F71D9B" w:rsidRPr="005677B3">
        <w:rPr>
          <w:rFonts w:ascii="Times New Roman" w:eastAsia="Aptos" w:hAnsi="Times New Roman" w:cs="Times New Roman"/>
          <w:color w:val="000000" w:themeColor="text1"/>
          <w:kern w:val="2"/>
          <w14:ligatures w14:val="standardContextual"/>
        </w:rPr>
        <w:t xml:space="preserve"> v</w:t>
      </w:r>
      <w:r w:rsidRPr="005677B3">
        <w:rPr>
          <w:rFonts w:ascii="Times New Roman" w:eastAsia="Aptos" w:hAnsi="Times New Roman" w:cs="Times New Roman"/>
          <w:color w:val="000000" w:themeColor="text1"/>
          <w:kern w:val="2"/>
          <w14:ligatures w14:val="standardContextual"/>
        </w:rPr>
        <w:t xml:space="preserve">iewed by more </w:t>
      </w:r>
      <w:r w:rsidRPr="002C19D6">
        <w:rPr>
          <w:rFonts w:ascii="Times New Roman" w:eastAsia="Aptos" w:hAnsi="Times New Roman" w:cs="Times New Roman"/>
          <w:kern w:val="2"/>
          <w14:ligatures w14:val="standardContextual"/>
        </w:rPr>
        <w:t xml:space="preserve">spectators, taxpayers, and donors than a school’s band concert. </w:t>
      </w:r>
      <w:r w:rsidRPr="002C19D6">
        <w:rPr>
          <w:rFonts w:ascii="Times New Roman" w:eastAsia="Aptos" w:hAnsi="Times New Roman" w:cs="Times New Roman"/>
          <w:kern w:val="2"/>
          <w:vertAlign w:val="superscript"/>
          <w14:ligatures w14:val="standardContextual"/>
        </w:rPr>
        <w:footnoteReference w:id="203"/>
      </w:r>
      <w:r w:rsidRPr="002C19D6">
        <w:rPr>
          <w:rFonts w:ascii="Times New Roman" w:eastAsia="Aptos" w:hAnsi="Times New Roman" w:cs="Times New Roman"/>
          <w:kern w:val="2"/>
          <w14:ligatures w14:val="standardContextual"/>
        </w:rPr>
        <w:t xml:space="preserve"> Marching bands often receive community support from the exposure </w:t>
      </w:r>
      <w:r w:rsidR="00F71D9B">
        <w:rPr>
          <w:rFonts w:ascii="Times New Roman" w:eastAsia="Aptos" w:hAnsi="Times New Roman" w:cs="Times New Roman"/>
          <w:kern w:val="2"/>
          <w14:ligatures w14:val="standardContextual"/>
        </w:rPr>
        <w:t>they gain through</w:t>
      </w:r>
      <w:r w:rsidRPr="002C19D6">
        <w:rPr>
          <w:rFonts w:ascii="Times New Roman" w:eastAsia="Aptos" w:hAnsi="Times New Roman" w:cs="Times New Roman"/>
          <w:kern w:val="2"/>
          <w14:ligatures w14:val="standardContextual"/>
        </w:rPr>
        <w:t xml:space="preserve"> participating in competitions. High-visibility events </w:t>
      </w:r>
      <w:r w:rsidR="00A579E9">
        <w:rPr>
          <w:rFonts w:ascii="Times New Roman" w:eastAsia="Aptos" w:hAnsi="Times New Roman" w:cs="Times New Roman"/>
          <w:kern w:val="2"/>
          <w14:ligatures w14:val="standardContextual"/>
        </w:rPr>
        <w:t>offer high entertainment value and have a positive impact on community members' perceptions</w:t>
      </w:r>
      <w:r w:rsidRPr="002C19D6">
        <w:rPr>
          <w:rFonts w:ascii="Times New Roman" w:eastAsia="Aptos" w:hAnsi="Times New Roman" w:cs="Times New Roman"/>
          <w:kern w:val="2"/>
          <w14:ligatures w14:val="standardContextual"/>
        </w:rPr>
        <w:t xml:space="preserve"> of music education within society.</w:t>
      </w:r>
      <w:r w:rsidRPr="002C19D6">
        <w:rPr>
          <w:rFonts w:ascii="Times New Roman" w:eastAsia="Aptos" w:hAnsi="Times New Roman" w:cs="Times New Roman"/>
          <w:kern w:val="2"/>
          <w:vertAlign w:val="superscript"/>
          <w14:ligatures w14:val="standardContextual"/>
        </w:rPr>
        <w:footnoteReference w:id="204"/>
      </w:r>
      <w:r w:rsidRPr="002C19D6">
        <w:rPr>
          <w:rFonts w:ascii="Times New Roman" w:eastAsia="Aptos" w:hAnsi="Times New Roman" w:cs="Times New Roman"/>
          <w:kern w:val="2"/>
          <w14:ligatures w14:val="standardContextual"/>
        </w:rPr>
        <w:t xml:space="preserve">  Additionally, marching bands increase the visibility of the school </w:t>
      </w:r>
      <w:r w:rsidRPr="002C19D6">
        <w:rPr>
          <w:rFonts w:ascii="Times New Roman" w:eastAsia="Aptos" w:hAnsi="Times New Roman" w:cs="Times New Roman"/>
          <w:kern w:val="2"/>
          <w14:ligatures w14:val="standardContextual"/>
        </w:rPr>
        <w:lastRenderedPageBreak/>
        <w:t>brand by providing more marketing opportunities.</w:t>
      </w:r>
      <w:r w:rsidRPr="002C19D6">
        <w:rPr>
          <w:rFonts w:ascii="Times New Roman" w:eastAsia="Aptos" w:hAnsi="Times New Roman" w:cs="Times New Roman"/>
          <w:kern w:val="2"/>
          <w:vertAlign w:val="superscript"/>
          <w14:ligatures w14:val="standardContextual"/>
        </w:rPr>
        <w:footnoteReference w:id="205"/>
      </w:r>
      <w:r w:rsidRPr="002C19D6">
        <w:rPr>
          <w:rFonts w:ascii="Times New Roman" w:eastAsia="Aptos" w:hAnsi="Times New Roman" w:cs="Times New Roman"/>
          <w:kern w:val="2"/>
          <w14:ligatures w14:val="standardContextual"/>
        </w:rPr>
        <w:t xml:space="preserve"> and help develop the reputation of the school.  Marching bands often provide laypeople and administrators the only contact with the music program. </w:t>
      </w:r>
      <w:r w:rsidRPr="002C19D6">
        <w:rPr>
          <w:rFonts w:ascii="Times New Roman" w:eastAsia="Aptos" w:hAnsi="Times New Roman" w:cs="Times New Roman"/>
          <w:kern w:val="2"/>
          <w:vertAlign w:val="superscript"/>
          <w14:ligatures w14:val="standardContextual"/>
        </w:rPr>
        <w:footnoteReference w:id="206"/>
      </w:r>
      <w:r w:rsidRPr="002C19D6">
        <w:rPr>
          <w:rFonts w:ascii="Times New Roman" w:eastAsia="Aptos" w:hAnsi="Times New Roman" w:cs="Times New Roman"/>
          <w:kern w:val="2"/>
          <w14:ligatures w14:val="standardContextual"/>
        </w:rPr>
        <w:t xml:space="preserve"> Therefore, marching bands are often the primary, if not only, factor in assessing the quality and value of the entire music department of a school.</w:t>
      </w:r>
      <w:r w:rsidRPr="002C19D6">
        <w:rPr>
          <w:rFonts w:ascii="Times New Roman" w:eastAsia="Aptos" w:hAnsi="Times New Roman" w:cs="Times New Roman"/>
          <w:kern w:val="2"/>
          <w:vertAlign w:val="superscript"/>
          <w14:ligatures w14:val="standardContextual"/>
        </w:rPr>
        <w:footnoteReference w:id="207"/>
      </w:r>
    </w:p>
    <w:p w14:paraId="07A1A99D" w14:textId="61A24A3B" w:rsidR="00364381"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Although research shows the symbolic capital benefit of marching band competitions, studies also illustrate the divide between musical education and performances that competitions may cause. Rogers stated that “traveling and winning marching contests make the local newspaper; understanding minor chords or improving intonation does not.” </w:t>
      </w:r>
      <w:r w:rsidRPr="002C19D6">
        <w:rPr>
          <w:rFonts w:ascii="Times New Roman" w:eastAsia="Aptos" w:hAnsi="Times New Roman" w:cs="Times New Roman"/>
          <w:kern w:val="2"/>
          <w:vertAlign w:val="superscript"/>
          <w14:ligatures w14:val="standardContextual"/>
        </w:rPr>
        <w:footnoteReference w:id="208"/>
      </w:r>
      <w:r w:rsidRPr="002C19D6">
        <w:rPr>
          <w:rFonts w:ascii="Times New Roman" w:eastAsia="Aptos" w:hAnsi="Times New Roman" w:cs="Times New Roman"/>
          <w:kern w:val="2"/>
          <w14:ligatures w14:val="standardContextual"/>
        </w:rPr>
        <w:t xml:space="preserve"> The public visibility of contests can encourage competitive outcomes over music education.</w:t>
      </w:r>
      <w:r w:rsidRPr="002C19D6">
        <w:rPr>
          <w:rFonts w:ascii="Times New Roman" w:eastAsia="Aptos" w:hAnsi="Times New Roman" w:cs="Times New Roman"/>
          <w:kern w:val="2"/>
          <w:vertAlign w:val="superscript"/>
          <w14:ligatures w14:val="standardContextual"/>
        </w:rPr>
        <w:footnoteReference w:id="209"/>
      </w:r>
      <w:r w:rsidRPr="00F60684">
        <w:rPr>
          <w:rFonts w:ascii="Times New Roman" w:eastAsia="Aptos" w:hAnsi="Times New Roman" w:cs="Times New Roman"/>
          <w:color w:val="00B050"/>
          <w:kern w:val="2"/>
          <w14:ligatures w14:val="standardContextual"/>
        </w:rPr>
        <w:t xml:space="preserve"> </w:t>
      </w:r>
      <w:r w:rsidR="005677B3">
        <w:rPr>
          <w:rFonts w:ascii="Times New Roman" w:eastAsia="Aptos" w:hAnsi="Times New Roman" w:cs="Times New Roman"/>
          <w:kern w:val="2"/>
          <w14:ligatures w14:val="standardContextual"/>
        </w:rPr>
        <w:t>Music contests are now highly regarded by the public, while music education and its role in the academic curriculum have been marginalized.</w:t>
      </w:r>
      <w:r w:rsidRPr="002C19D6">
        <w:rPr>
          <w:rFonts w:ascii="Times New Roman" w:eastAsia="Aptos" w:hAnsi="Times New Roman" w:cs="Times New Roman"/>
          <w:kern w:val="2"/>
          <w:vertAlign w:val="superscript"/>
          <w14:ligatures w14:val="standardContextual"/>
        </w:rPr>
        <w:footnoteReference w:id="210"/>
      </w:r>
    </w:p>
    <w:p w14:paraId="6FAA1044" w14:textId="77777777" w:rsidR="00D45A72" w:rsidRPr="002C19D6" w:rsidRDefault="00364381" w:rsidP="00366E3A">
      <w:pPr>
        <w:autoSpaceDE w:val="0"/>
        <w:autoSpaceDN w:val="0"/>
        <w:adjustRightInd w:val="0"/>
        <w:spacing w:line="480" w:lineRule="auto"/>
        <w:rPr>
          <w:rFonts w:ascii="Times New Roman" w:eastAsia="Aptos" w:hAnsi="Times New Roman" w:cs="Times New Roman"/>
          <w:b/>
          <w:bCs/>
          <w:kern w:val="2"/>
          <w14:ligatures w14:val="standardContextual"/>
        </w:rPr>
      </w:pPr>
      <w:r w:rsidRPr="002C19D6">
        <w:rPr>
          <w:rFonts w:ascii="Times New Roman" w:eastAsia="Aptos" w:hAnsi="Times New Roman" w:cs="Times New Roman"/>
          <w:b/>
          <w:bCs/>
          <w:kern w:val="2"/>
          <w14:ligatures w14:val="standardContextual"/>
        </w:rPr>
        <w:t>Competitions, Curriculum, and Musical Development</w:t>
      </w:r>
    </w:p>
    <w:p w14:paraId="46BD9495" w14:textId="48EE6D01" w:rsidR="00364381" w:rsidRPr="002C19D6" w:rsidRDefault="00F60684" w:rsidP="00366E3A">
      <w:pPr>
        <w:autoSpaceDE w:val="0"/>
        <w:autoSpaceDN w:val="0"/>
        <w:adjustRightInd w:val="0"/>
        <w:spacing w:line="480" w:lineRule="auto"/>
        <w:ind w:firstLine="720"/>
        <w:rPr>
          <w:rFonts w:ascii="Times New Roman" w:eastAsia="Aptos" w:hAnsi="Times New Roman" w:cs="Times New Roman"/>
          <w:b/>
          <w:bCs/>
          <w:kern w:val="2"/>
          <w14:ligatures w14:val="standardContextual"/>
        </w:rPr>
      </w:pPr>
      <w:r>
        <w:rPr>
          <w:rFonts w:ascii="Times New Roman" w:eastAsia="Aptos" w:hAnsi="Times New Roman" w:cs="Times New Roman"/>
          <w:kern w:val="2"/>
          <w14:ligatures w14:val="standardContextual"/>
        </w:rPr>
        <w:t xml:space="preserve">Joseph Daniel Carver is </w:t>
      </w:r>
      <w:r w:rsidRPr="00F60684">
        <w:rPr>
          <w:rFonts w:ascii="Times New Roman" w:eastAsia="Aptos" w:hAnsi="Times New Roman" w:cs="Times New Roman"/>
          <w:kern w:val="2"/>
          <w14:ligatures w14:val="standardContextual"/>
        </w:rPr>
        <w:t xml:space="preserve">currently the Associate Director of Bands and Director of the Western Thunder Marching Band at the University of Wyoming. </w:t>
      </w:r>
      <w:r w:rsidR="00364381" w:rsidRPr="002C19D6">
        <w:rPr>
          <w:rFonts w:ascii="Times New Roman" w:eastAsia="Aptos" w:hAnsi="Times New Roman" w:cs="Times New Roman"/>
          <w:kern w:val="2"/>
          <w14:ligatures w14:val="standardContextual"/>
        </w:rPr>
        <w:t xml:space="preserve">In Carver’s study, he highlighted the areas of concern within the music curriculum of a high school marching band program. </w:t>
      </w:r>
      <w:r w:rsidR="00364381" w:rsidRPr="002C19D6">
        <w:rPr>
          <w:rFonts w:ascii="Times New Roman" w:eastAsia="Aptos" w:hAnsi="Times New Roman" w:cs="Times New Roman"/>
          <w:kern w:val="2"/>
          <w:vertAlign w:val="superscript"/>
          <w14:ligatures w14:val="standardContextual"/>
        </w:rPr>
        <w:footnoteReference w:id="211"/>
      </w:r>
      <w:r w:rsidR="00364381" w:rsidRPr="002C19D6">
        <w:rPr>
          <w:rFonts w:ascii="Times New Roman" w:eastAsia="Aptos" w:hAnsi="Times New Roman" w:cs="Times New Roman"/>
          <w:kern w:val="2"/>
          <w14:ligatures w14:val="standardContextual"/>
        </w:rPr>
        <w:t xml:space="preserve"> He noted a lack of sequencing of goals, a lack of resources, and the need for clarity </w:t>
      </w:r>
      <w:r w:rsidR="00364381" w:rsidRPr="002C19D6">
        <w:rPr>
          <w:rFonts w:ascii="Times New Roman" w:eastAsia="Aptos" w:hAnsi="Times New Roman" w:cs="Times New Roman"/>
          <w:kern w:val="2"/>
          <w14:ligatures w14:val="standardContextual"/>
        </w:rPr>
        <w:lastRenderedPageBreak/>
        <w:t xml:space="preserve">surrounding the selection of music as some key concerns for the curriculum. </w:t>
      </w:r>
      <w:r w:rsidR="00364381" w:rsidRPr="002C19D6">
        <w:rPr>
          <w:rFonts w:ascii="Times New Roman" w:eastAsia="Aptos" w:hAnsi="Times New Roman" w:cs="Times New Roman"/>
          <w:kern w:val="2"/>
          <w:vertAlign w:val="superscript"/>
          <w14:ligatures w14:val="standardContextual"/>
        </w:rPr>
        <w:footnoteReference w:id="212"/>
      </w:r>
      <w:r w:rsidR="00364381" w:rsidRPr="002C19D6">
        <w:rPr>
          <w:rFonts w:ascii="Times New Roman" w:eastAsia="Aptos" w:hAnsi="Times New Roman" w:cs="Times New Roman"/>
          <w:kern w:val="2"/>
          <w14:ligatures w14:val="standardContextual"/>
        </w:rPr>
        <w:t xml:space="preserve"> The music curriculum and its repertoire are supposed to be meaningful and include selections that allow the student to gain music skills. </w:t>
      </w:r>
      <w:r w:rsidR="00364381" w:rsidRPr="002C19D6">
        <w:rPr>
          <w:rFonts w:ascii="Times New Roman" w:eastAsia="Aptos" w:hAnsi="Times New Roman" w:cs="Times New Roman"/>
          <w:kern w:val="2"/>
          <w:vertAlign w:val="superscript"/>
          <w14:ligatures w14:val="standardContextual"/>
        </w:rPr>
        <w:footnoteReference w:id="213"/>
      </w:r>
      <w:r w:rsidR="00364381" w:rsidRPr="002C19D6">
        <w:rPr>
          <w:rFonts w:ascii="Times New Roman" w:eastAsia="Aptos" w:hAnsi="Times New Roman" w:cs="Times New Roman"/>
          <w:kern w:val="2"/>
          <w14:ligatures w14:val="standardContextual"/>
        </w:rPr>
        <w:t xml:space="preserve"> There is a concern for students that they are not being presented with various musical choices from major composers through marching band. </w:t>
      </w:r>
      <w:r w:rsidR="00364381" w:rsidRPr="002C19D6">
        <w:rPr>
          <w:rFonts w:ascii="Times New Roman" w:eastAsia="Aptos" w:hAnsi="Times New Roman" w:cs="Times New Roman"/>
          <w:kern w:val="2"/>
          <w:vertAlign w:val="superscript"/>
          <w14:ligatures w14:val="standardContextual"/>
        </w:rPr>
        <w:footnoteReference w:id="214"/>
      </w:r>
    </w:p>
    <w:p w14:paraId="71F9E24E" w14:textId="0B744A71" w:rsidR="00364381"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Another curriculum concern in the literature is the concept that competition can influence curriculum choice.</w:t>
      </w:r>
      <w:r w:rsidRPr="002C19D6">
        <w:rPr>
          <w:rFonts w:ascii="Times New Roman" w:eastAsia="Aptos" w:hAnsi="Times New Roman" w:cs="Times New Roman"/>
          <w:kern w:val="2"/>
          <w:vertAlign w:val="superscript"/>
          <w14:ligatures w14:val="standardContextual"/>
        </w:rPr>
        <w:footnoteReference w:id="215"/>
      </w:r>
      <w:r w:rsidRPr="002C19D6">
        <w:rPr>
          <w:rFonts w:ascii="Times New Roman" w:eastAsia="Aptos" w:hAnsi="Times New Roman" w:cs="Times New Roman"/>
          <w:kern w:val="2"/>
          <w14:ligatures w14:val="standardContextual"/>
        </w:rPr>
        <w:t xml:space="preserve"> Directors may focus on the evaluation areas that lead to higher scores at the expense of teaching other musical elements. </w:t>
      </w:r>
      <w:r w:rsidR="005677B3" w:rsidRPr="005677B3">
        <w:rPr>
          <w:rFonts w:ascii="Times New Roman" w:eastAsia="Aptos" w:hAnsi="Times New Roman" w:cs="Times New Roman"/>
          <w:color w:val="000000" w:themeColor="text1"/>
          <w:kern w:val="2"/>
          <w14:ligatures w14:val="standardContextual"/>
        </w:rPr>
        <w:t xml:space="preserve">Research indicates </w:t>
      </w:r>
      <w:r w:rsidRPr="005677B3">
        <w:rPr>
          <w:rFonts w:ascii="Times New Roman" w:eastAsia="Aptos" w:hAnsi="Times New Roman" w:cs="Times New Roman"/>
          <w:color w:val="000000" w:themeColor="text1"/>
          <w:kern w:val="2"/>
          <w14:ligatures w14:val="standardContextual"/>
        </w:rPr>
        <w:t xml:space="preserve">that groups may become exceptionally strong in one area and neglect the need to be well-rounded. </w:t>
      </w:r>
      <w:r w:rsidRPr="002C19D6">
        <w:rPr>
          <w:rFonts w:ascii="Times New Roman" w:eastAsia="Aptos" w:hAnsi="Times New Roman" w:cs="Times New Roman"/>
          <w:kern w:val="2"/>
          <w:vertAlign w:val="superscript"/>
          <w14:ligatures w14:val="standardContextual"/>
        </w:rPr>
        <w:footnoteReference w:id="216"/>
      </w:r>
    </w:p>
    <w:p w14:paraId="1A6BC3CC" w14:textId="0916B18A" w:rsidR="00364381" w:rsidRPr="002C19D6" w:rsidRDefault="00CB4FB0"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A study of Texas high school bands indicates that competition has a great influence on band programs</w:t>
      </w:r>
      <w:r w:rsidR="00364381" w:rsidRPr="002C19D6">
        <w:rPr>
          <w:rFonts w:ascii="Times New Roman" w:eastAsia="Aptos" w:hAnsi="Times New Roman" w:cs="Times New Roman"/>
          <w:kern w:val="2"/>
          <w14:ligatures w14:val="standardContextual"/>
        </w:rPr>
        <w:t>.</w:t>
      </w:r>
      <w:r w:rsidR="00364381" w:rsidRPr="002C19D6">
        <w:rPr>
          <w:rFonts w:ascii="Times New Roman" w:eastAsia="Aptos" w:hAnsi="Times New Roman" w:cs="Times New Roman"/>
          <w:kern w:val="2"/>
          <w:vertAlign w:val="superscript"/>
          <w14:ligatures w14:val="standardContextual"/>
        </w:rPr>
        <w:footnoteReference w:id="217"/>
      </w:r>
      <w:r w:rsidR="00364381" w:rsidRPr="002C19D6">
        <w:rPr>
          <w:rFonts w:ascii="Times New Roman" w:eastAsia="Aptos" w:hAnsi="Times New Roman" w:cs="Times New Roman"/>
          <w:kern w:val="2"/>
          <w14:ligatures w14:val="standardContextual"/>
        </w:rPr>
        <w:t xml:space="preserve"> </w:t>
      </w:r>
      <w:r>
        <w:rPr>
          <w:rFonts w:ascii="Times New Roman" w:eastAsia="Aptos" w:hAnsi="Times New Roman" w:cs="Times New Roman"/>
          <w:kern w:val="2"/>
          <w14:ligatures w14:val="standardContextual"/>
        </w:rPr>
        <w:t>The</w:t>
      </w:r>
      <w:r w:rsidR="00364381" w:rsidRPr="002C19D6">
        <w:rPr>
          <w:rFonts w:ascii="Times New Roman" w:eastAsia="Aptos" w:hAnsi="Times New Roman" w:cs="Times New Roman"/>
          <w:kern w:val="2"/>
          <w14:ligatures w14:val="standardContextual"/>
        </w:rPr>
        <w:t xml:space="preserve"> desire to win the trophy has come at a price for quality music education programs in Texas.</w:t>
      </w:r>
      <w:r w:rsidR="00364381" w:rsidRPr="002C19D6">
        <w:rPr>
          <w:rFonts w:ascii="Times New Roman" w:eastAsia="Aptos" w:hAnsi="Times New Roman" w:cs="Times New Roman"/>
          <w:kern w:val="2"/>
          <w:vertAlign w:val="superscript"/>
          <w14:ligatures w14:val="standardContextual"/>
        </w:rPr>
        <w:footnoteReference w:id="218"/>
      </w:r>
      <w:r w:rsidR="00364381" w:rsidRPr="002C19D6">
        <w:rPr>
          <w:rFonts w:ascii="Times New Roman" w:eastAsia="Aptos" w:hAnsi="Times New Roman" w:cs="Times New Roman"/>
          <w:kern w:val="2"/>
          <w14:ligatures w14:val="standardContextual"/>
        </w:rPr>
        <w:t xml:space="preserve"> </w:t>
      </w:r>
      <w:r>
        <w:rPr>
          <w:rFonts w:ascii="Times New Roman" w:eastAsia="Aptos" w:hAnsi="Times New Roman" w:cs="Times New Roman"/>
          <w:kern w:val="2"/>
          <w14:ligatures w14:val="standardContextual"/>
        </w:rPr>
        <w:t>The study showed that directors</w:t>
      </w:r>
      <w:r w:rsidR="00364381" w:rsidRPr="002C19D6">
        <w:rPr>
          <w:rFonts w:ascii="Times New Roman" w:eastAsia="Aptos" w:hAnsi="Times New Roman" w:cs="Times New Roman"/>
          <w:kern w:val="2"/>
          <w14:ligatures w14:val="standardContextual"/>
        </w:rPr>
        <w:t xml:space="preserve"> are replacing quality music instruction with teaching the execution of “competitive shows that exploit student endurance, time commitments, and school budgets.”</w:t>
      </w:r>
      <w:r w:rsidR="00364381" w:rsidRPr="002C19D6">
        <w:rPr>
          <w:rFonts w:ascii="Times New Roman" w:eastAsia="Aptos" w:hAnsi="Times New Roman" w:cs="Times New Roman"/>
          <w:kern w:val="2"/>
          <w:vertAlign w:val="superscript"/>
          <w14:ligatures w14:val="standardContextual"/>
        </w:rPr>
        <w:footnoteReference w:id="219"/>
      </w:r>
      <w:r w:rsidR="00364381" w:rsidRPr="002C19D6">
        <w:rPr>
          <w:rFonts w:ascii="Times New Roman" w:eastAsia="Aptos" w:hAnsi="Times New Roman" w:cs="Times New Roman"/>
          <w:kern w:val="2"/>
          <w14:ligatures w14:val="standardContextual"/>
        </w:rPr>
        <w:t xml:space="preserve"> </w:t>
      </w:r>
      <w:r>
        <w:rPr>
          <w:rFonts w:ascii="Times New Roman" w:eastAsia="Aptos" w:hAnsi="Times New Roman" w:cs="Times New Roman"/>
          <w:kern w:val="2"/>
          <w14:ligatures w14:val="standardContextual"/>
        </w:rPr>
        <w:t xml:space="preserve">This </w:t>
      </w:r>
      <w:r w:rsidR="00364381" w:rsidRPr="002C19D6">
        <w:rPr>
          <w:rFonts w:ascii="Times New Roman" w:eastAsia="Aptos" w:hAnsi="Times New Roman" w:cs="Times New Roman"/>
          <w:kern w:val="2"/>
          <w14:ligatures w14:val="standardContextual"/>
        </w:rPr>
        <w:t xml:space="preserve">concern is not new in music education. As long as </w:t>
      </w:r>
      <w:r w:rsidR="00364381" w:rsidRPr="002C19D6">
        <w:rPr>
          <w:rFonts w:ascii="Times New Roman" w:eastAsia="Aptos" w:hAnsi="Times New Roman" w:cs="Times New Roman"/>
          <w:kern w:val="2"/>
          <w14:ligatures w14:val="standardContextual"/>
        </w:rPr>
        <w:lastRenderedPageBreak/>
        <w:t xml:space="preserve">there have been competitions, there have been those who viewed competition as hurting music’s ability as a core academic subject. </w:t>
      </w:r>
      <w:r w:rsidR="00364381" w:rsidRPr="002C19D6">
        <w:rPr>
          <w:rFonts w:ascii="Times New Roman" w:eastAsia="Aptos" w:hAnsi="Times New Roman" w:cs="Times New Roman"/>
          <w:kern w:val="2"/>
          <w:vertAlign w:val="superscript"/>
          <w14:ligatures w14:val="standardContextual"/>
        </w:rPr>
        <w:footnoteReference w:id="220"/>
      </w:r>
    </w:p>
    <w:p w14:paraId="33432D85" w14:textId="77777777" w:rsidR="00364381"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Three studies show an important connection to the current study because they discuss student musical achievement. Temple compared the musical achievement scores and sightreading ability of band students in competitive versus non-competitive bands.</w:t>
      </w:r>
      <w:r w:rsidRPr="002C19D6">
        <w:rPr>
          <w:rFonts w:ascii="Times New Roman" w:eastAsia="Aptos" w:hAnsi="Times New Roman" w:cs="Times New Roman"/>
          <w:kern w:val="2"/>
          <w:vertAlign w:val="superscript"/>
          <w14:ligatures w14:val="standardContextual"/>
        </w:rPr>
        <w:footnoteReference w:id="221"/>
      </w:r>
      <w:r w:rsidRPr="002C19D6">
        <w:rPr>
          <w:rFonts w:ascii="Times New Roman" w:eastAsia="Aptos" w:hAnsi="Times New Roman" w:cs="Times New Roman"/>
          <w:kern w:val="2"/>
          <w14:ligatures w14:val="standardContextual"/>
        </w:rPr>
        <w:t xml:space="preserve"> Results indicated no significant differences between the competitive and non-competitive bands when comparing sight-reading scores of the students.</w:t>
      </w:r>
      <w:r w:rsidRPr="002C19D6">
        <w:rPr>
          <w:rFonts w:ascii="Times New Roman" w:eastAsia="Aptos" w:hAnsi="Times New Roman" w:cs="Times New Roman"/>
          <w:kern w:val="2"/>
          <w:vertAlign w:val="superscript"/>
          <w14:ligatures w14:val="standardContextual"/>
        </w:rPr>
        <w:footnoteReference w:id="222"/>
      </w:r>
      <w:r w:rsidRPr="002C19D6">
        <w:rPr>
          <w:rFonts w:ascii="Times New Roman" w:eastAsia="Aptos" w:hAnsi="Times New Roman" w:cs="Times New Roman"/>
          <w:kern w:val="2"/>
          <w14:ligatures w14:val="standardContextual"/>
        </w:rPr>
        <w:t xml:space="preserve"> Temple concluded that competition involvement did not enhance musical achievement.</w:t>
      </w:r>
      <w:r w:rsidRPr="002C19D6">
        <w:rPr>
          <w:rFonts w:ascii="Times New Roman" w:eastAsia="Aptos" w:hAnsi="Times New Roman" w:cs="Times New Roman"/>
          <w:kern w:val="2"/>
          <w:vertAlign w:val="superscript"/>
          <w14:ligatures w14:val="standardContextual"/>
        </w:rPr>
        <w:footnoteReference w:id="223"/>
      </w:r>
      <w:r w:rsidRPr="002C19D6">
        <w:rPr>
          <w:rFonts w:ascii="Times New Roman" w:eastAsia="Aptos" w:hAnsi="Times New Roman" w:cs="Times New Roman"/>
          <w:kern w:val="2"/>
          <w14:ligatures w14:val="standardContextual"/>
        </w:rPr>
        <w:t xml:space="preserve"> His study noted no significant change in sightreading scores based on the school size. </w:t>
      </w:r>
      <w:r w:rsidRPr="002C19D6">
        <w:rPr>
          <w:rFonts w:ascii="Times New Roman" w:eastAsia="Aptos" w:hAnsi="Times New Roman" w:cs="Times New Roman"/>
          <w:kern w:val="2"/>
          <w:vertAlign w:val="superscript"/>
          <w14:ligatures w14:val="standardContextual"/>
        </w:rPr>
        <w:footnoteReference w:id="224"/>
      </w:r>
    </w:p>
    <w:p w14:paraId="33361AF0" w14:textId="15D69283" w:rsidR="00364381" w:rsidRPr="002C19D6" w:rsidRDefault="00C40ABD"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 xml:space="preserve">Similarly, </w:t>
      </w:r>
      <w:r w:rsidRPr="005677B3">
        <w:rPr>
          <w:rFonts w:ascii="Times New Roman" w:eastAsia="Aptos" w:hAnsi="Times New Roman" w:cs="Times New Roman"/>
          <w:color w:val="000000" w:themeColor="text1"/>
          <w:kern w:val="2"/>
          <w14:ligatures w14:val="standardContextual"/>
        </w:rPr>
        <w:t>John Thomas West</w:t>
      </w:r>
      <w:r w:rsidR="00870D71" w:rsidRPr="005677B3">
        <w:rPr>
          <w:rFonts w:ascii="Times New Roman" w:eastAsia="Aptos" w:hAnsi="Times New Roman" w:cs="Times New Roman"/>
          <w:color w:val="000000" w:themeColor="text1"/>
          <w:kern w:val="2"/>
          <w14:ligatures w14:val="standardContextual"/>
        </w:rPr>
        <w:t>,</w:t>
      </w:r>
      <w:r w:rsidRPr="005677B3">
        <w:rPr>
          <w:rFonts w:ascii="Times New Roman" w:eastAsia="Aptos" w:hAnsi="Times New Roman" w:cs="Times New Roman"/>
          <w:color w:val="000000" w:themeColor="text1"/>
          <w:kern w:val="2"/>
          <w14:ligatures w14:val="standardContextual"/>
        </w:rPr>
        <w:t xml:space="preserve"> who is currently the chairperson of the music department</w:t>
      </w:r>
      <w:r w:rsidR="00DB5849" w:rsidRPr="005677B3">
        <w:rPr>
          <w:rFonts w:ascii="Times New Roman" w:eastAsia="Aptos" w:hAnsi="Times New Roman" w:cs="Times New Roman"/>
          <w:color w:val="000000" w:themeColor="text1"/>
          <w:kern w:val="2"/>
          <w14:ligatures w14:val="standardContextual"/>
        </w:rPr>
        <w:t xml:space="preserve"> </w:t>
      </w:r>
      <w:r w:rsidRPr="005677B3">
        <w:rPr>
          <w:rFonts w:ascii="Times New Roman" w:eastAsia="Aptos" w:hAnsi="Times New Roman" w:cs="Times New Roman"/>
          <w:color w:val="000000" w:themeColor="text1"/>
          <w:kern w:val="2"/>
          <w14:ligatures w14:val="standardContextual"/>
        </w:rPr>
        <w:t>for the Pennsylvania Leadership Charter School's Center for Performing and Fine Arts</w:t>
      </w:r>
      <w:r w:rsidR="00DB5849" w:rsidRPr="005677B3">
        <w:rPr>
          <w:rFonts w:ascii="Times New Roman" w:eastAsia="Aptos" w:hAnsi="Times New Roman" w:cs="Times New Roman"/>
          <w:color w:val="000000" w:themeColor="text1"/>
          <w:kern w:val="2"/>
          <w14:ligatures w14:val="standardContextual"/>
        </w:rPr>
        <w:t xml:space="preserve">, </w:t>
      </w:r>
      <w:r w:rsidRPr="005677B3">
        <w:rPr>
          <w:rFonts w:ascii="Times New Roman" w:eastAsia="Aptos" w:hAnsi="Times New Roman" w:cs="Times New Roman"/>
          <w:color w:val="000000" w:themeColor="text1"/>
          <w:kern w:val="2"/>
          <w14:ligatures w14:val="standardContextual"/>
        </w:rPr>
        <w:t xml:space="preserve">studied </w:t>
      </w:r>
      <w:r>
        <w:rPr>
          <w:rFonts w:ascii="Times New Roman" w:eastAsia="Aptos" w:hAnsi="Times New Roman" w:cs="Times New Roman"/>
          <w:kern w:val="2"/>
          <w14:ligatures w14:val="standardContextual"/>
        </w:rPr>
        <w:t xml:space="preserve">the effect of instrumental music teacher, a jazz band instructor, an electronic music instructor, an educational technology coach, and a blended learning coordinator for the Pennsylvania Leadership Charter School's Center for Performing and Fine Arts. John Thomas West studied </w:t>
      </w:r>
      <w:r w:rsidR="00364381" w:rsidRPr="002C19D6">
        <w:rPr>
          <w:rFonts w:ascii="Times New Roman" w:eastAsia="Aptos" w:hAnsi="Times New Roman" w:cs="Times New Roman"/>
          <w:kern w:val="2"/>
          <w14:ligatures w14:val="standardContextual"/>
        </w:rPr>
        <w:t>the effect of performance success on the musical achievement of band students.</w:t>
      </w:r>
      <w:r w:rsidR="00364381" w:rsidRPr="002C19D6">
        <w:rPr>
          <w:rFonts w:ascii="Times New Roman" w:eastAsia="Aptos" w:hAnsi="Times New Roman" w:cs="Times New Roman"/>
          <w:kern w:val="2"/>
          <w:vertAlign w:val="superscript"/>
          <w14:ligatures w14:val="standardContextual"/>
        </w:rPr>
        <w:footnoteReference w:id="225"/>
      </w:r>
      <w:r w:rsidR="00364381" w:rsidRPr="002C19D6">
        <w:rPr>
          <w:rFonts w:ascii="Times New Roman" w:eastAsia="Aptos" w:hAnsi="Times New Roman" w:cs="Times New Roman"/>
          <w:kern w:val="2"/>
          <w14:ligatures w14:val="standardContextual"/>
        </w:rPr>
        <w:t xml:space="preserve"> He administered the Long-Hoffer Musicianship Test to measure individual student achievement and compared those scores to ratings given at concert band competitions.</w:t>
      </w:r>
      <w:r w:rsidR="00364381" w:rsidRPr="002C19D6">
        <w:rPr>
          <w:rFonts w:ascii="Times New Roman" w:eastAsia="Aptos" w:hAnsi="Times New Roman" w:cs="Times New Roman"/>
          <w:kern w:val="2"/>
          <w:vertAlign w:val="superscript"/>
          <w14:ligatures w14:val="standardContextual"/>
        </w:rPr>
        <w:footnoteReference w:id="226"/>
      </w:r>
      <w:r w:rsidR="00364381" w:rsidRPr="002C19D6">
        <w:rPr>
          <w:rFonts w:ascii="Times New Roman" w:eastAsia="Aptos" w:hAnsi="Times New Roman" w:cs="Times New Roman"/>
          <w:kern w:val="2"/>
          <w14:ligatures w14:val="standardContextual"/>
        </w:rPr>
        <w:t xml:space="preserve"> West found that students in bands </w:t>
      </w:r>
      <w:r w:rsidR="00364381" w:rsidRPr="002C19D6">
        <w:rPr>
          <w:rFonts w:ascii="Times New Roman" w:eastAsia="Aptos" w:hAnsi="Times New Roman" w:cs="Times New Roman"/>
          <w:kern w:val="2"/>
          <w14:ligatures w14:val="standardContextual"/>
        </w:rPr>
        <w:lastRenderedPageBreak/>
        <w:t>with higher concert competition ratings scored higher than those with lower ratings. He concluded that performance success has a substantial effect on musical achievement.</w:t>
      </w:r>
      <w:r w:rsidR="00364381" w:rsidRPr="002C19D6">
        <w:rPr>
          <w:rFonts w:ascii="Times New Roman" w:eastAsia="Aptos" w:hAnsi="Times New Roman" w:cs="Times New Roman"/>
          <w:kern w:val="2"/>
          <w:vertAlign w:val="superscript"/>
          <w14:ligatures w14:val="standardContextual"/>
        </w:rPr>
        <w:footnoteReference w:id="227"/>
      </w:r>
    </w:p>
    <w:p w14:paraId="7C51B256" w14:textId="77777777" w:rsidR="00E66D38"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Oklahoma music educator J.A. Jarrell investigated the musical achievement scores of band students related to teacher methods and student activities.</w:t>
      </w:r>
      <w:r w:rsidRPr="002C19D6">
        <w:rPr>
          <w:rFonts w:ascii="Times New Roman" w:eastAsia="Aptos" w:hAnsi="Times New Roman" w:cs="Times New Roman"/>
          <w:kern w:val="2"/>
          <w:vertAlign w:val="superscript"/>
          <w14:ligatures w14:val="standardContextual"/>
        </w:rPr>
        <w:footnoteReference w:id="228"/>
      </w:r>
      <w:r w:rsidRPr="002C19D6">
        <w:rPr>
          <w:rFonts w:ascii="Times New Roman" w:eastAsia="Aptos" w:hAnsi="Times New Roman" w:cs="Times New Roman"/>
          <w:kern w:val="2"/>
          <w14:ligatures w14:val="standardContextual"/>
        </w:rPr>
        <w:t xml:space="preserve"> Results indicated that students from bands receiving higher district concert contest ratings scored higher on the test than students from bands receiving lower concert contest ratings. Jarrell’s study also found a significant negative relationship between musical achievement and the number of weeks devoted to concert contest preparation, the number of weeks devoted to marching band activities, and the number of marching band performances.</w:t>
      </w:r>
      <w:r w:rsidRPr="002C19D6">
        <w:rPr>
          <w:rFonts w:ascii="Times New Roman" w:eastAsia="Aptos" w:hAnsi="Times New Roman" w:cs="Times New Roman"/>
          <w:kern w:val="2"/>
          <w:vertAlign w:val="superscript"/>
          <w14:ligatures w14:val="standardContextual"/>
        </w:rPr>
        <w:footnoteReference w:id="229"/>
      </w:r>
      <w:r w:rsidRPr="002C19D6">
        <w:rPr>
          <w:rFonts w:ascii="Times New Roman" w:eastAsia="Aptos" w:hAnsi="Times New Roman" w:cs="Times New Roman"/>
          <w:kern w:val="2"/>
          <w14:ligatures w14:val="standardContextual"/>
        </w:rPr>
        <w:t xml:space="preserve"> This indicates that time spent on competition preparation does not increase students' musical achievement.</w:t>
      </w:r>
    </w:p>
    <w:p w14:paraId="45D2C85B" w14:textId="5F488636" w:rsidR="00364381" w:rsidRPr="002C19D6" w:rsidRDefault="00364381" w:rsidP="00387537">
      <w:pPr>
        <w:pStyle w:val="Heading1"/>
        <w:rPr>
          <w:rFonts w:eastAsia="Aptos"/>
          <w:kern w:val="2"/>
          <w14:ligatures w14:val="standardContextual"/>
        </w:rPr>
      </w:pPr>
      <w:bookmarkStart w:id="90" w:name="_Toc201777820"/>
      <w:bookmarkStart w:id="91" w:name="_Toc201780012"/>
      <w:r w:rsidRPr="002C19D6">
        <w:t>Summary</w:t>
      </w:r>
      <w:bookmarkEnd w:id="90"/>
      <w:bookmarkEnd w:id="91"/>
    </w:p>
    <w:p w14:paraId="425D208D" w14:textId="5CCBC90D" w:rsidR="00364381" w:rsidRPr="002C19D6" w:rsidRDefault="00364381" w:rsidP="00366E3A">
      <w:pPr>
        <w:autoSpaceDE w:val="0"/>
        <w:autoSpaceDN w:val="0"/>
        <w:adjustRightInd w:val="0"/>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Marching bands and competitions have been a part of music education since the late 1880s.</w:t>
      </w:r>
      <w:r w:rsidRPr="002C19D6">
        <w:rPr>
          <w:rFonts w:ascii="Times New Roman" w:eastAsia="Aptos" w:hAnsi="Times New Roman" w:cs="Times New Roman"/>
          <w:kern w:val="2"/>
          <w:vertAlign w:val="superscript"/>
          <w14:ligatures w14:val="standardContextual"/>
        </w:rPr>
        <w:footnoteReference w:id="230"/>
      </w:r>
      <w:r w:rsidRPr="002C19D6">
        <w:rPr>
          <w:rFonts w:ascii="Times New Roman" w:eastAsia="Aptos" w:hAnsi="Times New Roman" w:cs="Times New Roman"/>
          <w:kern w:val="2"/>
          <w14:ligatures w14:val="standardContextual"/>
        </w:rPr>
        <w:t xml:space="preserve"> A considerable amount of literature investigates the positive and negative aspects of competition. Additionally, much research is available regarding the opinions of stakeholders on competitions. Although more limited than other research, studies show the connection between competition and student musical achievement. As far as the researcher can find, no studies compare stakeholders’ perceived success at competitions as measured against student musical achievement. This study addresses these gaps in the literature. By researching the phenomenon </w:t>
      </w:r>
      <w:r w:rsidRPr="002C19D6">
        <w:rPr>
          <w:rFonts w:ascii="Times New Roman" w:eastAsia="Aptos" w:hAnsi="Times New Roman" w:cs="Times New Roman"/>
          <w:kern w:val="2"/>
          <w14:ligatures w14:val="standardContextual"/>
        </w:rPr>
        <w:lastRenderedPageBreak/>
        <w:t xml:space="preserve">of competition, this study surveys the lived experiences of high school band students, band directors, parents, and administrators, and their perception of success at marching band competitions. The study also compares that perception to student musical performance achievement. </w:t>
      </w:r>
    </w:p>
    <w:p w14:paraId="2B25B80E" w14:textId="7C271FA9" w:rsidR="005C28DA" w:rsidRPr="002C19D6" w:rsidRDefault="005C28DA" w:rsidP="005C28DA">
      <w:pPr>
        <w:rPr>
          <w:rFonts w:ascii="Times New Roman" w:hAnsi="Times New Roman" w:cs="Times New Roman"/>
        </w:rPr>
      </w:pPr>
      <w:bookmarkStart w:id="92" w:name="_Toc36302392"/>
    </w:p>
    <w:p w14:paraId="668D1ABF" w14:textId="77777777" w:rsidR="002C19D6" w:rsidRPr="002C19D6" w:rsidRDefault="002C19D6" w:rsidP="00387537">
      <w:pPr>
        <w:pStyle w:val="Heading1"/>
        <w:sectPr w:rsidR="002C19D6" w:rsidRPr="002C19D6" w:rsidSect="00C23CB7">
          <w:footnotePr>
            <w:numRestart w:val="eachSect"/>
          </w:footnotePr>
          <w:pgSz w:w="12240" w:h="15840"/>
          <w:pgMar w:top="1440" w:right="1440" w:bottom="1440" w:left="1440" w:header="720" w:footer="720" w:gutter="0"/>
          <w:cols w:space="720"/>
          <w:titlePg/>
          <w:docGrid w:linePitch="360"/>
        </w:sectPr>
      </w:pPr>
    </w:p>
    <w:p w14:paraId="19AF5525" w14:textId="5C3CDD07" w:rsidR="009E48F0" w:rsidRPr="002C19D6" w:rsidRDefault="009E48F0" w:rsidP="00387537">
      <w:pPr>
        <w:pStyle w:val="Heading1"/>
      </w:pPr>
      <w:bookmarkStart w:id="93" w:name="_Toc201777821"/>
      <w:bookmarkStart w:id="94" w:name="_Toc201780013"/>
      <w:r w:rsidRPr="002C19D6">
        <w:lastRenderedPageBreak/>
        <w:t>Chapter Three: Methods</w:t>
      </w:r>
      <w:bookmarkEnd w:id="93"/>
      <w:bookmarkEnd w:id="94"/>
    </w:p>
    <w:p w14:paraId="76622C6D" w14:textId="77777777" w:rsidR="009E48F0" w:rsidRPr="002C19D6" w:rsidRDefault="009E48F0" w:rsidP="00387537">
      <w:pPr>
        <w:pStyle w:val="Heading1"/>
      </w:pPr>
      <w:bookmarkStart w:id="95" w:name="_Toc201777822"/>
      <w:bookmarkStart w:id="96" w:name="_Toc201780014"/>
      <w:r w:rsidRPr="002C19D6">
        <w:t>Introduction</w:t>
      </w:r>
      <w:bookmarkEnd w:id="92"/>
      <w:bookmarkEnd w:id="95"/>
      <w:bookmarkEnd w:id="96"/>
    </w:p>
    <w:p w14:paraId="231C9414" w14:textId="1D4E42E1" w:rsidR="00B43DEB" w:rsidRPr="002C19D6" w:rsidRDefault="009E48F0" w:rsidP="00B43DEB">
      <w:pPr>
        <w:widowControl w:val="0"/>
        <w:autoSpaceDE w:val="0"/>
        <w:autoSpaceDN w:val="0"/>
        <w:adjustRightInd w:val="0"/>
        <w:spacing w:line="480" w:lineRule="auto"/>
        <w:ind w:firstLine="720"/>
        <w:rPr>
          <w:rFonts w:ascii="Times New Roman" w:eastAsia="Calibri" w:hAnsi="Times New Roman" w:cs="Times New Roman"/>
        </w:rPr>
      </w:pPr>
      <w:r w:rsidRPr="002C19D6">
        <w:rPr>
          <w:rFonts w:ascii="Times New Roman" w:eastAsia="Calibri" w:hAnsi="Times New Roman" w:cs="Times New Roman"/>
        </w:rPr>
        <w:t>This qualitative hermeneutic phenomenological research study aim</w:t>
      </w:r>
      <w:r w:rsidR="00DB5849">
        <w:rPr>
          <w:rFonts w:ascii="Times New Roman" w:eastAsia="Calibri" w:hAnsi="Times New Roman" w:cs="Times New Roman"/>
        </w:rPr>
        <w:t>ed</w:t>
      </w:r>
      <w:r w:rsidRPr="002C19D6">
        <w:rPr>
          <w:rFonts w:ascii="Times New Roman" w:eastAsia="Calibri" w:hAnsi="Times New Roman" w:cs="Times New Roman"/>
        </w:rPr>
        <w:t xml:space="preserve"> to identify unexplored perspectives and determine the relationship between actual student performance abilities and stakeholders’ perceived success at marching band competitions in schools of varying sizes. This chapter provide</w:t>
      </w:r>
      <w:r w:rsidR="00B43DEB" w:rsidRPr="002C19D6">
        <w:rPr>
          <w:rFonts w:ascii="Times New Roman" w:eastAsia="Calibri" w:hAnsi="Times New Roman" w:cs="Times New Roman"/>
        </w:rPr>
        <w:t xml:space="preserve">s </w:t>
      </w:r>
      <w:r w:rsidRPr="002C19D6">
        <w:rPr>
          <w:rFonts w:ascii="Times New Roman" w:eastAsia="Calibri" w:hAnsi="Times New Roman" w:cs="Times New Roman"/>
        </w:rPr>
        <w:t>an overview of the study’s design, research questions, and hypotheses that will guide this study. Additionally, this chapter</w:t>
      </w:r>
      <w:r w:rsidR="00B43DEB" w:rsidRPr="002C19D6">
        <w:rPr>
          <w:rFonts w:ascii="Times New Roman" w:eastAsia="Calibri" w:hAnsi="Times New Roman" w:cs="Times New Roman"/>
        </w:rPr>
        <w:t xml:space="preserve"> discusses</w:t>
      </w:r>
      <w:r w:rsidRPr="002C19D6">
        <w:rPr>
          <w:rFonts w:ascii="Times New Roman" w:eastAsia="Calibri" w:hAnsi="Times New Roman" w:cs="Times New Roman"/>
        </w:rPr>
        <w:t xml:space="preserve"> the participant selection, the instrumentation, and the study’s procedures. This chapter conclude</w:t>
      </w:r>
      <w:r w:rsidR="00B43DEB" w:rsidRPr="002C19D6">
        <w:rPr>
          <w:rFonts w:ascii="Times New Roman" w:eastAsia="Calibri" w:hAnsi="Times New Roman" w:cs="Times New Roman"/>
        </w:rPr>
        <w:t>s</w:t>
      </w:r>
      <w:r w:rsidRPr="002C19D6">
        <w:rPr>
          <w:rFonts w:ascii="Times New Roman" w:eastAsia="Calibri" w:hAnsi="Times New Roman" w:cs="Times New Roman"/>
        </w:rPr>
        <w:t xml:space="preserve"> with a discussion of the study’s data analysis plan and the ethical procedures</w:t>
      </w:r>
      <w:r w:rsidR="00B43DEB" w:rsidRPr="002C19D6">
        <w:rPr>
          <w:rFonts w:ascii="Times New Roman" w:eastAsia="Calibri" w:hAnsi="Times New Roman" w:cs="Times New Roman"/>
        </w:rPr>
        <w:t>.</w:t>
      </w:r>
    </w:p>
    <w:p w14:paraId="11B42F34" w14:textId="6D77AC5E" w:rsidR="009E48F0" w:rsidRPr="002C19D6" w:rsidRDefault="009E48F0" w:rsidP="00387537">
      <w:pPr>
        <w:pStyle w:val="Heading1"/>
      </w:pPr>
      <w:bookmarkStart w:id="97" w:name="_Toc201777823"/>
      <w:bookmarkStart w:id="98" w:name="_Toc201780015"/>
      <w:r w:rsidRPr="002C19D6">
        <w:t>Research Design</w:t>
      </w:r>
      <w:bookmarkEnd w:id="97"/>
      <w:bookmarkEnd w:id="98"/>
    </w:p>
    <w:p w14:paraId="4883A4EC" w14:textId="77777777" w:rsidR="009E48F0" w:rsidRPr="002C19D6" w:rsidRDefault="009E48F0" w:rsidP="009E48F0">
      <w:pPr>
        <w:spacing w:line="480" w:lineRule="auto"/>
        <w:ind w:firstLine="720"/>
        <w:rPr>
          <w:rFonts w:ascii="Times New Roman" w:hAnsi="Times New Roman" w:cs="Times New Roman"/>
          <w:b/>
        </w:rPr>
      </w:pPr>
      <w:r w:rsidRPr="002C19D6">
        <w:rPr>
          <w:rFonts w:ascii="Times New Roman" w:hAnsi="Times New Roman" w:cs="Times New Roman"/>
        </w:rPr>
        <w:t>Phenomenological research provides insights into events and circumstances that contribute to and are affected by a person’s experiences and is conducted to understand the meaning of the participants’ lived experiences.</w:t>
      </w:r>
      <w:r w:rsidRPr="002C19D6">
        <w:rPr>
          <w:rFonts w:ascii="Times New Roman" w:hAnsi="Times New Roman" w:cs="Times New Roman"/>
          <w:vertAlign w:val="superscript"/>
        </w:rPr>
        <w:footnoteReference w:id="231"/>
      </w:r>
      <w:r w:rsidRPr="002C19D6">
        <w:rPr>
          <w:rFonts w:ascii="Times New Roman" w:hAnsi="Times New Roman" w:cs="Times New Roman"/>
        </w:rPr>
        <w:t xml:space="preserve"> The researcher conducted the current study to examine stakeholders' perceived success of a band program based on marching band competition outcomes related to student musical performance achievement. The researcher engaged in a qualitative phenomenological approach utilizing interpretive phenomenological analysis (IPA). The objective of IPA was the exploration and examination of stakeholders’ lived experiences and the way their perception of the success of a band program based on marching band competition correlates to the performance abilities of the band. The researcher explored how the participants made sense of their experience with band competitions and how they formed opinions and </w:t>
      </w:r>
      <w:r w:rsidRPr="002C19D6">
        <w:rPr>
          <w:rFonts w:ascii="Times New Roman" w:hAnsi="Times New Roman" w:cs="Times New Roman"/>
        </w:rPr>
        <w:lastRenderedPageBreak/>
        <w:t xml:space="preserve">expectations of the band's success. The initial questionnaire format allowed all participants to give short responses about their relationship with band competitions. The follow-up phone interview format was semi-structured, guided by the organization of the questions, and allowed the participants to elaborate on their experiences. In alignment with interpretive phenomenological analysis, the interview responses focused on the participants' perceptions of their background experiences with band competitions and their opinions of how success relates to student achievement. </w:t>
      </w:r>
      <w:r w:rsidRPr="002C19D6">
        <w:rPr>
          <w:rFonts w:ascii="Times New Roman" w:hAnsi="Times New Roman" w:cs="Times New Roman"/>
          <w:bCs/>
        </w:rPr>
        <w:t>The analysis started with several reviews of the interview responses to gain a comprehensive understanding of the participants' feedback. The researcher identified recurring and prominent topics and organized them into themes. This process involved refining and re-examining the data for additional insights. Finally, the researcher produced a detailed account that described the relationship between the participants' responses and the interpretive analysis of those responses.</w:t>
      </w:r>
    </w:p>
    <w:p w14:paraId="7D5AD310" w14:textId="77777777" w:rsidR="009E48F0" w:rsidRPr="002C19D6" w:rsidRDefault="009E48F0" w:rsidP="00387537">
      <w:pPr>
        <w:pStyle w:val="Heading1"/>
      </w:pPr>
      <w:bookmarkStart w:id="99" w:name="_Toc201777824"/>
      <w:bookmarkStart w:id="100" w:name="_Toc201780016"/>
      <w:r w:rsidRPr="002C19D6">
        <w:t>Questions and Hypothesis</w:t>
      </w:r>
      <w:bookmarkEnd w:id="99"/>
      <w:bookmarkEnd w:id="100"/>
    </w:p>
    <w:p w14:paraId="20600B25" w14:textId="77777777" w:rsidR="009E48F0" w:rsidRPr="002C19D6" w:rsidRDefault="009E48F0" w:rsidP="009E48F0">
      <w:pPr>
        <w:autoSpaceDE w:val="0"/>
        <w:autoSpaceDN w:val="0"/>
        <w:adjustRightInd w:val="0"/>
        <w:spacing w:after="160"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As this study adopts a qualitative research approach, it does not involve the formulation of hypotheses. Nevertheless, the study aims to illustrate the importance of understanding the perception of performance success at band competitions as related to actual student musical performance abilities. This study will support band directors and their ability to communicate student achievement with other stakeholders. The research shows that success in band competitions often does not reflect actual student performance abilities.</w:t>
      </w:r>
      <w:r w:rsidRPr="002C19D6">
        <w:rPr>
          <w:rFonts w:ascii="Times New Roman" w:eastAsia="Aptos" w:hAnsi="Times New Roman" w:cs="Times New Roman"/>
          <w:kern w:val="2"/>
          <w:vertAlign w:val="superscript"/>
          <w14:ligatures w14:val="standardContextual"/>
        </w:rPr>
        <w:footnoteReference w:id="232"/>
      </w:r>
      <w:r w:rsidRPr="002C19D6">
        <w:rPr>
          <w:rFonts w:ascii="Times New Roman" w:eastAsia="Aptos" w:hAnsi="Times New Roman" w:cs="Times New Roman"/>
          <w:kern w:val="2"/>
          <w14:ligatures w14:val="standardContextual"/>
        </w:rPr>
        <w:t xml:space="preserve"> </w:t>
      </w:r>
    </w:p>
    <w:p w14:paraId="1F984783" w14:textId="77777777" w:rsidR="009E48F0" w:rsidRPr="002C19D6" w:rsidRDefault="009E48F0" w:rsidP="009E48F0">
      <w:pPr>
        <w:keepNext/>
        <w:keepLines/>
        <w:spacing w:before="240" w:line="480" w:lineRule="auto"/>
        <w:jc w:val="center"/>
        <w:outlineLvl w:val="1"/>
        <w:rPr>
          <w:rFonts w:ascii="Times New Roman" w:eastAsiaTheme="majorEastAsia" w:hAnsi="Times New Roman" w:cs="Times New Roman"/>
          <w:bCs/>
        </w:rPr>
      </w:pPr>
      <w:bookmarkStart w:id="101" w:name="_Toc201777825"/>
      <w:bookmarkStart w:id="102" w:name="_Toc201780017"/>
      <w:r w:rsidRPr="002C19D6">
        <w:rPr>
          <w:rFonts w:ascii="Times New Roman" w:eastAsiaTheme="majorEastAsia" w:hAnsi="Times New Roman" w:cs="Times New Roman"/>
          <w:bCs/>
        </w:rPr>
        <w:t>Research Questions</w:t>
      </w:r>
      <w:bookmarkEnd w:id="101"/>
      <w:bookmarkEnd w:id="102"/>
    </w:p>
    <w:p w14:paraId="2FFC217E" w14:textId="77777777" w:rsidR="009E48F0" w:rsidRPr="002C19D6" w:rsidRDefault="009E48F0" w:rsidP="009E48F0">
      <w:pPr>
        <w:spacing w:after="160" w:line="480" w:lineRule="auto"/>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This study addressed three research questions: </w:t>
      </w:r>
    </w:p>
    <w:p w14:paraId="769D9B63" w14:textId="1CD40487" w:rsidR="009E48F0" w:rsidRPr="002C19D6" w:rsidRDefault="009E48F0" w:rsidP="009E48F0">
      <w:pPr>
        <w:spacing w:after="160" w:line="480" w:lineRule="auto"/>
        <w:ind w:left="720"/>
        <w:contextualSpacing/>
        <w:rPr>
          <w:rFonts w:ascii="Times New Roman" w:eastAsia="Aptos" w:hAnsi="Times New Roman" w:cs="Times New Roman"/>
          <w:kern w:val="2"/>
          <w14:ligatures w14:val="standardContextual"/>
        </w:rPr>
      </w:pPr>
      <w:r w:rsidRPr="002C19D6">
        <w:rPr>
          <w:rFonts w:ascii="Times New Roman" w:eastAsia="Aptos" w:hAnsi="Times New Roman" w:cs="Times New Roman"/>
          <w:b/>
          <w:bCs/>
          <w:kern w:val="2"/>
          <w14:ligatures w14:val="standardContextual"/>
        </w:rPr>
        <w:lastRenderedPageBreak/>
        <w:t>RQ1:</w:t>
      </w:r>
      <w:r w:rsidRPr="002C19D6">
        <w:rPr>
          <w:rFonts w:ascii="Times New Roman" w:eastAsia="Aptos" w:hAnsi="Times New Roman" w:cs="Times New Roman"/>
          <w:kern w:val="2"/>
          <w14:ligatures w14:val="standardContextual"/>
        </w:rPr>
        <w:t xml:space="preserve"> </w:t>
      </w:r>
      <w:r w:rsidR="00667865">
        <w:rPr>
          <w:rFonts w:ascii="Times New Roman" w:eastAsia="Aptos" w:hAnsi="Times New Roman" w:cs="Times New Roman"/>
          <w:kern w:val="2"/>
          <w14:ligatures w14:val="standardContextual"/>
        </w:rPr>
        <w:t xml:space="preserve">Do students’ performance abilities in tone, intonation, technique, rhythm, balance, musicianship, and other factors reflect scores received at marching band competitions? </w:t>
      </w:r>
    </w:p>
    <w:p w14:paraId="175F2326" w14:textId="30C364BA" w:rsidR="009E48F0" w:rsidRPr="002C19D6" w:rsidRDefault="009E48F0" w:rsidP="009E48F0">
      <w:pPr>
        <w:spacing w:after="160" w:line="480" w:lineRule="auto"/>
        <w:ind w:left="720"/>
        <w:contextualSpacing/>
        <w:rPr>
          <w:rFonts w:ascii="Times New Roman" w:eastAsia="Aptos" w:hAnsi="Times New Roman" w:cs="Times New Roman"/>
          <w:kern w:val="2"/>
          <w14:ligatures w14:val="standardContextual"/>
        </w:rPr>
      </w:pPr>
      <w:r w:rsidRPr="002C19D6">
        <w:rPr>
          <w:rFonts w:ascii="Times New Roman" w:eastAsia="Aptos" w:hAnsi="Times New Roman" w:cs="Times New Roman"/>
          <w:b/>
          <w:bCs/>
          <w:kern w:val="2"/>
          <w14:ligatures w14:val="standardContextual"/>
        </w:rPr>
        <w:t>RQ2</w:t>
      </w:r>
      <w:r w:rsidRPr="002C19D6">
        <w:rPr>
          <w:rFonts w:ascii="Times New Roman" w:eastAsia="Aptos" w:hAnsi="Times New Roman" w:cs="Times New Roman"/>
          <w:kern w:val="2"/>
          <w14:ligatures w14:val="standardContextual"/>
        </w:rPr>
        <w:t>: To what extent do scores and ranked placement affect stakeholders' (directors, administrators,</w:t>
      </w:r>
      <w:r w:rsidR="00064D3E">
        <w:rPr>
          <w:rFonts w:ascii="Times New Roman" w:eastAsia="Aptos" w:hAnsi="Times New Roman" w:cs="Times New Roman"/>
          <w:kern w:val="2"/>
          <w14:ligatures w14:val="standardContextual"/>
        </w:rPr>
        <w:t xml:space="preserve"> students,</w:t>
      </w:r>
      <w:r w:rsidRPr="002C19D6">
        <w:rPr>
          <w:rFonts w:ascii="Times New Roman" w:eastAsia="Aptos" w:hAnsi="Times New Roman" w:cs="Times New Roman"/>
          <w:kern w:val="2"/>
          <w14:ligatures w14:val="standardContextual"/>
        </w:rPr>
        <w:t xml:space="preserve"> and parents) perceptions of success at marching competitions? </w:t>
      </w:r>
    </w:p>
    <w:p w14:paraId="37D417C9" w14:textId="77777777" w:rsidR="009E48F0" w:rsidRPr="002C19D6" w:rsidRDefault="009E48F0" w:rsidP="009E48F0">
      <w:pPr>
        <w:spacing w:after="160" w:line="480" w:lineRule="auto"/>
        <w:ind w:left="720"/>
        <w:contextualSpacing/>
        <w:rPr>
          <w:rFonts w:ascii="Times New Roman" w:eastAsia="Aptos" w:hAnsi="Times New Roman" w:cs="Times New Roman"/>
          <w:kern w:val="2"/>
          <w14:ligatures w14:val="standardContextual"/>
        </w:rPr>
      </w:pPr>
      <w:r w:rsidRPr="002C19D6">
        <w:rPr>
          <w:rFonts w:ascii="Times New Roman" w:eastAsia="Aptos" w:hAnsi="Times New Roman" w:cs="Times New Roman"/>
          <w:b/>
          <w:bCs/>
          <w:kern w:val="2"/>
          <w14:ligatures w14:val="standardContextual"/>
        </w:rPr>
        <w:t>RQ</w:t>
      </w:r>
      <w:r w:rsidRPr="002C19D6">
        <w:rPr>
          <w:rFonts w:ascii="Times New Roman" w:eastAsia="Aptos" w:hAnsi="Times New Roman" w:cs="Times New Roman"/>
          <w:kern w:val="2"/>
          <w14:ligatures w14:val="standardContextual"/>
        </w:rPr>
        <w:t xml:space="preserve">3: How does the size of a school affect the relationship between stakeholders’ perceived success at marching competitions versus actual student performance abilities?  </w:t>
      </w:r>
    </w:p>
    <w:p w14:paraId="5EA14F96" w14:textId="77777777" w:rsidR="009E48F0" w:rsidRPr="002C19D6" w:rsidRDefault="009E48F0" w:rsidP="009E48F0">
      <w:pPr>
        <w:keepNext/>
        <w:keepLines/>
        <w:spacing w:before="240" w:line="480" w:lineRule="auto"/>
        <w:jc w:val="center"/>
        <w:outlineLvl w:val="1"/>
        <w:rPr>
          <w:rFonts w:ascii="Times New Roman" w:eastAsiaTheme="majorEastAsia" w:hAnsi="Times New Roman" w:cs="Times New Roman"/>
          <w:bCs/>
        </w:rPr>
      </w:pPr>
      <w:bookmarkStart w:id="103" w:name="_Toc201777826"/>
      <w:bookmarkStart w:id="104" w:name="_Toc201780018"/>
      <w:r w:rsidRPr="002C19D6">
        <w:rPr>
          <w:rFonts w:ascii="Times New Roman" w:eastAsiaTheme="majorEastAsia" w:hAnsi="Times New Roman" w:cs="Times New Roman"/>
          <w:bCs/>
        </w:rPr>
        <w:t>Hypothesis</w:t>
      </w:r>
      <w:bookmarkEnd w:id="103"/>
      <w:bookmarkEnd w:id="104"/>
    </w:p>
    <w:p w14:paraId="6D7717F6" w14:textId="77777777" w:rsidR="009E48F0" w:rsidRPr="002C19D6" w:rsidRDefault="009E48F0" w:rsidP="009E48F0">
      <w:pPr>
        <w:spacing w:after="160" w:line="480" w:lineRule="auto"/>
        <w:contextualSpacing/>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The study tested the following hypothesis: </w:t>
      </w:r>
    </w:p>
    <w:p w14:paraId="0CDF3CD8" w14:textId="77777777" w:rsidR="009E48F0" w:rsidRPr="002C19D6" w:rsidRDefault="009E48F0" w:rsidP="009E48F0">
      <w:pPr>
        <w:spacing w:after="160" w:line="480" w:lineRule="auto"/>
        <w:ind w:left="720"/>
        <w:contextualSpacing/>
        <w:rPr>
          <w:rFonts w:ascii="Times New Roman" w:eastAsia="Aptos" w:hAnsi="Times New Roman" w:cs="Times New Roman"/>
          <w:kern w:val="2"/>
          <w14:ligatures w14:val="standardContextual"/>
        </w:rPr>
      </w:pPr>
      <w:r w:rsidRPr="002C19D6">
        <w:rPr>
          <w:rFonts w:ascii="Times New Roman" w:eastAsia="Aptos" w:hAnsi="Times New Roman" w:cs="Times New Roman"/>
          <w:b/>
          <w:bCs/>
          <w:kern w:val="2"/>
          <w14:ligatures w14:val="standardContextual"/>
        </w:rPr>
        <w:t>H1</w:t>
      </w:r>
      <w:r w:rsidRPr="002C19D6">
        <w:rPr>
          <w:rFonts w:ascii="Times New Roman" w:eastAsia="Aptos" w:hAnsi="Times New Roman" w:cs="Times New Roman"/>
          <w:kern w:val="2"/>
          <w14:ligatures w14:val="standardContextual"/>
        </w:rPr>
        <w:t xml:space="preserve">: The students’ actual performance abilities in tone, intonation, technique, rhythm, balance, and musicianship will not reflect the scores received at competitions. </w:t>
      </w:r>
    </w:p>
    <w:p w14:paraId="5A775546" w14:textId="77777777" w:rsidR="009E48F0" w:rsidRPr="002C19D6" w:rsidRDefault="009E48F0" w:rsidP="009E48F0">
      <w:pPr>
        <w:spacing w:after="160" w:line="480" w:lineRule="auto"/>
        <w:ind w:left="720"/>
        <w:contextualSpacing/>
        <w:rPr>
          <w:rFonts w:ascii="Times New Roman" w:eastAsia="Aptos" w:hAnsi="Times New Roman" w:cs="Times New Roman"/>
          <w:kern w:val="2"/>
          <w14:ligatures w14:val="standardContextual"/>
        </w:rPr>
      </w:pPr>
      <w:r w:rsidRPr="002C19D6">
        <w:rPr>
          <w:rFonts w:ascii="Times New Roman" w:eastAsia="Aptos" w:hAnsi="Times New Roman" w:cs="Times New Roman"/>
          <w:b/>
          <w:bCs/>
          <w:kern w:val="2"/>
          <w14:ligatures w14:val="standardContextual"/>
        </w:rPr>
        <w:t>H2</w:t>
      </w:r>
      <w:r w:rsidRPr="002C19D6">
        <w:rPr>
          <w:rFonts w:ascii="Times New Roman" w:eastAsia="Aptos" w:hAnsi="Times New Roman" w:cs="Times New Roman"/>
          <w:kern w:val="2"/>
          <w14:ligatures w14:val="standardContextual"/>
        </w:rPr>
        <w:t xml:space="preserve">: Scores and ranked placements affect stakeholders’ perceptions of success at marching competitions to a great extent. Parents and administrators view success in competition as a successful program. Directors view success at competition as success in their careers. </w:t>
      </w:r>
    </w:p>
    <w:p w14:paraId="2F0F4229" w14:textId="77777777" w:rsidR="009E48F0" w:rsidRPr="002C19D6" w:rsidRDefault="009E48F0" w:rsidP="009E48F0">
      <w:pPr>
        <w:spacing w:after="160" w:line="480" w:lineRule="auto"/>
        <w:ind w:left="720"/>
        <w:contextualSpacing/>
        <w:rPr>
          <w:rFonts w:ascii="Times New Roman" w:eastAsia="Aptos" w:hAnsi="Times New Roman" w:cs="Times New Roman"/>
          <w:kern w:val="2"/>
          <w14:ligatures w14:val="standardContextual"/>
        </w:rPr>
      </w:pPr>
      <w:r w:rsidRPr="002C19D6">
        <w:rPr>
          <w:rFonts w:ascii="Times New Roman" w:eastAsia="Aptos" w:hAnsi="Times New Roman" w:cs="Times New Roman"/>
          <w:b/>
          <w:bCs/>
          <w:kern w:val="2"/>
          <w14:ligatures w14:val="standardContextual"/>
        </w:rPr>
        <w:t>H3</w:t>
      </w:r>
      <w:r w:rsidRPr="002C19D6">
        <w:rPr>
          <w:rFonts w:ascii="Times New Roman" w:eastAsia="Aptos" w:hAnsi="Times New Roman" w:cs="Times New Roman"/>
          <w:kern w:val="2"/>
          <w14:ligatures w14:val="standardContextual"/>
        </w:rPr>
        <w:t xml:space="preserve">: The size of a school does not affect the relationship between stakeholders’ perceived success at marching competitions versus actual student performance abilities. </w:t>
      </w:r>
    </w:p>
    <w:p w14:paraId="7769EFAA" w14:textId="77777777" w:rsidR="009E48F0" w:rsidRPr="002C19D6" w:rsidRDefault="009E48F0" w:rsidP="009E48F0">
      <w:pPr>
        <w:keepNext/>
        <w:keepLines/>
        <w:spacing w:before="240" w:line="480" w:lineRule="auto"/>
        <w:jc w:val="center"/>
        <w:outlineLvl w:val="0"/>
        <w:rPr>
          <w:rFonts w:ascii="Times New Roman" w:eastAsiaTheme="majorEastAsia" w:hAnsi="Times New Roman" w:cs="Times New Roman"/>
          <w:b/>
          <w:shd w:val="clear" w:color="auto" w:fill="FFFFFF"/>
        </w:rPr>
      </w:pPr>
      <w:bookmarkStart w:id="105" w:name="_Toc201777827"/>
      <w:bookmarkStart w:id="106" w:name="_Toc201780019"/>
      <w:r w:rsidRPr="002C19D6">
        <w:rPr>
          <w:rFonts w:ascii="Times New Roman" w:eastAsiaTheme="majorEastAsia" w:hAnsi="Times New Roman" w:cs="Times New Roman"/>
          <w:b/>
          <w:shd w:val="clear" w:color="auto" w:fill="FFFFFF"/>
        </w:rPr>
        <w:t>Researcher Positionality</w:t>
      </w:r>
      <w:bookmarkEnd w:id="105"/>
      <w:bookmarkEnd w:id="106"/>
    </w:p>
    <w:p w14:paraId="361C459E" w14:textId="398E119E" w:rsidR="009E48F0" w:rsidRPr="002C19D6" w:rsidRDefault="009E48F0" w:rsidP="009E48F0">
      <w:pPr>
        <w:autoSpaceDE w:val="0"/>
        <w:autoSpaceDN w:val="0"/>
        <w:adjustRightInd w:val="0"/>
        <w:spacing w:line="480" w:lineRule="auto"/>
        <w:ind w:firstLine="720"/>
        <w:rPr>
          <w:rFonts w:ascii="Times New Roman" w:hAnsi="Times New Roman" w:cs="Times New Roman"/>
        </w:rPr>
      </w:pPr>
      <w:r w:rsidRPr="002C19D6">
        <w:rPr>
          <w:rFonts w:ascii="Times New Roman" w:hAnsi="Times New Roman" w:cs="Times New Roman"/>
        </w:rPr>
        <w:t xml:space="preserve">While conducting this study, the researcher worked as a music educator at a high school in the same area as the other schools in the research study. During that time, the researcher served in </w:t>
      </w:r>
      <w:r w:rsidRPr="00CB4FB0">
        <w:rPr>
          <w:rFonts w:ascii="Times New Roman" w:hAnsi="Times New Roman" w:cs="Times New Roman"/>
          <w:color w:val="000000" w:themeColor="text1"/>
        </w:rPr>
        <w:t xml:space="preserve">his </w:t>
      </w:r>
      <w:r w:rsidR="002D7348" w:rsidRPr="00CB4FB0">
        <w:rPr>
          <w:rFonts w:ascii="Times New Roman" w:hAnsi="Times New Roman" w:cs="Times New Roman"/>
          <w:color w:val="000000" w:themeColor="text1"/>
        </w:rPr>
        <w:t xml:space="preserve">third </w:t>
      </w:r>
      <w:r w:rsidRPr="00CB4FB0">
        <w:rPr>
          <w:rFonts w:ascii="Times New Roman" w:hAnsi="Times New Roman" w:cs="Times New Roman"/>
          <w:color w:val="000000" w:themeColor="text1"/>
        </w:rPr>
        <w:t xml:space="preserve">year </w:t>
      </w:r>
      <w:r w:rsidRPr="002C19D6">
        <w:rPr>
          <w:rFonts w:ascii="Times New Roman" w:hAnsi="Times New Roman" w:cs="Times New Roman"/>
        </w:rPr>
        <w:t xml:space="preserve">as the band director. The researcher has a background in participating in high school marching band competitions as a student and director. </w:t>
      </w:r>
    </w:p>
    <w:p w14:paraId="75A797C9" w14:textId="77777777" w:rsidR="009E48F0" w:rsidRPr="002C19D6" w:rsidRDefault="009E48F0" w:rsidP="009E48F0">
      <w:pPr>
        <w:keepNext/>
        <w:keepLines/>
        <w:spacing w:before="240" w:line="480" w:lineRule="auto"/>
        <w:jc w:val="center"/>
        <w:outlineLvl w:val="0"/>
        <w:rPr>
          <w:rFonts w:ascii="Times New Roman" w:eastAsiaTheme="majorEastAsia" w:hAnsi="Times New Roman" w:cs="Times New Roman"/>
          <w:b/>
          <w:shd w:val="clear" w:color="auto" w:fill="FFFFFF"/>
        </w:rPr>
      </w:pPr>
      <w:bookmarkStart w:id="107" w:name="_Toc201777828"/>
      <w:bookmarkStart w:id="108" w:name="_Toc201780020"/>
      <w:r w:rsidRPr="002C19D6">
        <w:rPr>
          <w:rFonts w:ascii="Times New Roman" w:eastAsiaTheme="majorEastAsia" w:hAnsi="Times New Roman" w:cs="Times New Roman"/>
          <w:b/>
          <w:shd w:val="clear" w:color="auto" w:fill="FFFFFF"/>
        </w:rPr>
        <w:lastRenderedPageBreak/>
        <w:t>Participants</w:t>
      </w:r>
      <w:bookmarkEnd w:id="107"/>
      <w:bookmarkEnd w:id="108"/>
    </w:p>
    <w:p w14:paraId="5EFF0E7E" w14:textId="75FC0883" w:rsidR="00315559" w:rsidRPr="002C19D6" w:rsidRDefault="009E48F0" w:rsidP="009E48F0">
      <w:pPr>
        <w:spacing w:line="480" w:lineRule="auto"/>
        <w:ind w:firstLine="720"/>
        <w:rPr>
          <w:rFonts w:ascii="Times New Roman" w:hAnsi="Times New Roman" w:cs="Times New Roman"/>
        </w:rPr>
      </w:pPr>
      <w:r w:rsidRPr="002C19D6">
        <w:rPr>
          <w:rFonts w:ascii="Times New Roman" w:hAnsi="Times New Roman" w:cs="Times New Roman"/>
        </w:rPr>
        <w:t xml:space="preserve">The study analyzed the opinions of twenty-four stakeholders and evaluated the musical abilities of marching band programs in schools of varying sizes. The researcher recruited secondary band directors, school administrators, band members' parents, and students from six North Alabama schools. The researcher divided the categories based on the school’s 9th-12th grade population size. Large schools have an enrollment of 1300-1500 in grades 9-12, medium schools have an enrollment of 500-700 in grades 9-12, and small schools have an enrollment of less than 300 in grades 9-12. The school band size will range from small (under 40 members), medium (41-75 members), and large (over 75 members). The following chart indicates the criteria for participation in the study. </w:t>
      </w:r>
    </w:p>
    <w:p w14:paraId="22ACA26D" w14:textId="35DEE607" w:rsidR="009E48F0" w:rsidRPr="002C19D6" w:rsidRDefault="009E48F0" w:rsidP="00D66F8B">
      <w:pPr>
        <w:spacing w:line="480" w:lineRule="auto"/>
        <w:ind w:firstLine="720"/>
        <w:jc w:val="center"/>
        <w:rPr>
          <w:rFonts w:ascii="Times New Roman" w:hAnsi="Times New Roman" w:cs="Times New Roman"/>
        </w:rPr>
      </w:pPr>
      <w:r w:rsidRPr="002C19D6">
        <w:rPr>
          <w:rFonts w:ascii="Times New Roman" w:hAnsi="Times New Roman" w:cs="Times New Roman"/>
          <w:noProof/>
        </w:rPr>
        <w:drawing>
          <wp:inline distT="0" distB="0" distL="0" distR="0" wp14:anchorId="43E29A9F" wp14:editId="0DE7DAE3">
            <wp:extent cx="5279684" cy="2619375"/>
            <wp:effectExtent l="0" t="0" r="0" b="0"/>
            <wp:docPr id="331678071" name="Picture 2" descr="A screenshot of a study particip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78071" name="Picture 2" descr="A screenshot of a study participants&#10;&#10;AI-generated content may be incorrect."/>
                    <pic:cNvPicPr/>
                  </pic:nvPicPr>
                  <pic:blipFill>
                    <a:blip r:embed="rId22"/>
                    <a:srcRect t="31780" b="29896"/>
                    <a:stretch>
                      <a:fillRect/>
                    </a:stretch>
                  </pic:blipFill>
                  <pic:spPr bwMode="auto">
                    <a:xfrm>
                      <a:off x="0" y="0"/>
                      <a:ext cx="5279684" cy="2619375"/>
                    </a:xfrm>
                    <a:prstGeom prst="rect">
                      <a:avLst/>
                    </a:prstGeom>
                    <a:ln>
                      <a:noFill/>
                    </a:ln>
                    <a:extLst>
                      <a:ext uri="{53640926-AAD7-44D8-BBD7-CCE9431645EC}">
                        <a14:shadowObscured xmlns:a14="http://schemas.microsoft.com/office/drawing/2010/main"/>
                      </a:ext>
                    </a:extLst>
                  </pic:spPr>
                </pic:pic>
              </a:graphicData>
            </a:graphic>
          </wp:inline>
        </w:drawing>
      </w:r>
    </w:p>
    <w:p w14:paraId="251A63D8" w14:textId="6AF17D5B" w:rsidR="00315559" w:rsidRPr="002C19D6" w:rsidRDefault="00315559" w:rsidP="00366E3A">
      <w:pPr>
        <w:spacing w:line="480" w:lineRule="auto"/>
        <w:rPr>
          <w:rFonts w:ascii="Times New Roman" w:hAnsi="Times New Roman" w:cs="Times New Roman"/>
        </w:rPr>
      </w:pPr>
      <w:r w:rsidRPr="002C19D6">
        <w:rPr>
          <w:rFonts w:ascii="Times New Roman" w:hAnsi="Times New Roman" w:cs="Times New Roman"/>
        </w:rPr>
        <w:t>Figure 1. Study Participants</w:t>
      </w:r>
    </w:p>
    <w:p w14:paraId="53DFFB93" w14:textId="77777777" w:rsidR="009E48F0" w:rsidRPr="002C19D6" w:rsidRDefault="009E48F0" w:rsidP="00387537">
      <w:pPr>
        <w:pStyle w:val="Heading1"/>
      </w:pPr>
      <w:bookmarkStart w:id="109" w:name="_Toc201777829"/>
      <w:bookmarkStart w:id="110" w:name="_Toc201780021"/>
      <w:r w:rsidRPr="002C19D6">
        <w:t>Instrumentation</w:t>
      </w:r>
      <w:bookmarkEnd w:id="109"/>
      <w:bookmarkEnd w:id="110"/>
    </w:p>
    <w:p w14:paraId="52C31749" w14:textId="77777777" w:rsidR="009E48F0" w:rsidRPr="002C19D6" w:rsidRDefault="009E48F0" w:rsidP="009E48F0">
      <w:pPr>
        <w:autoSpaceDE w:val="0"/>
        <w:autoSpaceDN w:val="0"/>
        <w:adjustRightInd w:val="0"/>
        <w:spacing w:line="480" w:lineRule="auto"/>
        <w:ind w:firstLine="720"/>
        <w:rPr>
          <w:rFonts w:ascii="Times New Roman" w:hAnsi="Times New Roman" w:cs="Times New Roman"/>
          <w:b/>
          <w:bCs/>
        </w:rPr>
      </w:pPr>
      <w:r w:rsidRPr="002C19D6">
        <w:rPr>
          <w:rFonts w:ascii="Times New Roman" w:hAnsi="Times New Roman" w:cs="Times New Roman"/>
        </w:rPr>
        <w:t xml:space="preserve">The research involved questionnaires and follow-up interviews with four band directors, four administrators, four band parents, and four band students. The researcher conducted a qualitative hermeneutic phenomenological study utilizing interpretive phenomenological </w:t>
      </w:r>
      <w:r w:rsidRPr="002C19D6">
        <w:rPr>
          <w:rFonts w:ascii="Times New Roman" w:hAnsi="Times New Roman" w:cs="Times New Roman"/>
        </w:rPr>
        <w:lastRenderedPageBreak/>
        <w:t>analysis. The research questions focused on the participants’ perceptions</w:t>
      </w:r>
      <w:r w:rsidRPr="002C19D6">
        <w:rPr>
          <w:rFonts w:ascii="Times New Roman" w:hAnsi="Times New Roman" w:cs="Times New Roman"/>
          <w:i/>
          <w:iCs/>
        </w:rPr>
        <w:t xml:space="preserve"> </w:t>
      </w:r>
      <w:r w:rsidRPr="002C19D6">
        <w:rPr>
          <w:rFonts w:ascii="Times New Roman" w:hAnsi="Times New Roman" w:cs="Times New Roman"/>
        </w:rPr>
        <w:t xml:space="preserve">of success at marching band competitions. Conducting interviews allowed the participants to express their personal views, insights, and opinions concerning success at marching band competitions as related to musical performance success.  </w:t>
      </w:r>
    </w:p>
    <w:p w14:paraId="2161200A" w14:textId="77777777" w:rsidR="009E48F0" w:rsidRPr="002C19D6" w:rsidRDefault="009E48F0" w:rsidP="009E48F0">
      <w:pPr>
        <w:keepNext/>
        <w:keepLines/>
        <w:spacing w:before="240" w:line="480" w:lineRule="auto"/>
        <w:jc w:val="center"/>
        <w:outlineLvl w:val="0"/>
        <w:rPr>
          <w:rFonts w:ascii="Times New Roman" w:eastAsiaTheme="majorEastAsia" w:hAnsi="Times New Roman" w:cs="Times New Roman"/>
          <w:b/>
          <w:shd w:val="clear" w:color="auto" w:fill="FFFFFF"/>
        </w:rPr>
      </w:pPr>
      <w:bookmarkStart w:id="111" w:name="_Toc201777830"/>
      <w:bookmarkStart w:id="112" w:name="_Toc201780022"/>
      <w:r w:rsidRPr="002C19D6">
        <w:rPr>
          <w:rFonts w:ascii="Times New Roman" w:eastAsiaTheme="majorEastAsia" w:hAnsi="Times New Roman" w:cs="Times New Roman"/>
          <w:b/>
          <w:shd w:val="clear" w:color="auto" w:fill="FFFFFF"/>
        </w:rPr>
        <w:t>Procedures</w:t>
      </w:r>
      <w:bookmarkEnd w:id="111"/>
      <w:bookmarkEnd w:id="112"/>
    </w:p>
    <w:p w14:paraId="2616F547" w14:textId="77777777" w:rsidR="009E48F0" w:rsidRPr="002C19D6" w:rsidRDefault="009E48F0" w:rsidP="008F4B7D">
      <w:pPr>
        <w:pStyle w:val="Heading2"/>
      </w:pPr>
      <w:bookmarkStart w:id="113" w:name="_Toc201777831"/>
      <w:bookmarkStart w:id="114" w:name="_Toc201780023"/>
      <w:r w:rsidRPr="002C19D6">
        <w:t>Participant Recruitment</w:t>
      </w:r>
      <w:bookmarkEnd w:id="113"/>
      <w:bookmarkEnd w:id="114"/>
    </w:p>
    <w:p w14:paraId="59CC6FDF" w14:textId="26E031ED" w:rsidR="009E48F0" w:rsidRPr="002C19D6" w:rsidRDefault="009E48F0" w:rsidP="009E48F0">
      <w:pPr>
        <w:spacing w:line="480" w:lineRule="auto"/>
        <w:ind w:firstLine="720"/>
        <w:rPr>
          <w:rFonts w:ascii="Times New Roman" w:hAnsi="Times New Roman" w:cs="Times New Roman"/>
        </w:rPr>
      </w:pPr>
      <w:r w:rsidRPr="002C19D6">
        <w:rPr>
          <w:rFonts w:ascii="Times New Roman" w:hAnsi="Times New Roman" w:cs="Times New Roman"/>
        </w:rPr>
        <w:t>The researcher contacted band directors in the North Alabama area and offered the opportunity to participate in the study. After the researcher selected six schools</w:t>
      </w:r>
      <w:r w:rsidR="00897884">
        <w:rPr>
          <w:rFonts w:ascii="Times New Roman" w:hAnsi="Times New Roman" w:cs="Times New Roman"/>
        </w:rPr>
        <w:t xml:space="preserve"> that met the size criteria, he contacted the administrators at each school to obtain</w:t>
      </w:r>
      <w:r w:rsidRPr="002C19D6">
        <w:rPr>
          <w:rFonts w:ascii="Times New Roman" w:hAnsi="Times New Roman" w:cs="Times New Roman"/>
        </w:rPr>
        <w:t xml:space="preserve"> permission for the band to participate and to recruit their participation. Band directors helped to facilitate communication with parents and students at each participating school. Consent forms informed </w:t>
      </w:r>
      <w:r w:rsidR="00897884">
        <w:rPr>
          <w:rFonts w:ascii="Times New Roman" w:hAnsi="Times New Roman" w:cs="Times New Roman"/>
        </w:rPr>
        <w:t>potential participants of the study's purpose and procedures, as well as details regarding</w:t>
      </w:r>
      <w:r w:rsidRPr="002C19D6">
        <w:rPr>
          <w:rFonts w:ascii="Times New Roman" w:hAnsi="Times New Roman" w:cs="Times New Roman"/>
        </w:rPr>
        <w:t xml:space="preserve"> privacy and confidentiality. </w:t>
      </w:r>
    </w:p>
    <w:p w14:paraId="12EC9801" w14:textId="77777777" w:rsidR="009E48F0" w:rsidRPr="002C19D6" w:rsidRDefault="009E48F0" w:rsidP="008F4B7D">
      <w:pPr>
        <w:pStyle w:val="Heading2"/>
      </w:pPr>
      <w:bookmarkStart w:id="115" w:name="_Toc201777832"/>
      <w:bookmarkStart w:id="116" w:name="_Toc201780024"/>
      <w:r w:rsidRPr="002C19D6">
        <w:t>Chronology</w:t>
      </w:r>
      <w:bookmarkEnd w:id="115"/>
      <w:bookmarkEnd w:id="116"/>
    </w:p>
    <w:p w14:paraId="1990179C" w14:textId="77777777" w:rsidR="009E48F0" w:rsidRPr="002C19D6" w:rsidRDefault="009E48F0" w:rsidP="009E48F0">
      <w:pPr>
        <w:spacing w:after="160" w:line="480" w:lineRule="auto"/>
        <w:ind w:firstLine="720"/>
        <w:rPr>
          <w:rFonts w:ascii="Times New Roman" w:eastAsia="Aptos" w:hAnsi="Times New Roman" w:cs="Times New Roman"/>
          <w:kern w:val="2"/>
          <w:shd w:val="clear" w:color="auto" w:fill="FFFFFF"/>
          <w14:ligatures w14:val="standardContextual"/>
        </w:rPr>
      </w:pPr>
      <w:r w:rsidRPr="002C19D6">
        <w:rPr>
          <w:rFonts w:ascii="Times New Roman" w:eastAsia="Aptos" w:hAnsi="Times New Roman" w:cs="Times New Roman"/>
          <w:kern w:val="2"/>
          <w14:ligatures w14:val="standardContextual"/>
        </w:rPr>
        <w:t>The researcher sought and received IRB approval from Liberty University, and each principal granted permission for their school band and directors to participate in the study. Each participant completed a questionnaire of five questions about marching band competitions</w:t>
      </w:r>
      <w:r w:rsidRPr="002C19D6">
        <w:rPr>
          <w:rFonts w:ascii="Times New Roman" w:eastAsia="Aptos" w:hAnsi="Times New Roman" w:cs="Times New Roman"/>
          <w:kern w:val="2"/>
          <w:shd w:val="clear" w:color="auto" w:fill="FFFFFF"/>
          <w14:ligatures w14:val="standardContextual"/>
        </w:rPr>
        <w:t>. Questionnaires are a device to elicit human perspectives, self-reports, or knowledge and can be beneficial in research studies based on human experiences.</w:t>
      </w:r>
      <w:r w:rsidRPr="002C19D6">
        <w:rPr>
          <w:rFonts w:ascii="Times New Roman" w:eastAsia="Aptos" w:hAnsi="Times New Roman" w:cs="Times New Roman"/>
          <w:kern w:val="2"/>
          <w:shd w:val="clear" w:color="auto" w:fill="FFFFFF"/>
          <w:vertAlign w:val="superscript"/>
          <w14:ligatures w14:val="standardContextual"/>
        </w:rPr>
        <w:footnoteReference w:id="233"/>
      </w:r>
      <w:r w:rsidRPr="002C19D6">
        <w:rPr>
          <w:rFonts w:ascii="Times New Roman" w:eastAsia="Aptos" w:hAnsi="Times New Roman" w:cs="Times New Roman"/>
          <w:kern w:val="2"/>
          <w:shd w:val="clear" w:color="auto" w:fill="FFFFFF"/>
          <w14:ligatures w14:val="standardContextual"/>
        </w:rPr>
        <w:t xml:space="preserve"> The participants received the questionnaire by email from the researcher and returned it after completion. The questionnaire consisted of the following questions: </w:t>
      </w:r>
    </w:p>
    <w:p w14:paraId="47E68CD2" w14:textId="77777777" w:rsidR="009E48F0" w:rsidRPr="002C19D6" w:rsidRDefault="009E48F0" w:rsidP="009E48F0">
      <w:pPr>
        <w:spacing w:after="160" w:line="480" w:lineRule="auto"/>
        <w:ind w:left="720"/>
        <w:contextualSpacing/>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lastRenderedPageBreak/>
        <w:t xml:space="preserve">1. What do you consider success at a marching competition?  </w:t>
      </w:r>
    </w:p>
    <w:p w14:paraId="72B52343" w14:textId="77777777" w:rsidR="009E48F0" w:rsidRPr="002C19D6" w:rsidRDefault="009E48F0" w:rsidP="009E48F0">
      <w:pPr>
        <w:spacing w:after="160" w:line="480" w:lineRule="auto"/>
        <w:ind w:left="720"/>
        <w:contextualSpacing/>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2. What do you consider unsuccessful results at a marching competition?</w:t>
      </w:r>
    </w:p>
    <w:p w14:paraId="2A16AC6A" w14:textId="77777777" w:rsidR="009E48F0" w:rsidRPr="002C19D6" w:rsidRDefault="009E48F0" w:rsidP="009E48F0">
      <w:pPr>
        <w:spacing w:after="160" w:line="480" w:lineRule="auto"/>
        <w:ind w:left="720"/>
        <w:contextualSpacing/>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3. Give an example of a successful outcome at a marching competition. </w:t>
      </w:r>
    </w:p>
    <w:p w14:paraId="42E127B7" w14:textId="77777777" w:rsidR="009E48F0" w:rsidRPr="002C19D6" w:rsidRDefault="009E48F0" w:rsidP="009E48F0">
      <w:pPr>
        <w:spacing w:after="160" w:line="480" w:lineRule="auto"/>
        <w:ind w:left="720"/>
        <w:contextualSpacing/>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4. Why should a band compete in marching band competitions?</w:t>
      </w:r>
    </w:p>
    <w:p w14:paraId="52BD5CB7" w14:textId="77777777" w:rsidR="009E48F0" w:rsidRPr="002C19D6" w:rsidRDefault="009E48F0" w:rsidP="009E48F0">
      <w:pPr>
        <w:spacing w:after="160" w:line="480" w:lineRule="auto"/>
        <w:ind w:left="720"/>
        <w:contextualSpacing/>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5. Other than scores and rankings, how would you define the success of a marching band?</w:t>
      </w:r>
    </w:p>
    <w:p w14:paraId="459AAC07" w14:textId="77777777" w:rsidR="009E48F0" w:rsidRPr="002C19D6" w:rsidRDefault="009E48F0" w:rsidP="009E48F0">
      <w:pPr>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Next, an interview process followed the initial questionnaire. This study used open-ended questions to facilitate a comprehensive discussion. Rosanne Roberts recommends closely aligning the first interview question with the research question to promote coherence.</w:t>
      </w:r>
      <w:r w:rsidRPr="002C19D6">
        <w:rPr>
          <w:rFonts w:ascii="Times New Roman" w:eastAsia="Aptos" w:hAnsi="Times New Roman" w:cs="Times New Roman"/>
          <w:kern w:val="2"/>
          <w:vertAlign w:val="superscript"/>
          <w14:ligatures w14:val="standardContextual"/>
        </w:rPr>
        <w:footnoteReference w:id="234"/>
      </w:r>
      <w:r w:rsidRPr="002C19D6">
        <w:rPr>
          <w:rFonts w:ascii="Times New Roman" w:eastAsia="Aptos" w:hAnsi="Times New Roman" w:cs="Times New Roman"/>
          <w:kern w:val="2"/>
          <w14:ligatures w14:val="standardContextual"/>
        </w:rPr>
        <w:t xml:space="preserve"> For instance, the researcher will pose an open-ended question, such as "Tell me about your experience," to encourage the interviewee to elaborate on their experiences. This approach allows the interviewer to employ various techniques to facilitate the interviewee's communication and gain a detailed description. </w:t>
      </w:r>
    </w:p>
    <w:p w14:paraId="59C65053" w14:textId="77777777" w:rsidR="009E48F0" w:rsidRPr="002C19D6" w:rsidRDefault="009E48F0" w:rsidP="008F4B7D">
      <w:pPr>
        <w:pStyle w:val="Heading2"/>
      </w:pPr>
      <w:bookmarkStart w:id="118" w:name="_Toc201777833"/>
      <w:bookmarkStart w:id="119" w:name="_Toc201780025"/>
      <w:r w:rsidRPr="002C19D6">
        <w:t>Interview Questions</w:t>
      </w:r>
      <w:bookmarkEnd w:id="118"/>
      <w:bookmarkEnd w:id="119"/>
    </w:p>
    <w:p w14:paraId="28045A71" w14:textId="77777777" w:rsidR="009E48F0" w:rsidRPr="002C19D6" w:rsidRDefault="009E48F0" w:rsidP="009E48F0">
      <w:pPr>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The researcher created interview questions for this phenomenological study to focus on the research questions. The researcher formulated the questions to provide participants with ample opportunities to identify, describe, and explore their perceptions of success at marching band competitions. The researcher conducted semi-structured interviews for this study approximately six months after the marching band competition season.</w:t>
      </w:r>
    </w:p>
    <w:p w14:paraId="4A0E762B" w14:textId="7897DCD4" w:rsidR="009E48F0" w:rsidRPr="002C19D6" w:rsidRDefault="009E48F0" w:rsidP="009E48F0">
      <w:pPr>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The first interview question allowed the participants to give their background information regarding their experience with marching band competitions. This opening allowed the </w:t>
      </w:r>
      <w:r w:rsidRPr="002C19D6">
        <w:rPr>
          <w:rFonts w:ascii="Times New Roman" w:eastAsia="Aptos" w:hAnsi="Times New Roman" w:cs="Times New Roman"/>
          <w:kern w:val="2"/>
          <w14:ligatures w14:val="standardContextual"/>
        </w:rPr>
        <w:lastRenderedPageBreak/>
        <w:t>participants to communicate how much or how little experience they had with competitions and allowed the researcher to tailor the rest of the questions to that background. The remaining questions allowed the researcher to facilitate a conversation about the participants' lived experiences at marching band competitions and how they perceive success or lack thereof from the results of these competitions.</w:t>
      </w:r>
      <w:r w:rsidR="002C19D6" w:rsidRPr="002C19D6">
        <w:rPr>
          <w:rFonts w:ascii="Times New Roman" w:eastAsia="Aptos" w:hAnsi="Times New Roman" w:cs="Times New Roman"/>
          <w:kern w:val="2"/>
          <w14:ligatures w14:val="standardContextual"/>
        </w:rPr>
        <w:t xml:space="preserve"> For example, the researcher asked the participants about </w:t>
      </w:r>
      <w:r w:rsidR="009D38B5" w:rsidRPr="002C19D6">
        <w:rPr>
          <w:rFonts w:ascii="Times New Roman" w:eastAsia="Aptos" w:hAnsi="Times New Roman" w:cs="Times New Roman"/>
          <w:kern w:val="2"/>
          <w14:ligatures w14:val="standardContextual"/>
        </w:rPr>
        <w:t>scoring</w:t>
      </w:r>
      <w:r w:rsidR="002C19D6" w:rsidRPr="002C19D6">
        <w:rPr>
          <w:rFonts w:ascii="Times New Roman" w:eastAsia="Aptos" w:hAnsi="Times New Roman" w:cs="Times New Roman"/>
          <w:kern w:val="2"/>
          <w14:ligatures w14:val="standardContextual"/>
        </w:rPr>
        <w:t xml:space="preserve"> at their last competition, how they define success at a band competition, and why their band attends competitions. Additionally, the researcher allowed the participants to respond to a question about marching band competitions and musical performance abilities. Subsequent follow-up questions were tailored to the participant's initial response to gather a comprehensive and detailed description of their perceptions. </w:t>
      </w:r>
      <w:r w:rsidRPr="002C19D6">
        <w:rPr>
          <w:rFonts w:ascii="Times New Roman" w:eastAsia="Aptos" w:hAnsi="Times New Roman" w:cs="Times New Roman"/>
          <w:kern w:val="2"/>
          <w14:ligatures w14:val="standardContextual"/>
        </w:rPr>
        <w:t xml:space="preserve">By requesting perceptions from </w:t>
      </w:r>
      <w:r w:rsidR="002C19D6" w:rsidRPr="002C19D6">
        <w:rPr>
          <w:rFonts w:ascii="Times New Roman" w:eastAsia="Aptos" w:hAnsi="Times New Roman" w:cs="Times New Roman"/>
          <w:kern w:val="2"/>
          <w14:ligatures w14:val="standardContextual"/>
        </w:rPr>
        <w:t>parents, students, administrators, and band directors</w:t>
      </w:r>
      <w:r w:rsidRPr="002C19D6">
        <w:rPr>
          <w:rFonts w:ascii="Times New Roman" w:eastAsia="Aptos" w:hAnsi="Times New Roman" w:cs="Times New Roman"/>
          <w:kern w:val="2"/>
          <w14:ligatures w14:val="standardContextual"/>
        </w:rPr>
        <w:t xml:space="preserve">, the researcher anticipated contributing to a gap in the research concerning the relationship between perceived success at marching band competitions and student performance achievement. </w:t>
      </w:r>
    </w:p>
    <w:p w14:paraId="2B8FFD6F" w14:textId="77777777" w:rsidR="009E48F0" w:rsidRPr="002C19D6" w:rsidRDefault="009E48F0" w:rsidP="008F4B7D">
      <w:pPr>
        <w:pStyle w:val="Heading2"/>
      </w:pPr>
      <w:bookmarkStart w:id="120" w:name="_Toc201777834"/>
      <w:bookmarkStart w:id="121" w:name="_Toc201780026"/>
      <w:r w:rsidRPr="002C19D6">
        <w:t>Musical Performance Assessment</w:t>
      </w:r>
      <w:bookmarkEnd w:id="120"/>
      <w:bookmarkEnd w:id="121"/>
    </w:p>
    <w:p w14:paraId="4DFA4432" w14:textId="77777777" w:rsidR="009E48F0" w:rsidRPr="002C19D6" w:rsidRDefault="009E48F0" w:rsidP="009E48F0">
      <w:pPr>
        <w:spacing w:line="480" w:lineRule="auto"/>
        <w:ind w:firstLine="720"/>
        <w:rPr>
          <w:rFonts w:ascii="Times New Roman" w:hAnsi="Times New Roman" w:cs="Times New Roman"/>
        </w:rPr>
      </w:pPr>
      <w:r w:rsidRPr="002C19D6">
        <w:rPr>
          <w:rFonts w:ascii="Times New Roman" w:hAnsi="Times New Roman" w:cs="Times New Roman"/>
        </w:rPr>
        <w:t xml:space="preserve">Central to the study is the measurement of student musical abilities. This study measured the six bands’ performance abilities in tone, intonation, technique, rhythm, balance, and musicianship. Each band director in the study provided a recording of their band playing three pieces: a technical piece, a lyrical piece, and a march from selected Grade 2-4 music based on the Alabama Bandmasters Association Music Performance Association Cumulative Repertoire List. </w:t>
      </w:r>
    </w:p>
    <w:p w14:paraId="151706D6" w14:textId="77777777" w:rsidR="009E48F0" w:rsidRPr="002C19D6" w:rsidRDefault="009E48F0" w:rsidP="00387537">
      <w:pPr>
        <w:pStyle w:val="Heading1"/>
      </w:pPr>
      <w:bookmarkStart w:id="122" w:name="_Toc201777835"/>
      <w:bookmarkStart w:id="123" w:name="_Toc201780027"/>
      <w:r w:rsidRPr="002C19D6">
        <w:t>Data Analysis</w:t>
      </w:r>
      <w:bookmarkEnd w:id="122"/>
      <w:bookmarkEnd w:id="123"/>
    </w:p>
    <w:p w14:paraId="2F6DFCF6" w14:textId="77777777" w:rsidR="009E48F0" w:rsidRPr="002C19D6" w:rsidRDefault="009E48F0" w:rsidP="002C19D6">
      <w:pPr>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The study analyzed the questionnaire data using a thematic approach to identify shared concepts and themes. These concepts and themes provided the basis for a more profound follow-</w:t>
      </w:r>
      <w:r w:rsidRPr="002C19D6">
        <w:rPr>
          <w:rFonts w:ascii="Times New Roman" w:eastAsia="Aptos" w:hAnsi="Times New Roman" w:cs="Times New Roman"/>
          <w:kern w:val="2"/>
          <w14:ligatures w14:val="standardContextual"/>
        </w:rPr>
        <w:lastRenderedPageBreak/>
        <w:t>up interview. Upon completion of participant interviews, the researcher used the Otter.ai software platform to transcribe participants’ responses. The researcher used an inductive content analysis when completing the data analysis. Inductive content analysis allows researchers to examine commonly used words, phrases, and ideas in a dataset to identify emerging themes.</w:t>
      </w:r>
      <w:r w:rsidRPr="002C19D6">
        <w:rPr>
          <w:rFonts w:ascii="Times New Roman" w:eastAsia="Aptos" w:hAnsi="Times New Roman" w:cs="Times New Roman"/>
          <w:kern w:val="2"/>
          <w:vertAlign w:val="superscript"/>
          <w14:ligatures w14:val="standardContextual"/>
        </w:rPr>
        <w:footnoteReference w:id="235"/>
      </w:r>
      <w:r w:rsidRPr="002C19D6">
        <w:rPr>
          <w:rFonts w:ascii="Times New Roman" w:eastAsia="Aptos" w:hAnsi="Times New Roman" w:cs="Times New Roman"/>
          <w:kern w:val="2"/>
          <w14:ligatures w14:val="standardContextual"/>
        </w:rPr>
        <w:t xml:space="preserve"> </w:t>
      </w:r>
    </w:p>
    <w:p w14:paraId="298E2C34" w14:textId="77777777" w:rsidR="009E48F0" w:rsidRPr="002C19D6" w:rsidRDefault="009E48F0" w:rsidP="009E48F0">
      <w:pPr>
        <w:spacing w:after="160"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The researcher assessed the students' musical abilities in the study by employing the Alabama Bandmasters Association Music Performance Assessment Rubric. Theophilus and Azungah recommend this analytical method of a rubric in research, as it aligns with multiple criteria and descriptors while providing specific feedback.</w:t>
      </w:r>
      <w:r w:rsidRPr="002C19D6">
        <w:rPr>
          <w:rFonts w:ascii="Times New Roman" w:eastAsia="Aptos" w:hAnsi="Times New Roman" w:cs="Times New Roman"/>
          <w:kern w:val="2"/>
          <w:vertAlign w:val="superscript"/>
          <w14:ligatures w14:val="standardContextual"/>
        </w:rPr>
        <w:footnoteReference w:id="236"/>
      </w:r>
      <w:r w:rsidRPr="002C19D6">
        <w:rPr>
          <w:rFonts w:ascii="Times New Roman" w:eastAsia="Aptos" w:hAnsi="Times New Roman" w:cs="Times New Roman"/>
          <w:kern w:val="2"/>
          <w14:ligatures w14:val="standardContextual"/>
        </w:rPr>
        <w:t xml:space="preserve"> The rubric comprises five categories: tone, intonation, technique, rhythm, balance, and musicianship. Evaluators scored each category as Fair (D), Good (C), Excellent (B), or Superior (A). To ensure impartiality, the evaluators consisted of band directors with at least five years of teaching experience who were not affiliated with the bands in the study. </w:t>
      </w:r>
    </w:p>
    <w:p w14:paraId="4E42A1A1" w14:textId="77777777" w:rsidR="009E48F0" w:rsidRPr="002C19D6" w:rsidRDefault="009E48F0" w:rsidP="00263BA5">
      <w:pPr>
        <w:pStyle w:val="Heading1"/>
      </w:pPr>
      <w:bookmarkStart w:id="125" w:name="_Toc201777836"/>
      <w:bookmarkStart w:id="126" w:name="_Toc201780028"/>
      <w:r w:rsidRPr="002C19D6">
        <w:t>Trustworthiness</w:t>
      </w:r>
      <w:bookmarkEnd w:id="125"/>
      <w:bookmarkEnd w:id="126"/>
    </w:p>
    <w:p w14:paraId="6D3F760D" w14:textId="14119A4B" w:rsidR="009E48F0" w:rsidRPr="00CB4FB0" w:rsidRDefault="009E48F0" w:rsidP="009E48F0">
      <w:pPr>
        <w:spacing w:line="480" w:lineRule="auto"/>
        <w:ind w:firstLine="720"/>
        <w:rPr>
          <w:rFonts w:ascii="Times New Roman" w:hAnsi="Times New Roman" w:cs="Times New Roman"/>
          <w:color w:val="000000" w:themeColor="text1"/>
        </w:rPr>
      </w:pPr>
      <w:r w:rsidRPr="002C19D6">
        <w:rPr>
          <w:rFonts w:ascii="Times New Roman" w:hAnsi="Times New Roman" w:cs="Times New Roman"/>
        </w:rPr>
        <w:t>The trustworthiness of a study refers to the level of confidence in its data, interpretations, and the methods employed to ensure quality. Researchers should establish clear protocols and procedures to ensure readers consider their study credible.</w:t>
      </w:r>
      <w:r w:rsidRPr="002C19D6">
        <w:rPr>
          <w:rFonts w:ascii="Times New Roman" w:hAnsi="Times New Roman" w:cs="Times New Roman"/>
          <w:vertAlign w:val="superscript"/>
        </w:rPr>
        <w:footnoteReference w:id="237"/>
      </w:r>
      <w:r w:rsidRPr="002C19D6">
        <w:rPr>
          <w:rFonts w:ascii="Times New Roman" w:hAnsi="Times New Roman" w:cs="Times New Roman"/>
        </w:rPr>
        <w:t xml:space="preserve"> Creswell provided eight strategies for </w:t>
      </w:r>
      <w:r w:rsidR="00295DA4">
        <w:rPr>
          <w:rFonts w:ascii="Times New Roman" w:hAnsi="Times New Roman" w:cs="Times New Roman"/>
        </w:rPr>
        <w:t xml:space="preserve">conducting trustworthy </w:t>
      </w:r>
      <w:r w:rsidR="007A0B71">
        <w:rPr>
          <w:rFonts w:ascii="Times New Roman" w:hAnsi="Times New Roman" w:cs="Times New Roman"/>
        </w:rPr>
        <w:t xml:space="preserve">qualitative </w:t>
      </w:r>
      <w:r w:rsidR="007A0B71" w:rsidRPr="00CB4FB0">
        <w:rPr>
          <w:rFonts w:ascii="Times New Roman" w:hAnsi="Times New Roman" w:cs="Times New Roman"/>
          <w:color w:val="000000" w:themeColor="text1"/>
        </w:rPr>
        <w:t xml:space="preserve">research, including </w:t>
      </w:r>
      <w:r w:rsidR="005C79F4" w:rsidRPr="00CB4FB0">
        <w:rPr>
          <w:rFonts w:ascii="Times New Roman" w:hAnsi="Times New Roman" w:cs="Times New Roman"/>
          <w:color w:val="000000" w:themeColor="text1"/>
        </w:rPr>
        <w:t xml:space="preserve">member checking, </w:t>
      </w:r>
      <w:r w:rsidR="007F0979" w:rsidRPr="00CB4FB0">
        <w:rPr>
          <w:rFonts w:ascii="Times New Roman" w:hAnsi="Times New Roman" w:cs="Times New Roman"/>
          <w:color w:val="000000" w:themeColor="text1"/>
        </w:rPr>
        <w:t xml:space="preserve">rich and thick </w:t>
      </w:r>
      <w:r w:rsidR="007F0979" w:rsidRPr="00CB4FB0">
        <w:rPr>
          <w:rFonts w:ascii="Times New Roman" w:hAnsi="Times New Roman" w:cs="Times New Roman"/>
          <w:color w:val="000000" w:themeColor="text1"/>
        </w:rPr>
        <w:lastRenderedPageBreak/>
        <w:t>description,</w:t>
      </w:r>
      <w:r w:rsidR="007A0B71" w:rsidRPr="00CB4FB0">
        <w:rPr>
          <w:rFonts w:ascii="Times New Roman" w:hAnsi="Times New Roman" w:cs="Times New Roman"/>
          <w:color w:val="000000" w:themeColor="text1"/>
        </w:rPr>
        <w:t xml:space="preserve"> and </w:t>
      </w:r>
      <w:r w:rsidR="007F0979" w:rsidRPr="00CB4FB0">
        <w:rPr>
          <w:rFonts w:ascii="Times New Roman" w:hAnsi="Times New Roman" w:cs="Times New Roman"/>
          <w:color w:val="000000" w:themeColor="text1"/>
        </w:rPr>
        <w:t>clarifying researcher bia</w:t>
      </w:r>
      <w:r w:rsidR="007A0B71" w:rsidRPr="00CB4FB0">
        <w:rPr>
          <w:rFonts w:ascii="Times New Roman" w:hAnsi="Times New Roman" w:cs="Times New Roman"/>
          <w:color w:val="000000" w:themeColor="text1"/>
        </w:rPr>
        <w:t>s.</w:t>
      </w:r>
      <w:r w:rsidRPr="00CB4FB0">
        <w:rPr>
          <w:rFonts w:ascii="Times New Roman" w:hAnsi="Times New Roman" w:cs="Times New Roman"/>
          <w:color w:val="000000" w:themeColor="text1"/>
        </w:rPr>
        <w:t xml:space="preserve"> </w:t>
      </w:r>
      <w:r w:rsidRPr="00CB4FB0">
        <w:rPr>
          <w:rFonts w:ascii="Times New Roman" w:hAnsi="Times New Roman" w:cs="Times New Roman"/>
          <w:color w:val="000000" w:themeColor="text1"/>
          <w:vertAlign w:val="superscript"/>
        </w:rPr>
        <w:footnoteReference w:id="238"/>
      </w:r>
      <w:r w:rsidRPr="00CB4FB0">
        <w:rPr>
          <w:rFonts w:ascii="Times New Roman" w:hAnsi="Times New Roman" w:cs="Times New Roman"/>
          <w:color w:val="000000" w:themeColor="text1"/>
        </w:rPr>
        <w:t xml:space="preserve"> Creswell recommends that qualitative researchers engage in at least two of them in any study.</w:t>
      </w:r>
      <w:r w:rsidRPr="00CB4FB0">
        <w:rPr>
          <w:rFonts w:ascii="Times New Roman" w:hAnsi="Times New Roman" w:cs="Times New Roman"/>
          <w:color w:val="000000" w:themeColor="text1"/>
          <w:vertAlign w:val="superscript"/>
        </w:rPr>
        <w:footnoteReference w:id="239"/>
      </w:r>
    </w:p>
    <w:p w14:paraId="36A0C563" w14:textId="77777777" w:rsidR="009E48F0" w:rsidRPr="00CB4FB0" w:rsidRDefault="009E48F0" w:rsidP="00263BA5">
      <w:pPr>
        <w:pStyle w:val="Heading2"/>
      </w:pPr>
      <w:bookmarkStart w:id="128" w:name="_Toc201777837"/>
      <w:bookmarkStart w:id="129" w:name="_Toc201780029"/>
      <w:r w:rsidRPr="00CB4FB0">
        <w:t>Member Checking</w:t>
      </w:r>
      <w:bookmarkEnd w:id="128"/>
      <w:bookmarkEnd w:id="129"/>
    </w:p>
    <w:p w14:paraId="76F14552" w14:textId="5DF83134" w:rsidR="002C19D6" w:rsidRPr="00C071E6" w:rsidRDefault="009E48F0" w:rsidP="00C071E6">
      <w:pPr>
        <w:autoSpaceDE w:val="0"/>
        <w:autoSpaceDN w:val="0"/>
        <w:adjustRightInd w:val="0"/>
        <w:spacing w:line="480" w:lineRule="auto"/>
        <w:ind w:firstLine="720"/>
        <w:rPr>
          <w:rFonts w:ascii="Times New Roman" w:hAnsi="Times New Roman" w:cs="Times New Roman"/>
        </w:rPr>
      </w:pPr>
      <w:r w:rsidRPr="002C19D6">
        <w:rPr>
          <w:rFonts w:ascii="Times New Roman" w:hAnsi="Times New Roman" w:cs="Times New Roman"/>
        </w:rPr>
        <w:t xml:space="preserve">In this study, the researcher utilized member checking to allow </w:t>
      </w:r>
      <w:r w:rsidR="00B338B8">
        <w:rPr>
          <w:rFonts w:ascii="Times New Roman" w:hAnsi="Times New Roman" w:cs="Times New Roman"/>
        </w:rPr>
        <w:t>participants to review their interview transcripts and ensure the accuracy of the data</w:t>
      </w:r>
      <w:r w:rsidRPr="002C19D6">
        <w:rPr>
          <w:rFonts w:ascii="Times New Roman" w:hAnsi="Times New Roman" w:cs="Times New Roman"/>
        </w:rPr>
        <w:t xml:space="preserve">. If any participant reported inaccuracies, the researcher </w:t>
      </w:r>
      <w:r w:rsidR="00B338B8">
        <w:rPr>
          <w:rFonts w:ascii="Times New Roman" w:hAnsi="Times New Roman" w:cs="Times New Roman"/>
        </w:rPr>
        <w:t>revised the transcript to reflect the participants' words more accurately</w:t>
      </w:r>
      <w:r w:rsidRPr="002C19D6">
        <w:rPr>
          <w:rFonts w:ascii="Times New Roman" w:hAnsi="Times New Roman" w:cs="Times New Roman"/>
        </w:rPr>
        <w:t xml:space="preserve">. The researcher encouraged participants to </w:t>
      </w:r>
      <w:r w:rsidR="006C790D">
        <w:rPr>
          <w:rFonts w:ascii="Times New Roman" w:hAnsi="Times New Roman" w:cs="Times New Roman"/>
        </w:rPr>
        <w:t xml:space="preserve">stay in touch </w:t>
      </w:r>
      <w:r w:rsidRPr="002C19D6">
        <w:rPr>
          <w:rFonts w:ascii="Times New Roman" w:hAnsi="Times New Roman" w:cs="Times New Roman"/>
        </w:rPr>
        <w:t xml:space="preserve">throughout the research process. </w:t>
      </w:r>
    </w:p>
    <w:p w14:paraId="1FD1BCAB" w14:textId="79F2E968" w:rsidR="009E48F0" w:rsidRPr="002C19D6" w:rsidRDefault="009E48F0" w:rsidP="00263BA5">
      <w:pPr>
        <w:pStyle w:val="Heading2"/>
      </w:pPr>
      <w:bookmarkStart w:id="130" w:name="_Toc201777838"/>
      <w:bookmarkStart w:id="131" w:name="_Toc201780030"/>
      <w:r w:rsidRPr="002C19D6">
        <w:t>Rich, Thick Description</w:t>
      </w:r>
      <w:bookmarkEnd w:id="130"/>
      <w:bookmarkEnd w:id="131"/>
    </w:p>
    <w:p w14:paraId="4C3FA2E5" w14:textId="77777777" w:rsidR="009E48F0" w:rsidRPr="002C19D6" w:rsidRDefault="009E48F0" w:rsidP="009E48F0">
      <w:pPr>
        <w:spacing w:line="480" w:lineRule="auto"/>
        <w:ind w:firstLine="720"/>
        <w:rPr>
          <w:rFonts w:ascii="Times New Roman" w:hAnsi="Times New Roman" w:cs="Times New Roman"/>
        </w:rPr>
      </w:pPr>
      <w:r w:rsidRPr="002C19D6">
        <w:rPr>
          <w:rFonts w:ascii="Times New Roman" w:hAnsi="Times New Roman" w:cs="Times New Roman"/>
        </w:rPr>
        <w:t>The researcher sought to share the participants’ experiences so the reader could accurately interpret the context and circumstances in which they occurred. Creswell explained that thick description “allows readers to make decisions regarding transferability because the writer describes in detail the participants or setting under study.”</w:t>
      </w:r>
      <w:r w:rsidRPr="002C19D6">
        <w:rPr>
          <w:rFonts w:ascii="Times New Roman" w:hAnsi="Times New Roman" w:cs="Times New Roman"/>
          <w:vertAlign w:val="superscript"/>
        </w:rPr>
        <w:footnoteReference w:id="240"/>
      </w:r>
      <w:r w:rsidRPr="002C19D6">
        <w:rPr>
          <w:rFonts w:ascii="Times New Roman" w:hAnsi="Times New Roman" w:cs="Times New Roman"/>
        </w:rPr>
        <w:t xml:space="preserve"> The researcher in the present study provided detailed descriptions of the participants’ experiences and used meaningful excerpts of the participants’ own words. Therefore, the researcher can experience the participants' own words. </w:t>
      </w:r>
    </w:p>
    <w:p w14:paraId="4058FC90" w14:textId="77777777" w:rsidR="009E48F0" w:rsidRPr="002C19D6" w:rsidRDefault="009E48F0" w:rsidP="00D93C6D">
      <w:pPr>
        <w:pStyle w:val="Heading2"/>
      </w:pPr>
      <w:bookmarkStart w:id="132" w:name="_Toc201777839"/>
      <w:bookmarkStart w:id="133" w:name="_Toc201780031"/>
      <w:r w:rsidRPr="002C19D6">
        <w:t>Clarifying Researcher Bias</w:t>
      </w:r>
      <w:bookmarkEnd w:id="132"/>
      <w:bookmarkEnd w:id="133"/>
    </w:p>
    <w:p w14:paraId="30DE0431" w14:textId="71E8D795" w:rsidR="009E48F0" w:rsidRPr="002C19D6" w:rsidRDefault="009E48F0" w:rsidP="009E48F0">
      <w:pPr>
        <w:spacing w:line="480" w:lineRule="auto"/>
        <w:ind w:firstLine="720"/>
        <w:rPr>
          <w:rFonts w:ascii="Times New Roman" w:hAnsi="Times New Roman" w:cs="Times New Roman"/>
        </w:rPr>
      </w:pPr>
      <w:r w:rsidRPr="002C19D6">
        <w:rPr>
          <w:rFonts w:ascii="Times New Roman" w:hAnsi="Times New Roman" w:cs="Times New Roman"/>
        </w:rPr>
        <w:t xml:space="preserve">Moustakas states that the researcher must </w:t>
      </w:r>
      <w:r w:rsidR="006B0F9B">
        <w:rPr>
          <w:rFonts w:ascii="Times New Roman" w:hAnsi="Times New Roman" w:cs="Times New Roman"/>
        </w:rPr>
        <w:t>clarify their own</w:t>
      </w:r>
      <w:r w:rsidRPr="002C19D6">
        <w:rPr>
          <w:rFonts w:ascii="Times New Roman" w:hAnsi="Times New Roman" w:cs="Times New Roman"/>
        </w:rPr>
        <w:t xml:space="preserve"> perception of a phenomenon before understanding the perceptions of others.</w:t>
      </w:r>
      <w:r w:rsidRPr="002C19D6">
        <w:rPr>
          <w:rFonts w:ascii="Times New Roman" w:hAnsi="Times New Roman" w:cs="Times New Roman"/>
          <w:vertAlign w:val="superscript"/>
        </w:rPr>
        <w:footnoteReference w:id="241"/>
      </w:r>
      <w:r w:rsidRPr="002C19D6">
        <w:rPr>
          <w:rFonts w:ascii="Times New Roman" w:hAnsi="Times New Roman" w:cs="Times New Roman"/>
        </w:rPr>
        <w:t xml:space="preserve"> The researcher has had meaningful experiences </w:t>
      </w:r>
      <w:r w:rsidRPr="002C19D6">
        <w:rPr>
          <w:rFonts w:ascii="Times New Roman" w:hAnsi="Times New Roman" w:cs="Times New Roman"/>
        </w:rPr>
        <w:lastRenderedPageBreak/>
        <w:t xml:space="preserve">competing in high school bands as both a director and </w:t>
      </w:r>
      <w:r w:rsidR="00CB4FB0" w:rsidRPr="002C19D6">
        <w:rPr>
          <w:rFonts w:ascii="Times New Roman" w:hAnsi="Times New Roman" w:cs="Times New Roman"/>
        </w:rPr>
        <w:t>student and</w:t>
      </w:r>
      <w:r w:rsidRPr="002C19D6">
        <w:rPr>
          <w:rFonts w:ascii="Times New Roman" w:hAnsi="Times New Roman" w:cs="Times New Roman"/>
        </w:rPr>
        <w:t xml:space="preserve"> has </w:t>
      </w:r>
      <w:r w:rsidR="00DD661D" w:rsidRPr="002C19D6">
        <w:rPr>
          <w:rFonts w:ascii="Times New Roman" w:hAnsi="Times New Roman" w:cs="Times New Roman"/>
        </w:rPr>
        <w:t>stated</w:t>
      </w:r>
      <w:r w:rsidRPr="002C19D6">
        <w:rPr>
          <w:rFonts w:ascii="Times New Roman" w:hAnsi="Times New Roman" w:cs="Times New Roman"/>
        </w:rPr>
        <w:t xml:space="preserve"> </w:t>
      </w:r>
      <w:r w:rsidR="00BC4AD0" w:rsidRPr="002C19D6">
        <w:rPr>
          <w:rFonts w:ascii="Times New Roman" w:hAnsi="Times New Roman" w:cs="Times New Roman"/>
        </w:rPr>
        <w:t xml:space="preserve">their </w:t>
      </w:r>
      <w:r w:rsidRPr="002C19D6">
        <w:rPr>
          <w:rFonts w:ascii="Times New Roman" w:hAnsi="Times New Roman" w:cs="Times New Roman"/>
        </w:rPr>
        <w:t>researcher positionality.</w:t>
      </w:r>
    </w:p>
    <w:p w14:paraId="5053AA82" w14:textId="77777777" w:rsidR="009E48F0" w:rsidRPr="002C19D6" w:rsidRDefault="009E48F0" w:rsidP="009E48F0">
      <w:pPr>
        <w:keepNext/>
        <w:keepLines/>
        <w:spacing w:before="240" w:line="480" w:lineRule="auto"/>
        <w:jc w:val="center"/>
        <w:outlineLvl w:val="0"/>
        <w:rPr>
          <w:rFonts w:ascii="Times New Roman" w:eastAsiaTheme="majorEastAsia" w:hAnsi="Times New Roman" w:cs="Times New Roman"/>
          <w:b/>
          <w:shd w:val="clear" w:color="auto" w:fill="FFFFFF"/>
        </w:rPr>
      </w:pPr>
      <w:bookmarkStart w:id="134" w:name="_Toc201777840"/>
      <w:bookmarkStart w:id="135" w:name="_Toc201780032"/>
      <w:r w:rsidRPr="002C19D6">
        <w:rPr>
          <w:rFonts w:ascii="Times New Roman" w:eastAsiaTheme="majorEastAsia" w:hAnsi="Times New Roman" w:cs="Times New Roman"/>
          <w:b/>
          <w:shd w:val="clear" w:color="auto" w:fill="FFFFFF"/>
        </w:rPr>
        <w:t>Ethics</w:t>
      </w:r>
      <w:bookmarkEnd w:id="134"/>
      <w:bookmarkEnd w:id="135"/>
    </w:p>
    <w:p w14:paraId="34C12DD8" w14:textId="77777777" w:rsidR="009E48F0" w:rsidRPr="002C19D6" w:rsidRDefault="009E48F0" w:rsidP="009E48F0">
      <w:pPr>
        <w:spacing w:line="480" w:lineRule="auto"/>
        <w:ind w:firstLine="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Ethical considerations for this study include using the Institutional Review Board (IRB). The IRB at Liberty University approved all consent forms, questionnaires, recording methods, and interview questions. The researcher emailed consent forms to school administrators so that their school and staff could participate in the study. Subsequently, the researcher sent detailed consent forms via DocuSign for interviewees to complete. The consent form contained all the study details and clear instructions for the participants' responsibilities. The researcher attempted to ensure the confidentiality of the participants by assigning pseudonyms and altering any identifying information in the study. The study included using regions instead of specific towns when describing locations. </w:t>
      </w:r>
    </w:p>
    <w:p w14:paraId="72089188" w14:textId="77777777" w:rsidR="009E48F0" w:rsidRPr="002C19D6" w:rsidRDefault="009E48F0" w:rsidP="009E48F0">
      <w:pPr>
        <w:keepNext/>
        <w:keepLines/>
        <w:spacing w:before="240" w:line="480" w:lineRule="auto"/>
        <w:jc w:val="center"/>
        <w:outlineLvl w:val="0"/>
        <w:rPr>
          <w:rFonts w:ascii="Times New Roman" w:eastAsiaTheme="majorEastAsia" w:hAnsi="Times New Roman" w:cs="Times New Roman"/>
          <w:b/>
          <w:shd w:val="clear" w:color="auto" w:fill="FFFFFF"/>
        </w:rPr>
      </w:pPr>
      <w:bookmarkStart w:id="136" w:name="_Toc201777841"/>
      <w:bookmarkStart w:id="137" w:name="_Toc201780033"/>
      <w:r w:rsidRPr="002C19D6">
        <w:rPr>
          <w:rFonts w:ascii="Times New Roman" w:eastAsiaTheme="majorEastAsia" w:hAnsi="Times New Roman" w:cs="Times New Roman"/>
          <w:b/>
          <w:shd w:val="clear" w:color="auto" w:fill="FFFFFF"/>
        </w:rPr>
        <w:t>Summary</w:t>
      </w:r>
      <w:bookmarkEnd w:id="136"/>
      <w:bookmarkEnd w:id="137"/>
    </w:p>
    <w:p w14:paraId="4DC3F4FC" w14:textId="77777777" w:rsidR="009E48F0" w:rsidRPr="002C19D6" w:rsidRDefault="009E48F0" w:rsidP="009E48F0">
      <w:pPr>
        <w:autoSpaceDE w:val="0"/>
        <w:autoSpaceDN w:val="0"/>
        <w:adjustRightInd w:val="0"/>
        <w:spacing w:line="480" w:lineRule="auto"/>
        <w:ind w:firstLine="720"/>
        <w:rPr>
          <w:rFonts w:ascii="Times New Roman" w:hAnsi="Times New Roman" w:cs="Times New Roman"/>
        </w:rPr>
      </w:pPr>
      <w:r w:rsidRPr="002C19D6">
        <w:rPr>
          <w:rFonts w:ascii="Times New Roman" w:hAnsi="Times New Roman" w:cs="Times New Roman"/>
        </w:rPr>
        <w:t xml:space="preserve">The researcher conducted this hermeneutical phenomenological study to </w:t>
      </w:r>
      <w:r w:rsidRPr="002C19D6">
        <w:rPr>
          <w:rFonts w:ascii="Times New Roman" w:eastAsia="Calibri" w:hAnsi="Times New Roman" w:cs="Times New Roman"/>
        </w:rPr>
        <w:t xml:space="preserve">identify unexplored perspectives and determine the relationship between student performance abilities and stakeholders’ perceived success at marching band competitions in schools of varying sizes.  </w:t>
      </w:r>
      <w:r w:rsidRPr="002C19D6">
        <w:rPr>
          <w:rFonts w:ascii="Times New Roman" w:hAnsi="Times New Roman" w:cs="Times New Roman"/>
        </w:rPr>
        <w:t xml:space="preserve"> </w:t>
      </w:r>
    </w:p>
    <w:p w14:paraId="719A34A5" w14:textId="77777777" w:rsidR="009E48F0" w:rsidRPr="002C19D6" w:rsidRDefault="009E48F0" w:rsidP="009E48F0">
      <w:pPr>
        <w:autoSpaceDE w:val="0"/>
        <w:autoSpaceDN w:val="0"/>
        <w:adjustRightInd w:val="0"/>
        <w:spacing w:line="480" w:lineRule="auto"/>
        <w:rPr>
          <w:rFonts w:ascii="Times New Roman" w:hAnsi="Times New Roman" w:cs="Times New Roman"/>
        </w:rPr>
      </w:pPr>
      <w:r w:rsidRPr="002C19D6">
        <w:rPr>
          <w:rFonts w:ascii="Times New Roman" w:hAnsi="Times New Roman" w:cs="Times New Roman"/>
        </w:rPr>
        <w:t xml:space="preserve">Participants included band directors, administrators, parents, and students. The researcher collected the data through questionnaires and semi-structured interviews conducted individually with each participant. The researcher transcribed and synthesized the data shared by the participants and identified themes pertinent to the central research questions for this study. This chapter provided an overview of the study’s design, research questions, and hypotheses that guided this study. Additionally, this chapter discussed the participant selection, the instrumentation, and the study’s procedures. This chapter concludes with a discussion of the </w:t>
      </w:r>
      <w:r w:rsidRPr="002C19D6">
        <w:rPr>
          <w:rFonts w:ascii="Times New Roman" w:hAnsi="Times New Roman" w:cs="Times New Roman"/>
        </w:rPr>
        <w:lastRenderedPageBreak/>
        <w:t>study’s data analysis plan and the ethical guidelines that the researcher followed. Chapter Four presents the study’s results.</w:t>
      </w:r>
    </w:p>
    <w:p w14:paraId="0FAB3C12" w14:textId="77777777" w:rsidR="00315559" w:rsidRPr="002C19D6" w:rsidRDefault="00315559">
      <w:pPr>
        <w:spacing w:after="200" w:line="276" w:lineRule="auto"/>
        <w:rPr>
          <w:rFonts w:ascii="Times New Roman" w:eastAsiaTheme="majorEastAsia" w:hAnsi="Times New Roman" w:cs="Times New Roman"/>
          <w:b/>
          <w:color w:val="000000" w:themeColor="text1"/>
          <w:shd w:val="clear" w:color="auto" w:fill="FFFFFF"/>
        </w:rPr>
      </w:pPr>
      <w:r w:rsidRPr="002C19D6">
        <w:rPr>
          <w:rFonts w:ascii="Times New Roman" w:hAnsi="Times New Roman" w:cs="Times New Roman"/>
        </w:rPr>
        <w:br w:type="page"/>
      </w:r>
    </w:p>
    <w:p w14:paraId="57EF174B" w14:textId="77777777" w:rsidR="001114F6" w:rsidRDefault="001114F6" w:rsidP="007F7898">
      <w:pPr>
        <w:spacing w:line="480" w:lineRule="auto"/>
        <w:jc w:val="center"/>
        <w:rPr>
          <w:rFonts w:ascii="Times New Roman" w:eastAsia="Aptos" w:hAnsi="Times New Roman" w:cs="Times New Roman"/>
          <w:b/>
          <w:bCs/>
          <w:kern w:val="2"/>
          <w:szCs w:val="22"/>
          <w14:ligatures w14:val="standardContextual"/>
        </w:rPr>
        <w:sectPr w:rsidR="001114F6" w:rsidSect="009A0548">
          <w:footnotePr>
            <w:numRestart w:val="eachSect"/>
          </w:footnotePr>
          <w:pgSz w:w="12240" w:h="15840"/>
          <w:pgMar w:top="1440" w:right="1440" w:bottom="1440" w:left="1440" w:header="720" w:footer="720" w:gutter="0"/>
          <w:cols w:space="720"/>
          <w:titlePg/>
          <w:docGrid w:linePitch="360"/>
        </w:sectPr>
      </w:pPr>
    </w:p>
    <w:p w14:paraId="2E78BEF4" w14:textId="77777777" w:rsidR="007F7898" w:rsidRPr="007F7898" w:rsidRDefault="007F7898" w:rsidP="007F7898">
      <w:pPr>
        <w:spacing w:line="480" w:lineRule="auto"/>
        <w:jc w:val="center"/>
        <w:rPr>
          <w:rFonts w:ascii="Times New Roman" w:eastAsia="Aptos" w:hAnsi="Times New Roman" w:cs="Times New Roman"/>
          <w:b/>
          <w:bCs/>
          <w:kern w:val="2"/>
          <w:szCs w:val="22"/>
          <w14:ligatures w14:val="standardContextual"/>
        </w:rPr>
      </w:pPr>
      <w:r w:rsidRPr="007F7898">
        <w:rPr>
          <w:rFonts w:ascii="Times New Roman" w:eastAsia="Aptos" w:hAnsi="Times New Roman" w:cs="Times New Roman"/>
          <w:b/>
          <w:bCs/>
          <w:kern w:val="2"/>
          <w:szCs w:val="22"/>
          <w14:ligatures w14:val="standardContextual"/>
        </w:rPr>
        <w:lastRenderedPageBreak/>
        <w:t xml:space="preserve">Chapter Four: Results </w:t>
      </w:r>
    </w:p>
    <w:p w14:paraId="6942586D" w14:textId="77777777" w:rsidR="007F7898" w:rsidRPr="007F7898" w:rsidRDefault="007F7898" w:rsidP="007F7898">
      <w:pPr>
        <w:spacing w:line="480" w:lineRule="auto"/>
        <w:jc w:val="center"/>
        <w:rPr>
          <w:rFonts w:ascii="Times New Roman" w:eastAsia="Aptos" w:hAnsi="Times New Roman" w:cs="Times New Roman"/>
          <w:b/>
          <w:bCs/>
          <w:kern w:val="2"/>
          <w:szCs w:val="22"/>
          <w14:ligatures w14:val="standardContextual"/>
        </w:rPr>
      </w:pPr>
      <w:r w:rsidRPr="007F7898">
        <w:rPr>
          <w:rFonts w:ascii="Times New Roman" w:eastAsia="Aptos" w:hAnsi="Times New Roman" w:cs="Times New Roman"/>
          <w:b/>
          <w:bCs/>
          <w:kern w:val="2"/>
          <w:szCs w:val="22"/>
          <w14:ligatures w14:val="standardContextual"/>
        </w:rPr>
        <w:t>Introduction</w:t>
      </w:r>
    </w:p>
    <w:p w14:paraId="314739DF" w14:textId="77777777" w:rsidR="007F7898" w:rsidRPr="007F7898" w:rsidRDefault="007F7898" w:rsidP="007F7898">
      <w:pPr>
        <w:spacing w:line="480" w:lineRule="auto"/>
        <w:ind w:firstLine="720"/>
        <w:rPr>
          <w:rFonts w:ascii="Times New Roman" w:eastAsia="Aptos" w:hAnsi="Times New Roman" w:cs="Times New Roman"/>
          <w:kern w:val="2"/>
          <w:szCs w:val="22"/>
          <w14:ligatures w14:val="standardContextual"/>
        </w:rPr>
      </w:pPr>
      <w:r w:rsidRPr="007F7898">
        <w:rPr>
          <w:rFonts w:ascii="Times New Roman" w:eastAsia="Aptos" w:hAnsi="Times New Roman" w:cs="Times New Roman"/>
          <w:color w:val="000000"/>
          <w:kern w:val="2"/>
          <w:szCs w:val="22"/>
          <w14:ligatures w14:val="standardContextual"/>
        </w:rPr>
        <w:t xml:space="preserve">The purpose of this qualitative, hermeneutic phenomenological study was to identify previously unexplored perspectives and determine the relationship between stakeholders' perceptions of musical performance success at marching competitions and students’ actual musical performance abilities in schools of varying sizes. </w:t>
      </w:r>
      <w:r w:rsidRPr="007F7898">
        <w:rPr>
          <w:rFonts w:ascii="Times New Roman" w:eastAsia="Aptos" w:hAnsi="Times New Roman" w:cs="Times New Roman"/>
          <w:kern w:val="2"/>
          <w:szCs w:val="22"/>
          <w14:ligatures w14:val="standardContextual"/>
        </w:rPr>
        <w:t>In this chapter, high school marching band directors, students, school administrators, and parents share their lived experiences and perceptions of success at marching band competitions. Furthermore, this chapter discusses student musical performance achievement based on the evaluation of tone, intonation, technique, rhythm, balance, and musicianship of the bands. This chapter compares those musical evaluation results with the perceptions of the stakeholders to examine the relationship. In addition, this study answers how marching band competition scores reflect student musical achievement abilities. Additionally, the study examines how marching band competition scores affect stakeholders' perceptions of success and investigates how different school sizes influence this perception. This chapter presents descriptions of the participants, themes derived from the data, and responses to the research questions.</w:t>
      </w:r>
    </w:p>
    <w:p w14:paraId="1483E58C" w14:textId="77777777" w:rsidR="007F7898" w:rsidRPr="007F7898" w:rsidRDefault="007F7898" w:rsidP="00387537">
      <w:pPr>
        <w:pStyle w:val="Heading1"/>
      </w:pPr>
      <w:bookmarkStart w:id="138" w:name="_Toc201777842"/>
      <w:bookmarkStart w:id="139" w:name="_Toc201780034"/>
      <w:r w:rsidRPr="007F7898">
        <w:t>Setting</w:t>
      </w:r>
      <w:bookmarkEnd w:id="138"/>
      <w:bookmarkEnd w:id="139"/>
    </w:p>
    <w:p w14:paraId="2309F4EB" w14:textId="7895687E" w:rsidR="007F7898" w:rsidRPr="007F7898" w:rsidRDefault="00CB4FB0" w:rsidP="007F7898">
      <w:pPr>
        <w:spacing w:line="480" w:lineRule="auto"/>
        <w:ind w:firstLine="720"/>
        <w:rPr>
          <w:rFonts w:ascii="Times New Roman" w:eastAsia="Aptos" w:hAnsi="Times New Roman" w:cs="Times New Roman"/>
          <w:kern w:val="2"/>
          <w:szCs w:val="22"/>
          <w14:ligatures w14:val="standardContextual"/>
        </w:rPr>
      </w:pPr>
      <w:r w:rsidRPr="00CB4FB0">
        <w:rPr>
          <w:rFonts w:ascii="Times New Roman" w:eastAsia="Aptos" w:hAnsi="Times New Roman" w:cs="Times New Roman"/>
          <w:kern w:val="2"/>
          <w:szCs w:val="22"/>
          <w14:ligatures w14:val="standardContextual"/>
        </w:rPr>
        <w:t xml:space="preserve">The study took place in public high schools across North Alabama. All interviews were conducted confidentially, either by phone or in person, at individual high schools. The researcher arranged the interviews according to the participants' availability. Participants included high school band directors and administrators with varying levels of experience. Interview questions focused on perceptions of </w:t>
      </w:r>
      <w:r w:rsidR="00B52F0C">
        <w:rPr>
          <w:rFonts w:ascii="Times New Roman" w:eastAsia="Aptos" w:hAnsi="Times New Roman" w:cs="Times New Roman"/>
          <w:kern w:val="2"/>
          <w:szCs w:val="22"/>
          <w14:ligatures w14:val="standardContextual"/>
        </w:rPr>
        <w:t xml:space="preserve">marching band </w:t>
      </w:r>
      <w:r w:rsidR="00B52F0C" w:rsidRPr="00CB4FB0">
        <w:rPr>
          <w:rFonts w:ascii="Times New Roman" w:eastAsia="Aptos" w:hAnsi="Times New Roman" w:cs="Times New Roman"/>
          <w:kern w:val="2"/>
          <w:szCs w:val="22"/>
          <w14:ligatures w14:val="standardContextual"/>
        </w:rPr>
        <w:t>competition</w:t>
      </w:r>
      <w:r w:rsidR="00B52F0C">
        <w:rPr>
          <w:rFonts w:ascii="Times New Roman" w:eastAsia="Aptos" w:hAnsi="Times New Roman" w:cs="Times New Roman"/>
          <w:kern w:val="2"/>
          <w:szCs w:val="22"/>
          <w14:ligatures w14:val="standardContextual"/>
        </w:rPr>
        <w:t xml:space="preserve">s and </w:t>
      </w:r>
      <w:r w:rsidRPr="00CB4FB0">
        <w:rPr>
          <w:rFonts w:ascii="Times New Roman" w:eastAsia="Aptos" w:hAnsi="Times New Roman" w:cs="Times New Roman"/>
          <w:kern w:val="2"/>
          <w:szCs w:val="22"/>
          <w14:ligatures w14:val="standardContextual"/>
        </w:rPr>
        <w:t>program success</w:t>
      </w:r>
      <w:r w:rsidR="00B52F0C">
        <w:rPr>
          <w:rFonts w:ascii="Times New Roman" w:eastAsia="Aptos" w:hAnsi="Times New Roman" w:cs="Times New Roman"/>
          <w:kern w:val="2"/>
          <w:szCs w:val="22"/>
          <w14:ligatures w14:val="standardContextual"/>
        </w:rPr>
        <w:t>.</w:t>
      </w:r>
    </w:p>
    <w:p w14:paraId="500592AB" w14:textId="77777777" w:rsidR="007F7898" w:rsidRPr="007F7898" w:rsidRDefault="007F7898" w:rsidP="00387537">
      <w:pPr>
        <w:pStyle w:val="Heading1"/>
      </w:pPr>
      <w:bookmarkStart w:id="140" w:name="_Toc201777843"/>
      <w:bookmarkStart w:id="141" w:name="_Toc201780035"/>
      <w:r w:rsidRPr="007F7898">
        <w:lastRenderedPageBreak/>
        <w:t>Participants</w:t>
      </w:r>
      <w:bookmarkEnd w:id="140"/>
      <w:bookmarkEnd w:id="141"/>
    </w:p>
    <w:tbl>
      <w:tblPr>
        <w:tblStyle w:val="TableGrid1"/>
        <w:tblpPr w:leftFromText="180" w:rightFromText="180" w:vertAnchor="text" w:horzAnchor="margin" w:tblpY="4910"/>
        <w:tblW w:w="95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1569"/>
        <w:gridCol w:w="1592"/>
        <w:gridCol w:w="1849"/>
        <w:gridCol w:w="1552"/>
        <w:gridCol w:w="98"/>
        <w:gridCol w:w="1454"/>
        <w:gridCol w:w="1459"/>
      </w:tblGrid>
      <w:tr w:rsidR="00B52F0C" w:rsidRPr="007F7898" w14:paraId="137755EC" w14:textId="77777777" w:rsidTr="00B52F0C">
        <w:trPr>
          <w:trHeight w:val="552"/>
        </w:trPr>
        <w:tc>
          <w:tcPr>
            <w:tcW w:w="1569" w:type="dxa"/>
            <w:tcBorders>
              <w:top w:val="single" w:sz="4" w:space="0" w:color="auto"/>
              <w:bottom w:val="single" w:sz="4" w:space="0" w:color="auto"/>
            </w:tcBorders>
          </w:tcPr>
          <w:p w14:paraId="4067C503" w14:textId="77777777" w:rsidR="00B52F0C" w:rsidRPr="0038170D" w:rsidRDefault="00B52F0C" w:rsidP="00B52F0C">
            <w:pPr>
              <w:spacing w:line="480" w:lineRule="auto"/>
              <w:ind w:left="0"/>
              <w:rPr>
                <w:rFonts w:eastAsia="Aptos" w:cs="Times New Roman"/>
                <w:b/>
                <w:bCs/>
              </w:rPr>
            </w:pPr>
            <w:r w:rsidRPr="0038170D">
              <w:rPr>
                <w:rFonts w:eastAsia="Aptos" w:cs="Times New Roman"/>
                <w:b/>
                <w:bCs/>
              </w:rPr>
              <w:t>Participant</w:t>
            </w:r>
          </w:p>
        </w:tc>
        <w:tc>
          <w:tcPr>
            <w:tcW w:w="1592" w:type="dxa"/>
            <w:tcBorders>
              <w:top w:val="single" w:sz="4" w:space="0" w:color="auto"/>
              <w:bottom w:val="single" w:sz="4" w:space="0" w:color="auto"/>
            </w:tcBorders>
          </w:tcPr>
          <w:p w14:paraId="67FDCB0B" w14:textId="77777777" w:rsidR="00B52F0C" w:rsidRPr="0038170D" w:rsidRDefault="00B52F0C" w:rsidP="00B52F0C">
            <w:pPr>
              <w:spacing w:line="480" w:lineRule="auto"/>
              <w:ind w:left="0"/>
              <w:rPr>
                <w:rFonts w:eastAsia="Aptos" w:cs="Times New Roman"/>
                <w:b/>
                <w:bCs/>
              </w:rPr>
            </w:pPr>
            <w:r w:rsidRPr="0038170D">
              <w:rPr>
                <w:rFonts w:eastAsia="Aptos" w:cs="Times New Roman"/>
                <w:b/>
                <w:bCs/>
              </w:rPr>
              <w:t>Gender</w:t>
            </w:r>
          </w:p>
        </w:tc>
        <w:tc>
          <w:tcPr>
            <w:tcW w:w="1849" w:type="dxa"/>
            <w:tcBorders>
              <w:top w:val="single" w:sz="4" w:space="0" w:color="auto"/>
              <w:bottom w:val="single" w:sz="4" w:space="0" w:color="auto"/>
            </w:tcBorders>
          </w:tcPr>
          <w:p w14:paraId="0E6365BA" w14:textId="77777777" w:rsidR="00B52F0C" w:rsidRPr="0038170D" w:rsidRDefault="00B52F0C" w:rsidP="00B52F0C">
            <w:pPr>
              <w:ind w:left="0"/>
              <w:rPr>
                <w:rFonts w:eastAsia="Aptos" w:cs="Times New Roman"/>
                <w:b/>
                <w:bCs/>
              </w:rPr>
            </w:pPr>
            <w:r w:rsidRPr="0038170D">
              <w:rPr>
                <w:rFonts w:eastAsia="Aptos" w:cs="Times New Roman"/>
                <w:b/>
                <w:bCs/>
              </w:rPr>
              <w:t>Years experience</w:t>
            </w:r>
          </w:p>
        </w:tc>
        <w:tc>
          <w:tcPr>
            <w:tcW w:w="1552" w:type="dxa"/>
            <w:tcBorders>
              <w:top w:val="single" w:sz="4" w:space="0" w:color="auto"/>
              <w:bottom w:val="single" w:sz="4" w:space="0" w:color="auto"/>
            </w:tcBorders>
          </w:tcPr>
          <w:p w14:paraId="1642464C" w14:textId="77777777" w:rsidR="00B52F0C" w:rsidRPr="0038170D" w:rsidRDefault="00B52F0C" w:rsidP="00B52F0C">
            <w:pPr>
              <w:ind w:left="0"/>
              <w:rPr>
                <w:rFonts w:eastAsia="Aptos" w:cs="Times New Roman"/>
                <w:b/>
                <w:bCs/>
              </w:rPr>
            </w:pPr>
            <w:r w:rsidRPr="0038170D">
              <w:rPr>
                <w:rFonts w:eastAsia="Aptos" w:cs="Times New Roman"/>
                <w:b/>
                <w:bCs/>
              </w:rPr>
              <w:t>Education</w:t>
            </w:r>
          </w:p>
        </w:tc>
        <w:tc>
          <w:tcPr>
            <w:tcW w:w="1552" w:type="dxa"/>
            <w:gridSpan w:val="2"/>
            <w:tcBorders>
              <w:top w:val="single" w:sz="4" w:space="0" w:color="auto"/>
              <w:bottom w:val="single" w:sz="4" w:space="0" w:color="auto"/>
            </w:tcBorders>
          </w:tcPr>
          <w:p w14:paraId="078F8E28" w14:textId="77777777" w:rsidR="00B52F0C" w:rsidRPr="0038170D" w:rsidRDefault="00B52F0C" w:rsidP="00B52F0C">
            <w:pPr>
              <w:ind w:left="0"/>
              <w:rPr>
                <w:rFonts w:eastAsia="Aptos" w:cs="Times New Roman"/>
                <w:b/>
                <w:bCs/>
              </w:rPr>
            </w:pPr>
            <w:r w:rsidRPr="0038170D">
              <w:rPr>
                <w:rFonts w:eastAsia="Aptos" w:cs="Times New Roman"/>
                <w:b/>
                <w:bCs/>
              </w:rPr>
              <w:t>Grades taught</w:t>
            </w:r>
          </w:p>
        </w:tc>
        <w:tc>
          <w:tcPr>
            <w:tcW w:w="1459" w:type="dxa"/>
            <w:tcBorders>
              <w:top w:val="single" w:sz="4" w:space="0" w:color="auto"/>
              <w:bottom w:val="single" w:sz="4" w:space="0" w:color="auto"/>
            </w:tcBorders>
          </w:tcPr>
          <w:p w14:paraId="294D3F04" w14:textId="77777777" w:rsidR="00B52F0C" w:rsidRPr="0038170D" w:rsidRDefault="00B52F0C" w:rsidP="00B52F0C">
            <w:pPr>
              <w:ind w:left="0"/>
              <w:rPr>
                <w:rFonts w:eastAsia="Aptos" w:cs="Times New Roman"/>
                <w:b/>
                <w:bCs/>
              </w:rPr>
            </w:pPr>
            <w:r w:rsidRPr="0038170D">
              <w:rPr>
                <w:rFonts w:eastAsia="Aptos" w:cs="Times New Roman"/>
                <w:b/>
                <w:bCs/>
              </w:rPr>
              <w:t>Size of school</w:t>
            </w:r>
          </w:p>
        </w:tc>
      </w:tr>
      <w:tr w:rsidR="00B52F0C" w:rsidRPr="007F7898" w14:paraId="7AD95624" w14:textId="77777777" w:rsidTr="00B52F0C">
        <w:trPr>
          <w:trHeight w:val="552"/>
        </w:trPr>
        <w:tc>
          <w:tcPr>
            <w:tcW w:w="1569" w:type="dxa"/>
            <w:tcBorders>
              <w:top w:val="single" w:sz="4" w:space="0" w:color="auto"/>
            </w:tcBorders>
          </w:tcPr>
          <w:p w14:paraId="6427ED90" w14:textId="77777777" w:rsidR="00B52F0C" w:rsidRPr="00771105" w:rsidRDefault="00B52F0C" w:rsidP="00B52F0C">
            <w:pPr>
              <w:spacing w:line="276" w:lineRule="auto"/>
              <w:ind w:left="0"/>
              <w:rPr>
                <w:rFonts w:eastAsia="Aptos" w:cs="Times New Roman"/>
              </w:rPr>
            </w:pPr>
            <w:r w:rsidRPr="00771105">
              <w:rPr>
                <w:rFonts w:eastAsia="Aptos" w:cs="Times New Roman"/>
              </w:rPr>
              <w:t>D1</w:t>
            </w:r>
          </w:p>
        </w:tc>
        <w:tc>
          <w:tcPr>
            <w:tcW w:w="1592" w:type="dxa"/>
            <w:tcBorders>
              <w:top w:val="single" w:sz="4" w:space="0" w:color="auto"/>
            </w:tcBorders>
          </w:tcPr>
          <w:p w14:paraId="6AD19B4E" w14:textId="77777777" w:rsidR="00B52F0C" w:rsidRPr="00771105" w:rsidRDefault="00B52F0C" w:rsidP="00B52F0C">
            <w:pPr>
              <w:spacing w:line="276" w:lineRule="auto"/>
              <w:ind w:left="0"/>
              <w:rPr>
                <w:rFonts w:eastAsia="Aptos" w:cs="Times New Roman"/>
              </w:rPr>
            </w:pPr>
            <w:r w:rsidRPr="00771105">
              <w:rPr>
                <w:rFonts w:eastAsia="Aptos" w:cs="Times New Roman"/>
              </w:rPr>
              <w:t>Male</w:t>
            </w:r>
          </w:p>
        </w:tc>
        <w:tc>
          <w:tcPr>
            <w:tcW w:w="1849" w:type="dxa"/>
            <w:tcBorders>
              <w:top w:val="single" w:sz="4" w:space="0" w:color="auto"/>
            </w:tcBorders>
          </w:tcPr>
          <w:p w14:paraId="063FF20E" w14:textId="77777777" w:rsidR="00B52F0C" w:rsidRPr="00771105" w:rsidRDefault="00B52F0C" w:rsidP="00B52F0C">
            <w:pPr>
              <w:spacing w:line="276" w:lineRule="auto"/>
              <w:ind w:left="0"/>
              <w:rPr>
                <w:rFonts w:eastAsia="Aptos" w:cs="Times New Roman"/>
              </w:rPr>
            </w:pPr>
            <w:r w:rsidRPr="00771105">
              <w:rPr>
                <w:rFonts w:eastAsia="Aptos" w:cs="Times New Roman"/>
              </w:rPr>
              <w:t>3</w:t>
            </w:r>
          </w:p>
        </w:tc>
        <w:tc>
          <w:tcPr>
            <w:tcW w:w="1650" w:type="dxa"/>
            <w:gridSpan w:val="2"/>
            <w:tcBorders>
              <w:top w:val="single" w:sz="4" w:space="0" w:color="auto"/>
            </w:tcBorders>
          </w:tcPr>
          <w:p w14:paraId="5E35BA28" w14:textId="77777777" w:rsidR="00B52F0C" w:rsidRPr="00771105" w:rsidRDefault="00B52F0C" w:rsidP="00B52F0C">
            <w:pPr>
              <w:spacing w:line="276" w:lineRule="auto"/>
              <w:ind w:left="0"/>
              <w:rPr>
                <w:rFonts w:eastAsia="Aptos" w:cs="Times New Roman"/>
              </w:rPr>
            </w:pPr>
            <w:r w:rsidRPr="00771105">
              <w:rPr>
                <w:rFonts w:eastAsia="Aptos" w:cs="Times New Roman"/>
              </w:rPr>
              <w:t>Master’s</w:t>
            </w:r>
          </w:p>
        </w:tc>
        <w:tc>
          <w:tcPr>
            <w:tcW w:w="1454" w:type="dxa"/>
            <w:tcBorders>
              <w:top w:val="single" w:sz="4" w:space="0" w:color="auto"/>
            </w:tcBorders>
          </w:tcPr>
          <w:p w14:paraId="4E337DC7" w14:textId="77777777" w:rsidR="00B52F0C" w:rsidRPr="00771105" w:rsidRDefault="00B52F0C" w:rsidP="00B52F0C">
            <w:pPr>
              <w:spacing w:line="276" w:lineRule="auto"/>
              <w:ind w:left="0"/>
              <w:rPr>
                <w:rFonts w:eastAsia="Aptos" w:cs="Times New Roman"/>
              </w:rPr>
            </w:pPr>
            <w:r w:rsidRPr="00771105">
              <w:rPr>
                <w:rFonts w:eastAsia="Aptos" w:cs="Times New Roman"/>
              </w:rPr>
              <w:t>6-12</w:t>
            </w:r>
          </w:p>
        </w:tc>
        <w:tc>
          <w:tcPr>
            <w:tcW w:w="1459" w:type="dxa"/>
            <w:tcBorders>
              <w:top w:val="single" w:sz="4" w:space="0" w:color="auto"/>
            </w:tcBorders>
          </w:tcPr>
          <w:p w14:paraId="286D0EB1" w14:textId="77777777" w:rsidR="00B52F0C" w:rsidRPr="00771105" w:rsidRDefault="00B52F0C" w:rsidP="00B52F0C">
            <w:pPr>
              <w:spacing w:line="276" w:lineRule="auto"/>
              <w:ind w:left="0"/>
              <w:rPr>
                <w:rFonts w:eastAsia="Aptos" w:cs="Times New Roman"/>
              </w:rPr>
            </w:pPr>
            <w:r w:rsidRPr="00771105">
              <w:rPr>
                <w:rFonts w:eastAsia="Aptos" w:cs="Times New Roman"/>
              </w:rPr>
              <w:t>Small</w:t>
            </w:r>
          </w:p>
        </w:tc>
      </w:tr>
      <w:tr w:rsidR="00B52F0C" w:rsidRPr="007F7898" w14:paraId="7B1DB201" w14:textId="77777777" w:rsidTr="00B52F0C">
        <w:trPr>
          <w:trHeight w:val="552"/>
        </w:trPr>
        <w:tc>
          <w:tcPr>
            <w:tcW w:w="1569" w:type="dxa"/>
          </w:tcPr>
          <w:p w14:paraId="7ECAABF8" w14:textId="77777777" w:rsidR="00B52F0C" w:rsidRPr="00771105" w:rsidRDefault="00B52F0C" w:rsidP="00B52F0C">
            <w:pPr>
              <w:spacing w:line="276" w:lineRule="auto"/>
              <w:ind w:left="0"/>
              <w:rPr>
                <w:rFonts w:eastAsia="Aptos" w:cs="Times New Roman"/>
              </w:rPr>
            </w:pPr>
            <w:r w:rsidRPr="00771105">
              <w:rPr>
                <w:rFonts w:eastAsia="Aptos" w:cs="Times New Roman"/>
              </w:rPr>
              <w:t>D2</w:t>
            </w:r>
          </w:p>
        </w:tc>
        <w:tc>
          <w:tcPr>
            <w:tcW w:w="1592" w:type="dxa"/>
          </w:tcPr>
          <w:p w14:paraId="403443E7" w14:textId="77777777" w:rsidR="00B52F0C" w:rsidRPr="00771105" w:rsidRDefault="00B52F0C" w:rsidP="00B52F0C">
            <w:pPr>
              <w:spacing w:line="276" w:lineRule="auto"/>
              <w:ind w:left="0"/>
              <w:rPr>
                <w:rFonts w:eastAsia="Aptos" w:cs="Times New Roman"/>
              </w:rPr>
            </w:pPr>
            <w:r w:rsidRPr="00771105">
              <w:rPr>
                <w:rFonts w:eastAsia="Aptos" w:cs="Times New Roman"/>
              </w:rPr>
              <w:t xml:space="preserve">Male </w:t>
            </w:r>
          </w:p>
        </w:tc>
        <w:tc>
          <w:tcPr>
            <w:tcW w:w="1849" w:type="dxa"/>
          </w:tcPr>
          <w:p w14:paraId="301DC3AB" w14:textId="77777777" w:rsidR="00B52F0C" w:rsidRPr="00771105" w:rsidRDefault="00B52F0C" w:rsidP="00B52F0C">
            <w:pPr>
              <w:spacing w:line="276" w:lineRule="auto"/>
              <w:ind w:left="0"/>
              <w:rPr>
                <w:rFonts w:eastAsia="Aptos" w:cs="Times New Roman"/>
              </w:rPr>
            </w:pPr>
            <w:r w:rsidRPr="00771105">
              <w:rPr>
                <w:rFonts w:eastAsia="Aptos" w:cs="Times New Roman"/>
              </w:rPr>
              <w:t>1</w:t>
            </w:r>
          </w:p>
        </w:tc>
        <w:tc>
          <w:tcPr>
            <w:tcW w:w="1650" w:type="dxa"/>
            <w:gridSpan w:val="2"/>
          </w:tcPr>
          <w:p w14:paraId="00E84D4B" w14:textId="77777777" w:rsidR="00B52F0C" w:rsidRPr="00771105" w:rsidRDefault="00B52F0C" w:rsidP="00B52F0C">
            <w:pPr>
              <w:spacing w:line="276" w:lineRule="auto"/>
              <w:ind w:left="0"/>
              <w:rPr>
                <w:rFonts w:eastAsia="Aptos" w:cs="Times New Roman"/>
              </w:rPr>
            </w:pPr>
            <w:r w:rsidRPr="00771105">
              <w:rPr>
                <w:rFonts w:eastAsia="Aptos" w:cs="Times New Roman"/>
              </w:rPr>
              <w:t>Bachelor’s</w:t>
            </w:r>
          </w:p>
        </w:tc>
        <w:tc>
          <w:tcPr>
            <w:tcW w:w="1454" w:type="dxa"/>
          </w:tcPr>
          <w:p w14:paraId="6AE9E560" w14:textId="77777777" w:rsidR="00B52F0C" w:rsidRPr="00771105" w:rsidRDefault="00B52F0C" w:rsidP="00B52F0C">
            <w:pPr>
              <w:spacing w:line="276" w:lineRule="auto"/>
              <w:ind w:left="0"/>
              <w:rPr>
                <w:rFonts w:eastAsia="Aptos" w:cs="Times New Roman"/>
              </w:rPr>
            </w:pPr>
            <w:r w:rsidRPr="00771105">
              <w:rPr>
                <w:rFonts w:eastAsia="Aptos" w:cs="Times New Roman"/>
              </w:rPr>
              <w:t>6-12</w:t>
            </w:r>
          </w:p>
        </w:tc>
        <w:tc>
          <w:tcPr>
            <w:tcW w:w="1459" w:type="dxa"/>
          </w:tcPr>
          <w:p w14:paraId="2A117762" w14:textId="77777777" w:rsidR="00B52F0C" w:rsidRPr="00771105" w:rsidRDefault="00B52F0C" w:rsidP="00B52F0C">
            <w:pPr>
              <w:spacing w:line="276" w:lineRule="auto"/>
              <w:ind w:left="0"/>
              <w:rPr>
                <w:rFonts w:eastAsia="Aptos" w:cs="Times New Roman"/>
              </w:rPr>
            </w:pPr>
            <w:r w:rsidRPr="00771105">
              <w:rPr>
                <w:rFonts w:eastAsia="Aptos" w:cs="Times New Roman"/>
              </w:rPr>
              <w:t>Small</w:t>
            </w:r>
          </w:p>
        </w:tc>
      </w:tr>
      <w:tr w:rsidR="00B52F0C" w:rsidRPr="007F7898" w14:paraId="536FFE97" w14:textId="77777777" w:rsidTr="00B52F0C">
        <w:trPr>
          <w:trHeight w:val="552"/>
        </w:trPr>
        <w:tc>
          <w:tcPr>
            <w:tcW w:w="1569" w:type="dxa"/>
          </w:tcPr>
          <w:p w14:paraId="3D42D48A" w14:textId="77777777" w:rsidR="00B52F0C" w:rsidRPr="00771105" w:rsidRDefault="00B52F0C" w:rsidP="00B52F0C">
            <w:pPr>
              <w:spacing w:line="276" w:lineRule="auto"/>
              <w:ind w:left="0"/>
              <w:rPr>
                <w:rFonts w:eastAsia="Aptos" w:cs="Times New Roman"/>
              </w:rPr>
            </w:pPr>
            <w:r w:rsidRPr="00771105">
              <w:rPr>
                <w:rFonts w:eastAsia="Aptos" w:cs="Times New Roman"/>
              </w:rPr>
              <w:t>D3</w:t>
            </w:r>
          </w:p>
        </w:tc>
        <w:tc>
          <w:tcPr>
            <w:tcW w:w="1592" w:type="dxa"/>
          </w:tcPr>
          <w:p w14:paraId="47E0757E" w14:textId="77777777" w:rsidR="00B52F0C" w:rsidRPr="00771105" w:rsidRDefault="00B52F0C" w:rsidP="00B52F0C">
            <w:pPr>
              <w:spacing w:line="276" w:lineRule="auto"/>
              <w:ind w:left="0"/>
              <w:rPr>
                <w:rFonts w:eastAsia="Aptos" w:cs="Times New Roman"/>
              </w:rPr>
            </w:pPr>
            <w:r w:rsidRPr="00771105">
              <w:rPr>
                <w:rFonts w:eastAsia="Aptos" w:cs="Times New Roman"/>
              </w:rPr>
              <w:t>Male</w:t>
            </w:r>
          </w:p>
        </w:tc>
        <w:tc>
          <w:tcPr>
            <w:tcW w:w="1849" w:type="dxa"/>
          </w:tcPr>
          <w:p w14:paraId="090847EE" w14:textId="77777777" w:rsidR="00B52F0C" w:rsidRPr="00771105" w:rsidRDefault="00B52F0C" w:rsidP="00B52F0C">
            <w:pPr>
              <w:spacing w:line="276" w:lineRule="auto"/>
              <w:ind w:left="0"/>
              <w:rPr>
                <w:rFonts w:eastAsia="Aptos" w:cs="Times New Roman"/>
              </w:rPr>
            </w:pPr>
            <w:r w:rsidRPr="00771105">
              <w:rPr>
                <w:rFonts w:eastAsia="Aptos" w:cs="Times New Roman"/>
              </w:rPr>
              <w:t>13</w:t>
            </w:r>
          </w:p>
        </w:tc>
        <w:tc>
          <w:tcPr>
            <w:tcW w:w="1650" w:type="dxa"/>
            <w:gridSpan w:val="2"/>
          </w:tcPr>
          <w:p w14:paraId="1DBC312E" w14:textId="77777777" w:rsidR="00B52F0C" w:rsidRPr="00771105" w:rsidRDefault="00B52F0C" w:rsidP="00B52F0C">
            <w:pPr>
              <w:spacing w:line="276" w:lineRule="auto"/>
              <w:ind w:left="0"/>
              <w:rPr>
                <w:rFonts w:eastAsia="Aptos" w:cs="Times New Roman"/>
              </w:rPr>
            </w:pPr>
            <w:r w:rsidRPr="00771105">
              <w:rPr>
                <w:rFonts w:eastAsia="Aptos" w:cs="Times New Roman"/>
              </w:rPr>
              <w:t>Master’s</w:t>
            </w:r>
          </w:p>
        </w:tc>
        <w:tc>
          <w:tcPr>
            <w:tcW w:w="1454" w:type="dxa"/>
          </w:tcPr>
          <w:p w14:paraId="57B782A2" w14:textId="77777777" w:rsidR="00B52F0C" w:rsidRPr="00771105" w:rsidRDefault="00B52F0C" w:rsidP="00B52F0C">
            <w:pPr>
              <w:spacing w:line="276" w:lineRule="auto"/>
              <w:ind w:left="0"/>
              <w:rPr>
                <w:rFonts w:eastAsia="Aptos" w:cs="Times New Roman"/>
              </w:rPr>
            </w:pPr>
            <w:r w:rsidRPr="00771105">
              <w:rPr>
                <w:rFonts w:eastAsia="Aptos" w:cs="Times New Roman"/>
              </w:rPr>
              <w:t>6-12</w:t>
            </w:r>
          </w:p>
        </w:tc>
        <w:tc>
          <w:tcPr>
            <w:tcW w:w="1459" w:type="dxa"/>
          </w:tcPr>
          <w:p w14:paraId="361B6149" w14:textId="77777777" w:rsidR="00B52F0C" w:rsidRPr="00771105" w:rsidRDefault="00B52F0C" w:rsidP="00B52F0C">
            <w:pPr>
              <w:spacing w:line="276" w:lineRule="auto"/>
              <w:ind w:left="0"/>
              <w:rPr>
                <w:rFonts w:eastAsia="Aptos" w:cs="Times New Roman"/>
              </w:rPr>
            </w:pPr>
            <w:r w:rsidRPr="00771105">
              <w:rPr>
                <w:rFonts w:eastAsia="Aptos" w:cs="Times New Roman"/>
              </w:rPr>
              <w:t>Medium</w:t>
            </w:r>
          </w:p>
        </w:tc>
      </w:tr>
      <w:tr w:rsidR="00B52F0C" w:rsidRPr="007F7898" w14:paraId="63887427" w14:textId="77777777" w:rsidTr="00B52F0C">
        <w:trPr>
          <w:trHeight w:val="552"/>
        </w:trPr>
        <w:tc>
          <w:tcPr>
            <w:tcW w:w="1569" w:type="dxa"/>
          </w:tcPr>
          <w:p w14:paraId="0A86D53A" w14:textId="77777777" w:rsidR="00B52F0C" w:rsidRPr="00771105" w:rsidRDefault="00B52F0C" w:rsidP="00B52F0C">
            <w:pPr>
              <w:spacing w:line="276" w:lineRule="auto"/>
              <w:ind w:left="0"/>
              <w:rPr>
                <w:rFonts w:eastAsia="Aptos" w:cs="Times New Roman"/>
              </w:rPr>
            </w:pPr>
            <w:r w:rsidRPr="00771105">
              <w:rPr>
                <w:rFonts w:eastAsia="Aptos" w:cs="Times New Roman"/>
              </w:rPr>
              <w:t>D4</w:t>
            </w:r>
          </w:p>
        </w:tc>
        <w:tc>
          <w:tcPr>
            <w:tcW w:w="1592" w:type="dxa"/>
          </w:tcPr>
          <w:p w14:paraId="71AEDAE6" w14:textId="77777777" w:rsidR="00B52F0C" w:rsidRPr="00771105" w:rsidRDefault="00B52F0C" w:rsidP="00B52F0C">
            <w:pPr>
              <w:spacing w:line="276" w:lineRule="auto"/>
              <w:ind w:left="0"/>
              <w:rPr>
                <w:rFonts w:eastAsia="Aptos" w:cs="Times New Roman"/>
              </w:rPr>
            </w:pPr>
            <w:r w:rsidRPr="00771105">
              <w:rPr>
                <w:rFonts w:eastAsia="Aptos" w:cs="Times New Roman"/>
              </w:rPr>
              <w:t>Male</w:t>
            </w:r>
          </w:p>
        </w:tc>
        <w:tc>
          <w:tcPr>
            <w:tcW w:w="1849" w:type="dxa"/>
          </w:tcPr>
          <w:p w14:paraId="5C1098AC" w14:textId="77777777" w:rsidR="00B52F0C" w:rsidRPr="00771105" w:rsidRDefault="00B52F0C" w:rsidP="00B52F0C">
            <w:pPr>
              <w:spacing w:line="276" w:lineRule="auto"/>
              <w:ind w:left="0"/>
              <w:rPr>
                <w:rFonts w:eastAsia="Aptos" w:cs="Times New Roman"/>
              </w:rPr>
            </w:pPr>
            <w:r w:rsidRPr="00771105">
              <w:rPr>
                <w:rFonts w:eastAsia="Aptos" w:cs="Times New Roman"/>
              </w:rPr>
              <w:t>10</w:t>
            </w:r>
          </w:p>
        </w:tc>
        <w:tc>
          <w:tcPr>
            <w:tcW w:w="1650" w:type="dxa"/>
            <w:gridSpan w:val="2"/>
          </w:tcPr>
          <w:p w14:paraId="03BDE6B7" w14:textId="77777777" w:rsidR="00B52F0C" w:rsidRPr="00771105" w:rsidRDefault="00B52F0C" w:rsidP="00B52F0C">
            <w:pPr>
              <w:spacing w:line="276" w:lineRule="auto"/>
              <w:ind w:left="0"/>
              <w:rPr>
                <w:rFonts w:eastAsia="Aptos" w:cs="Times New Roman"/>
              </w:rPr>
            </w:pPr>
            <w:r w:rsidRPr="00771105">
              <w:rPr>
                <w:rFonts w:eastAsia="Aptos" w:cs="Times New Roman"/>
              </w:rPr>
              <w:t>Master’s</w:t>
            </w:r>
          </w:p>
        </w:tc>
        <w:tc>
          <w:tcPr>
            <w:tcW w:w="1454" w:type="dxa"/>
          </w:tcPr>
          <w:p w14:paraId="2748A0FF" w14:textId="77777777" w:rsidR="00B52F0C" w:rsidRPr="00771105" w:rsidRDefault="00B52F0C" w:rsidP="00B52F0C">
            <w:pPr>
              <w:spacing w:line="276" w:lineRule="auto"/>
              <w:ind w:left="0"/>
              <w:rPr>
                <w:rFonts w:eastAsia="Aptos" w:cs="Times New Roman"/>
              </w:rPr>
            </w:pPr>
            <w:r w:rsidRPr="00771105">
              <w:rPr>
                <w:rFonts w:eastAsia="Aptos" w:cs="Times New Roman"/>
              </w:rPr>
              <w:t>6-12</w:t>
            </w:r>
          </w:p>
        </w:tc>
        <w:tc>
          <w:tcPr>
            <w:tcW w:w="1459" w:type="dxa"/>
          </w:tcPr>
          <w:p w14:paraId="2855180D" w14:textId="77777777" w:rsidR="00B52F0C" w:rsidRPr="00771105" w:rsidRDefault="00B52F0C" w:rsidP="00B52F0C">
            <w:pPr>
              <w:spacing w:line="276" w:lineRule="auto"/>
              <w:ind w:left="0"/>
              <w:rPr>
                <w:rFonts w:eastAsia="Aptos" w:cs="Times New Roman"/>
              </w:rPr>
            </w:pPr>
            <w:r w:rsidRPr="00771105">
              <w:rPr>
                <w:rFonts w:eastAsia="Aptos" w:cs="Times New Roman"/>
              </w:rPr>
              <w:t>Medium</w:t>
            </w:r>
          </w:p>
        </w:tc>
      </w:tr>
      <w:tr w:rsidR="00B52F0C" w:rsidRPr="007F7898" w14:paraId="46A56F01" w14:textId="77777777" w:rsidTr="00B52F0C">
        <w:trPr>
          <w:trHeight w:val="552"/>
        </w:trPr>
        <w:tc>
          <w:tcPr>
            <w:tcW w:w="1569" w:type="dxa"/>
          </w:tcPr>
          <w:p w14:paraId="04DCD650" w14:textId="77777777" w:rsidR="00B52F0C" w:rsidRPr="00771105" w:rsidRDefault="00B52F0C" w:rsidP="00B52F0C">
            <w:pPr>
              <w:spacing w:line="276" w:lineRule="auto"/>
              <w:ind w:left="0"/>
              <w:rPr>
                <w:rFonts w:eastAsia="Aptos" w:cs="Times New Roman"/>
              </w:rPr>
            </w:pPr>
            <w:r w:rsidRPr="00771105">
              <w:rPr>
                <w:rFonts w:eastAsia="Aptos" w:cs="Times New Roman"/>
              </w:rPr>
              <w:t>D5</w:t>
            </w:r>
          </w:p>
        </w:tc>
        <w:tc>
          <w:tcPr>
            <w:tcW w:w="1592" w:type="dxa"/>
          </w:tcPr>
          <w:p w14:paraId="27165BE2" w14:textId="77777777" w:rsidR="00B52F0C" w:rsidRPr="00771105" w:rsidRDefault="00B52F0C" w:rsidP="00B52F0C">
            <w:pPr>
              <w:spacing w:line="276" w:lineRule="auto"/>
              <w:ind w:left="0"/>
              <w:rPr>
                <w:rFonts w:eastAsia="Aptos" w:cs="Times New Roman"/>
              </w:rPr>
            </w:pPr>
            <w:r w:rsidRPr="00771105">
              <w:rPr>
                <w:rFonts w:eastAsia="Aptos" w:cs="Times New Roman"/>
              </w:rPr>
              <w:t>Male</w:t>
            </w:r>
          </w:p>
        </w:tc>
        <w:tc>
          <w:tcPr>
            <w:tcW w:w="1849" w:type="dxa"/>
          </w:tcPr>
          <w:p w14:paraId="1FCFB602" w14:textId="77777777" w:rsidR="00B52F0C" w:rsidRPr="00771105" w:rsidRDefault="00B52F0C" w:rsidP="00B52F0C">
            <w:pPr>
              <w:spacing w:line="276" w:lineRule="auto"/>
              <w:ind w:left="0"/>
              <w:rPr>
                <w:rFonts w:eastAsia="Aptos" w:cs="Times New Roman"/>
              </w:rPr>
            </w:pPr>
            <w:r w:rsidRPr="00771105">
              <w:rPr>
                <w:rFonts w:eastAsia="Aptos" w:cs="Times New Roman"/>
              </w:rPr>
              <w:t>20</w:t>
            </w:r>
          </w:p>
        </w:tc>
        <w:tc>
          <w:tcPr>
            <w:tcW w:w="1650" w:type="dxa"/>
            <w:gridSpan w:val="2"/>
          </w:tcPr>
          <w:p w14:paraId="7E863A72" w14:textId="77777777" w:rsidR="00B52F0C" w:rsidRPr="00771105" w:rsidRDefault="00B52F0C" w:rsidP="00B52F0C">
            <w:pPr>
              <w:spacing w:line="276" w:lineRule="auto"/>
              <w:ind w:left="0"/>
              <w:rPr>
                <w:rFonts w:eastAsia="Aptos" w:cs="Times New Roman"/>
              </w:rPr>
            </w:pPr>
            <w:r w:rsidRPr="00771105">
              <w:rPr>
                <w:rFonts w:eastAsia="Aptos" w:cs="Times New Roman"/>
              </w:rPr>
              <w:t>Master’s</w:t>
            </w:r>
          </w:p>
        </w:tc>
        <w:tc>
          <w:tcPr>
            <w:tcW w:w="1454" w:type="dxa"/>
          </w:tcPr>
          <w:p w14:paraId="7E7D31CE" w14:textId="77777777" w:rsidR="00B52F0C" w:rsidRPr="00771105" w:rsidRDefault="00B52F0C" w:rsidP="00B52F0C">
            <w:pPr>
              <w:spacing w:line="276" w:lineRule="auto"/>
              <w:ind w:left="0"/>
              <w:rPr>
                <w:rFonts w:eastAsia="Aptos" w:cs="Times New Roman"/>
              </w:rPr>
            </w:pPr>
            <w:r w:rsidRPr="00771105">
              <w:rPr>
                <w:rFonts w:eastAsia="Aptos" w:cs="Times New Roman"/>
              </w:rPr>
              <w:t>9-12</w:t>
            </w:r>
          </w:p>
        </w:tc>
        <w:tc>
          <w:tcPr>
            <w:tcW w:w="1459" w:type="dxa"/>
          </w:tcPr>
          <w:p w14:paraId="23EC988F" w14:textId="77777777" w:rsidR="00B52F0C" w:rsidRPr="00771105" w:rsidRDefault="00B52F0C" w:rsidP="00B52F0C">
            <w:pPr>
              <w:spacing w:line="276" w:lineRule="auto"/>
              <w:ind w:left="0"/>
              <w:rPr>
                <w:rFonts w:eastAsia="Aptos" w:cs="Times New Roman"/>
              </w:rPr>
            </w:pPr>
            <w:r w:rsidRPr="00771105">
              <w:rPr>
                <w:rFonts w:eastAsia="Aptos" w:cs="Times New Roman"/>
              </w:rPr>
              <w:t>Large</w:t>
            </w:r>
          </w:p>
        </w:tc>
      </w:tr>
      <w:tr w:rsidR="00B52F0C" w:rsidRPr="007F7898" w14:paraId="37821A18" w14:textId="77777777" w:rsidTr="00B52F0C">
        <w:trPr>
          <w:trHeight w:val="552"/>
        </w:trPr>
        <w:tc>
          <w:tcPr>
            <w:tcW w:w="1569" w:type="dxa"/>
            <w:tcBorders>
              <w:bottom w:val="single" w:sz="4" w:space="0" w:color="auto"/>
            </w:tcBorders>
          </w:tcPr>
          <w:p w14:paraId="53A05706" w14:textId="77777777" w:rsidR="00B52F0C" w:rsidRPr="00771105" w:rsidRDefault="00B52F0C" w:rsidP="00B52F0C">
            <w:pPr>
              <w:spacing w:line="276" w:lineRule="auto"/>
              <w:ind w:left="0"/>
              <w:rPr>
                <w:rFonts w:eastAsia="Aptos" w:cs="Times New Roman"/>
              </w:rPr>
            </w:pPr>
            <w:r w:rsidRPr="00771105">
              <w:rPr>
                <w:rFonts w:eastAsia="Aptos" w:cs="Times New Roman"/>
              </w:rPr>
              <w:t>D6</w:t>
            </w:r>
          </w:p>
        </w:tc>
        <w:tc>
          <w:tcPr>
            <w:tcW w:w="1592" w:type="dxa"/>
            <w:tcBorders>
              <w:bottom w:val="single" w:sz="4" w:space="0" w:color="auto"/>
            </w:tcBorders>
          </w:tcPr>
          <w:p w14:paraId="49375CF7" w14:textId="77777777" w:rsidR="00B52F0C" w:rsidRPr="00771105" w:rsidRDefault="00B52F0C" w:rsidP="00B52F0C">
            <w:pPr>
              <w:spacing w:line="276" w:lineRule="auto"/>
              <w:ind w:left="0"/>
              <w:rPr>
                <w:rFonts w:eastAsia="Aptos" w:cs="Times New Roman"/>
              </w:rPr>
            </w:pPr>
            <w:r w:rsidRPr="00771105">
              <w:rPr>
                <w:rFonts w:eastAsia="Aptos" w:cs="Times New Roman"/>
              </w:rPr>
              <w:t>Male</w:t>
            </w:r>
          </w:p>
        </w:tc>
        <w:tc>
          <w:tcPr>
            <w:tcW w:w="1849" w:type="dxa"/>
            <w:tcBorders>
              <w:bottom w:val="single" w:sz="4" w:space="0" w:color="auto"/>
            </w:tcBorders>
          </w:tcPr>
          <w:p w14:paraId="6BF65D20" w14:textId="77777777" w:rsidR="00B52F0C" w:rsidRPr="00771105" w:rsidRDefault="00B52F0C" w:rsidP="00B52F0C">
            <w:pPr>
              <w:spacing w:line="276" w:lineRule="auto"/>
              <w:ind w:left="0"/>
              <w:rPr>
                <w:rFonts w:eastAsia="Aptos" w:cs="Times New Roman"/>
              </w:rPr>
            </w:pPr>
            <w:r w:rsidRPr="00771105">
              <w:rPr>
                <w:rFonts w:eastAsia="Aptos" w:cs="Times New Roman"/>
              </w:rPr>
              <w:t>12</w:t>
            </w:r>
          </w:p>
        </w:tc>
        <w:tc>
          <w:tcPr>
            <w:tcW w:w="1650" w:type="dxa"/>
            <w:gridSpan w:val="2"/>
            <w:tcBorders>
              <w:bottom w:val="single" w:sz="4" w:space="0" w:color="auto"/>
            </w:tcBorders>
          </w:tcPr>
          <w:p w14:paraId="655F75F4" w14:textId="77777777" w:rsidR="00B52F0C" w:rsidRPr="00771105" w:rsidRDefault="00B52F0C" w:rsidP="00B52F0C">
            <w:pPr>
              <w:spacing w:line="276" w:lineRule="auto"/>
              <w:ind w:left="0"/>
              <w:rPr>
                <w:rFonts w:eastAsia="Aptos" w:cs="Times New Roman"/>
              </w:rPr>
            </w:pPr>
            <w:r w:rsidRPr="00771105">
              <w:rPr>
                <w:rFonts w:eastAsia="Aptos" w:cs="Times New Roman"/>
              </w:rPr>
              <w:t>Master’s</w:t>
            </w:r>
          </w:p>
        </w:tc>
        <w:tc>
          <w:tcPr>
            <w:tcW w:w="1454" w:type="dxa"/>
            <w:tcBorders>
              <w:bottom w:val="single" w:sz="4" w:space="0" w:color="auto"/>
            </w:tcBorders>
          </w:tcPr>
          <w:p w14:paraId="1A3D100C" w14:textId="77777777" w:rsidR="00B52F0C" w:rsidRPr="00771105" w:rsidRDefault="00B52F0C" w:rsidP="00B52F0C">
            <w:pPr>
              <w:spacing w:line="276" w:lineRule="auto"/>
              <w:ind w:left="0"/>
              <w:rPr>
                <w:rFonts w:eastAsia="Aptos" w:cs="Times New Roman"/>
              </w:rPr>
            </w:pPr>
            <w:r w:rsidRPr="00771105">
              <w:rPr>
                <w:rFonts w:eastAsia="Aptos" w:cs="Times New Roman"/>
              </w:rPr>
              <w:t>9-12</w:t>
            </w:r>
          </w:p>
        </w:tc>
        <w:tc>
          <w:tcPr>
            <w:tcW w:w="1459" w:type="dxa"/>
            <w:tcBorders>
              <w:bottom w:val="single" w:sz="4" w:space="0" w:color="auto"/>
            </w:tcBorders>
          </w:tcPr>
          <w:p w14:paraId="339D603F" w14:textId="77777777" w:rsidR="00B52F0C" w:rsidRPr="00771105" w:rsidRDefault="00B52F0C" w:rsidP="00B52F0C">
            <w:pPr>
              <w:spacing w:line="276" w:lineRule="auto"/>
              <w:ind w:left="0"/>
              <w:rPr>
                <w:rFonts w:eastAsia="Aptos" w:cs="Times New Roman"/>
              </w:rPr>
            </w:pPr>
            <w:r w:rsidRPr="00771105">
              <w:rPr>
                <w:rFonts w:eastAsia="Aptos" w:cs="Times New Roman"/>
              </w:rPr>
              <w:t>Large</w:t>
            </w:r>
          </w:p>
        </w:tc>
      </w:tr>
    </w:tbl>
    <w:p w14:paraId="445DC6F3" w14:textId="45591F58" w:rsidR="007F7898" w:rsidRDefault="007F7898" w:rsidP="00CA3F25">
      <w:pPr>
        <w:spacing w:line="480" w:lineRule="auto"/>
        <w:ind w:firstLine="720"/>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The study analyzed the opinions of twenty-four stakeholders and evaluated the musical abilities of marching band programs in schools of varying sizes. The researcher recruited secondary band directors, school administrators, parents of band members, and students from six schools in North Alabama. The researcher divided the categories based on the school’s population size for 9th- 12th grades. Large schools have an enrollment of 1300-1500 in grades 9-12, medium schools have an enrollment of 500-700 in grades 9-12, and small schools have an enrollment of less than 300 in grades 9-12. The school band size range</w:t>
      </w:r>
      <w:r w:rsidR="00D40A75">
        <w:rPr>
          <w:rFonts w:ascii="Times New Roman" w:eastAsia="Aptos" w:hAnsi="Times New Roman" w:cs="Times New Roman"/>
          <w:kern w:val="2"/>
          <w:szCs w:val="22"/>
          <w14:ligatures w14:val="standardContextual"/>
        </w:rPr>
        <w:t>d</w:t>
      </w:r>
      <w:r w:rsidRPr="007F7898">
        <w:rPr>
          <w:rFonts w:ascii="Times New Roman" w:eastAsia="Aptos" w:hAnsi="Times New Roman" w:cs="Times New Roman"/>
          <w:kern w:val="2"/>
          <w:szCs w:val="22"/>
          <w14:ligatures w14:val="standardContextual"/>
        </w:rPr>
        <w:t xml:space="preserve"> from small (under 40 members), medium (41-75 members), and large (over 75 members). </w:t>
      </w:r>
    </w:p>
    <w:p w14:paraId="46417A5C" w14:textId="77777777" w:rsidR="00B52F0C" w:rsidRPr="00B52F0C" w:rsidRDefault="00B52F0C" w:rsidP="00B52F0C">
      <w:pPr>
        <w:spacing w:line="480" w:lineRule="auto"/>
        <w:rPr>
          <w:rFonts w:ascii="Times New Roman" w:eastAsia="Aptos" w:hAnsi="Times New Roman" w:cs="Times New Roman"/>
          <w:b/>
          <w:bCs/>
          <w:kern w:val="2"/>
          <w:szCs w:val="22"/>
          <w14:ligatures w14:val="standardContextual"/>
        </w:rPr>
      </w:pPr>
      <w:r w:rsidRPr="00B52F0C">
        <w:rPr>
          <w:rFonts w:ascii="Times New Roman" w:eastAsia="Aptos" w:hAnsi="Times New Roman" w:cs="Times New Roman"/>
          <w:b/>
          <w:bCs/>
          <w:kern w:val="2"/>
          <w:szCs w:val="22"/>
          <w14:ligatures w14:val="standardContextual"/>
        </w:rPr>
        <w:t>Table 2. Band directors’ demographic data</w:t>
      </w:r>
    </w:p>
    <w:p w14:paraId="5CA63A48" w14:textId="3950447A" w:rsidR="007F7898" w:rsidRDefault="007F7898" w:rsidP="00B52F0C">
      <w:pPr>
        <w:spacing w:line="480" w:lineRule="auto"/>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Six band directors participated in the study. Participants accumulated 59 years of teaching experience in instrumental music education. Their educational credentials represented five master’s degrees and one bachelor’s degree. Four of the directors taught grades six through twelve, while the other two directors taught grades nine through twelve. </w:t>
      </w:r>
      <w:r w:rsidR="00EB0C51" w:rsidRPr="00EB0C51">
        <w:rPr>
          <w:rFonts w:ascii="Times New Roman" w:eastAsia="Aptos" w:hAnsi="Times New Roman" w:cs="Times New Roman"/>
          <w:kern w:val="2"/>
          <w:szCs w:val="22"/>
          <w14:ligatures w14:val="standardContextual"/>
        </w:rPr>
        <w:t xml:space="preserve">Table 2 gives the demographic information for the band directors in the study. The table includes gender, years of teaching experience in music education, grades taught, and the size of the school where they currently teach. </w:t>
      </w:r>
    </w:p>
    <w:tbl>
      <w:tblPr>
        <w:tblStyle w:val="TableGrid1"/>
        <w:tblpPr w:leftFromText="180" w:rightFromText="180" w:vertAnchor="page" w:horzAnchor="margin" w:tblpY="2026"/>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1884"/>
        <w:gridCol w:w="1884"/>
        <w:gridCol w:w="1884"/>
        <w:gridCol w:w="1884"/>
        <w:gridCol w:w="1885"/>
      </w:tblGrid>
      <w:tr w:rsidR="00B52F0C" w:rsidRPr="007F7898" w14:paraId="11897469" w14:textId="77777777" w:rsidTr="00B52F0C">
        <w:trPr>
          <w:trHeight w:val="635"/>
        </w:trPr>
        <w:tc>
          <w:tcPr>
            <w:tcW w:w="1884" w:type="dxa"/>
            <w:tcBorders>
              <w:top w:val="single" w:sz="4" w:space="0" w:color="auto"/>
              <w:bottom w:val="single" w:sz="4" w:space="0" w:color="auto"/>
            </w:tcBorders>
          </w:tcPr>
          <w:p w14:paraId="7EE6E5AA" w14:textId="77777777" w:rsidR="00B52F0C" w:rsidRPr="007F7898" w:rsidRDefault="00B52F0C" w:rsidP="00B52F0C">
            <w:pPr>
              <w:spacing w:line="276" w:lineRule="auto"/>
              <w:ind w:left="0"/>
              <w:rPr>
                <w:rFonts w:eastAsia="Aptos" w:cs="Times New Roman"/>
                <w:b/>
                <w:bCs/>
                <w:szCs w:val="22"/>
              </w:rPr>
            </w:pPr>
            <w:r w:rsidRPr="007F7898">
              <w:rPr>
                <w:rFonts w:eastAsia="Aptos" w:cs="Times New Roman"/>
                <w:b/>
                <w:bCs/>
                <w:szCs w:val="22"/>
              </w:rPr>
              <w:lastRenderedPageBreak/>
              <w:t>Participant</w:t>
            </w:r>
          </w:p>
        </w:tc>
        <w:tc>
          <w:tcPr>
            <w:tcW w:w="1884" w:type="dxa"/>
            <w:tcBorders>
              <w:top w:val="single" w:sz="4" w:space="0" w:color="auto"/>
              <w:bottom w:val="single" w:sz="4" w:space="0" w:color="auto"/>
            </w:tcBorders>
          </w:tcPr>
          <w:p w14:paraId="7B05B1C6" w14:textId="77777777" w:rsidR="00B52F0C" w:rsidRPr="007F7898" w:rsidRDefault="00B52F0C" w:rsidP="00B52F0C">
            <w:pPr>
              <w:spacing w:line="276" w:lineRule="auto"/>
              <w:ind w:left="0"/>
              <w:rPr>
                <w:rFonts w:eastAsia="Aptos" w:cs="Times New Roman"/>
                <w:b/>
                <w:bCs/>
                <w:szCs w:val="22"/>
              </w:rPr>
            </w:pPr>
            <w:r w:rsidRPr="007F7898">
              <w:rPr>
                <w:rFonts w:eastAsia="Aptos" w:cs="Times New Roman"/>
                <w:b/>
                <w:bCs/>
                <w:szCs w:val="22"/>
              </w:rPr>
              <w:t>Gender</w:t>
            </w:r>
          </w:p>
        </w:tc>
        <w:tc>
          <w:tcPr>
            <w:tcW w:w="1884" w:type="dxa"/>
            <w:tcBorders>
              <w:top w:val="single" w:sz="4" w:space="0" w:color="auto"/>
              <w:bottom w:val="single" w:sz="4" w:space="0" w:color="auto"/>
            </w:tcBorders>
          </w:tcPr>
          <w:p w14:paraId="2482056C" w14:textId="77777777" w:rsidR="00B52F0C" w:rsidRPr="007F7898" w:rsidRDefault="00B52F0C" w:rsidP="00B52F0C">
            <w:pPr>
              <w:spacing w:line="276" w:lineRule="auto"/>
              <w:ind w:left="0"/>
              <w:rPr>
                <w:rFonts w:eastAsia="Aptos" w:cs="Times New Roman"/>
                <w:b/>
                <w:bCs/>
                <w:szCs w:val="22"/>
              </w:rPr>
            </w:pPr>
            <w:r>
              <w:rPr>
                <w:rFonts w:eastAsia="Aptos" w:cs="Times New Roman"/>
                <w:b/>
                <w:bCs/>
                <w:szCs w:val="22"/>
              </w:rPr>
              <w:t xml:space="preserve"> </w:t>
            </w:r>
            <w:r w:rsidRPr="007F7898">
              <w:rPr>
                <w:rFonts w:eastAsia="Aptos" w:cs="Times New Roman"/>
                <w:b/>
                <w:bCs/>
                <w:szCs w:val="22"/>
              </w:rPr>
              <w:t xml:space="preserve">Years of </w:t>
            </w:r>
            <w:r>
              <w:rPr>
                <w:rFonts w:eastAsia="Aptos" w:cs="Times New Roman"/>
                <w:b/>
                <w:bCs/>
                <w:szCs w:val="22"/>
              </w:rPr>
              <w:t xml:space="preserve">  </w:t>
            </w:r>
            <w:r w:rsidRPr="007F7898">
              <w:rPr>
                <w:rFonts w:eastAsia="Aptos" w:cs="Times New Roman"/>
                <w:b/>
                <w:bCs/>
                <w:szCs w:val="22"/>
              </w:rPr>
              <w:t>Experience</w:t>
            </w:r>
          </w:p>
        </w:tc>
        <w:tc>
          <w:tcPr>
            <w:tcW w:w="1884" w:type="dxa"/>
            <w:tcBorders>
              <w:top w:val="single" w:sz="4" w:space="0" w:color="auto"/>
              <w:bottom w:val="single" w:sz="4" w:space="0" w:color="auto"/>
            </w:tcBorders>
          </w:tcPr>
          <w:p w14:paraId="2B16C9E4" w14:textId="77777777" w:rsidR="00B52F0C" w:rsidRPr="007F7898" w:rsidRDefault="00B52F0C" w:rsidP="00B52F0C">
            <w:pPr>
              <w:spacing w:line="276" w:lineRule="auto"/>
              <w:ind w:left="0"/>
              <w:rPr>
                <w:rFonts w:eastAsia="Aptos" w:cs="Times New Roman"/>
                <w:b/>
                <w:bCs/>
                <w:szCs w:val="22"/>
              </w:rPr>
            </w:pPr>
            <w:r w:rsidRPr="007F7898">
              <w:rPr>
                <w:rFonts w:eastAsia="Aptos" w:cs="Times New Roman"/>
                <w:b/>
                <w:bCs/>
                <w:szCs w:val="22"/>
              </w:rPr>
              <w:t>Grades</w:t>
            </w:r>
          </w:p>
        </w:tc>
        <w:tc>
          <w:tcPr>
            <w:tcW w:w="1885" w:type="dxa"/>
            <w:tcBorders>
              <w:top w:val="single" w:sz="4" w:space="0" w:color="auto"/>
              <w:bottom w:val="single" w:sz="4" w:space="0" w:color="auto"/>
            </w:tcBorders>
          </w:tcPr>
          <w:p w14:paraId="244BF883" w14:textId="77777777" w:rsidR="00B52F0C" w:rsidRPr="007F7898" w:rsidRDefault="00B52F0C" w:rsidP="00B52F0C">
            <w:pPr>
              <w:spacing w:line="276" w:lineRule="auto"/>
              <w:rPr>
                <w:rFonts w:eastAsia="Aptos" w:cs="Times New Roman"/>
                <w:b/>
                <w:bCs/>
                <w:szCs w:val="22"/>
              </w:rPr>
            </w:pPr>
            <w:r w:rsidRPr="007F7898">
              <w:rPr>
                <w:rFonts w:eastAsia="Aptos" w:cs="Times New Roman"/>
                <w:b/>
                <w:bCs/>
                <w:szCs w:val="22"/>
              </w:rPr>
              <w:t>Size of School</w:t>
            </w:r>
          </w:p>
        </w:tc>
      </w:tr>
      <w:tr w:rsidR="00B52F0C" w:rsidRPr="007F7898" w14:paraId="3B32C1B2" w14:textId="77777777" w:rsidTr="00B52F0C">
        <w:trPr>
          <w:trHeight w:val="635"/>
        </w:trPr>
        <w:tc>
          <w:tcPr>
            <w:tcW w:w="1884" w:type="dxa"/>
            <w:tcBorders>
              <w:top w:val="single" w:sz="4" w:space="0" w:color="auto"/>
            </w:tcBorders>
          </w:tcPr>
          <w:p w14:paraId="6143AA2C" w14:textId="77777777" w:rsidR="00B52F0C" w:rsidRPr="007F7898" w:rsidRDefault="00B52F0C" w:rsidP="00B52F0C">
            <w:pPr>
              <w:spacing w:line="276" w:lineRule="auto"/>
              <w:ind w:left="0"/>
              <w:jc w:val="both"/>
              <w:rPr>
                <w:rFonts w:eastAsia="Aptos" w:cs="Times New Roman"/>
                <w:szCs w:val="22"/>
              </w:rPr>
            </w:pPr>
            <w:r w:rsidRPr="007F7898">
              <w:rPr>
                <w:rFonts w:eastAsia="Aptos" w:cs="Times New Roman"/>
                <w:szCs w:val="22"/>
              </w:rPr>
              <w:t>A1</w:t>
            </w:r>
          </w:p>
        </w:tc>
        <w:tc>
          <w:tcPr>
            <w:tcW w:w="1884" w:type="dxa"/>
            <w:tcBorders>
              <w:top w:val="single" w:sz="4" w:space="0" w:color="auto"/>
            </w:tcBorders>
          </w:tcPr>
          <w:p w14:paraId="7BE44581"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Male</w:t>
            </w:r>
          </w:p>
        </w:tc>
        <w:tc>
          <w:tcPr>
            <w:tcW w:w="1884" w:type="dxa"/>
            <w:tcBorders>
              <w:top w:val="single" w:sz="4" w:space="0" w:color="auto"/>
            </w:tcBorders>
          </w:tcPr>
          <w:p w14:paraId="7F4B58CD"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3</w:t>
            </w:r>
          </w:p>
        </w:tc>
        <w:tc>
          <w:tcPr>
            <w:tcW w:w="1884" w:type="dxa"/>
            <w:tcBorders>
              <w:top w:val="single" w:sz="4" w:space="0" w:color="auto"/>
            </w:tcBorders>
          </w:tcPr>
          <w:p w14:paraId="089AA2E4"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6-12</w:t>
            </w:r>
          </w:p>
        </w:tc>
        <w:tc>
          <w:tcPr>
            <w:tcW w:w="1885" w:type="dxa"/>
            <w:tcBorders>
              <w:top w:val="single" w:sz="4" w:space="0" w:color="auto"/>
            </w:tcBorders>
          </w:tcPr>
          <w:p w14:paraId="2F67C664" w14:textId="77777777" w:rsidR="00B52F0C" w:rsidRPr="007F7898" w:rsidRDefault="00B52F0C" w:rsidP="00B52F0C">
            <w:pPr>
              <w:spacing w:line="276" w:lineRule="auto"/>
              <w:rPr>
                <w:rFonts w:eastAsia="Aptos" w:cs="Times New Roman"/>
                <w:szCs w:val="22"/>
              </w:rPr>
            </w:pPr>
            <w:r w:rsidRPr="007F7898">
              <w:rPr>
                <w:rFonts w:eastAsia="Aptos" w:cs="Times New Roman"/>
                <w:szCs w:val="22"/>
              </w:rPr>
              <w:t>Small</w:t>
            </w:r>
          </w:p>
        </w:tc>
      </w:tr>
      <w:tr w:rsidR="00B52F0C" w:rsidRPr="007F7898" w14:paraId="03DB1B18" w14:textId="77777777" w:rsidTr="00B52F0C">
        <w:trPr>
          <w:trHeight w:val="635"/>
        </w:trPr>
        <w:tc>
          <w:tcPr>
            <w:tcW w:w="1884" w:type="dxa"/>
          </w:tcPr>
          <w:p w14:paraId="253D9B90" w14:textId="77777777" w:rsidR="00B52F0C" w:rsidRPr="007F7898" w:rsidRDefault="00B52F0C" w:rsidP="00B52F0C">
            <w:pPr>
              <w:spacing w:line="276" w:lineRule="auto"/>
              <w:ind w:left="0"/>
              <w:jc w:val="both"/>
              <w:rPr>
                <w:rFonts w:eastAsia="Aptos" w:cs="Times New Roman"/>
                <w:szCs w:val="22"/>
              </w:rPr>
            </w:pPr>
            <w:r w:rsidRPr="007F7898">
              <w:rPr>
                <w:rFonts w:eastAsia="Aptos" w:cs="Times New Roman"/>
                <w:szCs w:val="22"/>
              </w:rPr>
              <w:t>A2</w:t>
            </w:r>
          </w:p>
        </w:tc>
        <w:tc>
          <w:tcPr>
            <w:tcW w:w="1884" w:type="dxa"/>
          </w:tcPr>
          <w:p w14:paraId="4785AB3E"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Male</w:t>
            </w:r>
          </w:p>
        </w:tc>
        <w:tc>
          <w:tcPr>
            <w:tcW w:w="1884" w:type="dxa"/>
          </w:tcPr>
          <w:p w14:paraId="6E0751BF"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5</w:t>
            </w:r>
          </w:p>
        </w:tc>
        <w:tc>
          <w:tcPr>
            <w:tcW w:w="1884" w:type="dxa"/>
          </w:tcPr>
          <w:p w14:paraId="29D7FFA1"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6-12</w:t>
            </w:r>
          </w:p>
        </w:tc>
        <w:tc>
          <w:tcPr>
            <w:tcW w:w="1885" w:type="dxa"/>
          </w:tcPr>
          <w:p w14:paraId="5E76850D" w14:textId="77777777" w:rsidR="00B52F0C" w:rsidRPr="007F7898" w:rsidRDefault="00B52F0C" w:rsidP="00B52F0C">
            <w:pPr>
              <w:spacing w:line="276" w:lineRule="auto"/>
              <w:rPr>
                <w:rFonts w:eastAsia="Aptos" w:cs="Times New Roman"/>
                <w:szCs w:val="22"/>
              </w:rPr>
            </w:pPr>
            <w:r w:rsidRPr="007F7898">
              <w:rPr>
                <w:rFonts w:eastAsia="Aptos" w:cs="Times New Roman"/>
                <w:szCs w:val="22"/>
              </w:rPr>
              <w:t>Small</w:t>
            </w:r>
          </w:p>
        </w:tc>
      </w:tr>
      <w:tr w:rsidR="00B52F0C" w:rsidRPr="007F7898" w14:paraId="52612636" w14:textId="77777777" w:rsidTr="00B52F0C">
        <w:trPr>
          <w:trHeight w:val="635"/>
        </w:trPr>
        <w:tc>
          <w:tcPr>
            <w:tcW w:w="1884" w:type="dxa"/>
          </w:tcPr>
          <w:p w14:paraId="07AB1341" w14:textId="77777777" w:rsidR="00B52F0C" w:rsidRPr="007F7898" w:rsidRDefault="00B52F0C" w:rsidP="00B52F0C">
            <w:pPr>
              <w:spacing w:line="276" w:lineRule="auto"/>
              <w:ind w:left="0"/>
              <w:jc w:val="both"/>
              <w:rPr>
                <w:rFonts w:eastAsia="Aptos" w:cs="Times New Roman"/>
                <w:szCs w:val="22"/>
              </w:rPr>
            </w:pPr>
            <w:r w:rsidRPr="007F7898">
              <w:rPr>
                <w:rFonts w:eastAsia="Aptos" w:cs="Times New Roman"/>
                <w:szCs w:val="22"/>
              </w:rPr>
              <w:t>A3</w:t>
            </w:r>
          </w:p>
        </w:tc>
        <w:tc>
          <w:tcPr>
            <w:tcW w:w="1884" w:type="dxa"/>
          </w:tcPr>
          <w:p w14:paraId="490E6C8B"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Male</w:t>
            </w:r>
          </w:p>
        </w:tc>
        <w:tc>
          <w:tcPr>
            <w:tcW w:w="1884" w:type="dxa"/>
          </w:tcPr>
          <w:p w14:paraId="4966F8B9"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6</w:t>
            </w:r>
          </w:p>
        </w:tc>
        <w:tc>
          <w:tcPr>
            <w:tcW w:w="1884" w:type="dxa"/>
          </w:tcPr>
          <w:p w14:paraId="0E609E16"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6-12</w:t>
            </w:r>
          </w:p>
        </w:tc>
        <w:tc>
          <w:tcPr>
            <w:tcW w:w="1885" w:type="dxa"/>
          </w:tcPr>
          <w:p w14:paraId="2B9D7368" w14:textId="77777777" w:rsidR="00B52F0C" w:rsidRPr="007F7898" w:rsidRDefault="00B52F0C" w:rsidP="00B52F0C">
            <w:pPr>
              <w:spacing w:line="276" w:lineRule="auto"/>
              <w:rPr>
                <w:rFonts w:eastAsia="Aptos" w:cs="Times New Roman"/>
                <w:szCs w:val="22"/>
              </w:rPr>
            </w:pPr>
            <w:r w:rsidRPr="007F7898">
              <w:rPr>
                <w:rFonts w:eastAsia="Aptos" w:cs="Times New Roman"/>
                <w:szCs w:val="22"/>
              </w:rPr>
              <w:t>Medium</w:t>
            </w:r>
          </w:p>
        </w:tc>
      </w:tr>
      <w:tr w:rsidR="00B52F0C" w:rsidRPr="007F7898" w14:paraId="0425CC5B" w14:textId="77777777" w:rsidTr="00B52F0C">
        <w:trPr>
          <w:trHeight w:val="635"/>
        </w:trPr>
        <w:tc>
          <w:tcPr>
            <w:tcW w:w="1884" w:type="dxa"/>
          </w:tcPr>
          <w:p w14:paraId="7403BFC1" w14:textId="77777777" w:rsidR="00B52F0C" w:rsidRPr="007F7898" w:rsidRDefault="00B52F0C" w:rsidP="00B52F0C">
            <w:pPr>
              <w:spacing w:line="276" w:lineRule="auto"/>
              <w:ind w:left="0"/>
              <w:jc w:val="both"/>
              <w:rPr>
                <w:rFonts w:eastAsia="Aptos" w:cs="Times New Roman"/>
                <w:szCs w:val="22"/>
              </w:rPr>
            </w:pPr>
            <w:r w:rsidRPr="007F7898">
              <w:rPr>
                <w:rFonts w:eastAsia="Aptos" w:cs="Times New Roman"/>
                <w:szCs w:val="22"/>
              </w:rPr>
              <w:t>A4</w:t>
            </w:r>
          </w:p>
        </w:tc>
        <w:tc>
          <w:tcPr>
            <w:tcW w:w="1884" w:type="dxa"/>
          </w:tcPr>
          <w:p w14:paraId="4EE03CA8"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Male</w:t>
            </w:r>
          </w:p>
        </w:tc>
        <w:tc>
          <w:tcPr>
            <w:tcW w:w="1884" w:type="dxa"/>
          </w:tcPr>
          <w:p w14:paraId="0B83E874"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1</w:t>
            </w:r>
          </w:p>
        </w:tc>
        <w:tc>
          <w:tcPr>
            <w:tcW w:w="1884" w:type="dxa"/>
          </w:tcPr>
          <w:p w14:paraId="5E796170"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6-12</w:t>
            </w:r>
          </w:p>
        </w:tc>
        <w:tc>
          <w:tcPr>
            <w:tcW w:w="1885" w:type="dxa"/>
          </w:tcPr>
          <w:p w14:paraId="719BE179" w14:textId="77777777" w:rsidR="00B52F0C" w:rsidRPr="007F7898" w:rsidRDefault="00B52F0C" w:rsidP="00B52F0C">
            <w:pPr>
              <w:spacing w:line="276" w:lineRule="auto"/>
              <w:rPr>
                <w:rFonts w:eastAsia="Aptos" w:cs="Times New Roman"/>
                <w:szCs w:val="22"/>
              </w:rPr>
            </w:pPr>
            <w:r w:rsidRPr="007F7898">
              <w:rPr>
                <w:rFonts w:eastAsia="Aptos" w:cs="Times New Roman"/>
                <w:szCs w:val="22"/>
              </w:rPr>
              <w:t>Medium</w:t>
            </w:r>
          </w:p>
        </w:tc>
      </w:tr>
      <w:tr w:rsidR="00B52F0C" w:rsidRPr="007F7898" w14:paraId="47CBBC7B" w14:textId="77777777" w:rsidTr="00B52F0C">
        <w:trPr>
          <w:trHeight w:val="635"/>
        </w:trPr>
        <w:tc>
          <w:tcPr>
            <w:tcW w:w="1884" w:type="dxa"/>
          </w:tcPr>
          <w:p w14:paraId="391D7A07" w14:textId="77777777" w:rsidR="00B52F0C" w:rsidRPr="007F7898" w:rsidRDefault="00B52F0C" w:rsidP="00B52F0C">
            <w:pPr>
              <w:spacing w:line="276" w:lineRule="auto"/>
              <w:ind w:left="0"/>
              <w:jc w:val="both"/>
              <w:rPr>
                <w:rFonts w:eastAsia="Aptos" w:cs="Times New Roman"/>
                <w:szCs w:val="22"/>
              </w:rPr>
            </w:pPr>
            <w:r w:rsidRPr="007F7898">
              <w:rPr>
                <w:rFonts w:eastAsia="Aptos" w:cs="Times New Roman"/>
                <w:szCs w:val="22"/>
              </w:rPr>
              <w:t>A5</w:t>
            </w:r>
          </w:p>
        </w:tc>
        <w:tc>
          <w:tcPr>
            <w:tcW w:w="1884" w:type="dxa"/>
          </w:tcPr>
          <w:p w14:paraId="3ADF3682"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Male</w:t>
            </w:r>
          </w:p>
        </w:tc>
        <w:tc>
          <w:tcPr>
            <w:tcW w:w="1884" w:type="dxa"/>
          </w:tcPr>
          <w:p w14:paraId="203AFC82"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1</w:t>
            </w:r>
          </w:p>
        </w:tc>
        <w:tc>
          <w:tcPr>
            <w:tcW w:w="1884" w:type="dxa"/>
          </w:tcPr>
          <w:p w14:paraId="11F5D48E"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9-12</w:t>
            </w:r>
          </w:p>
        </w:tc>
        <w:tc>
          <w:tcPr>
            <w:tcW w:w="1885" w:type="dxa"/>
          </w:tcPr>
          <w:p w14:paraId="1EE81073" w14:textId="77777777" w:rsidR="00B52F0C" w:rsidRPr="007F7898" w:rsidRDefault="00B52F0C" w:rsidP="00B52F0C">
            <w:pPr>
              <w:spacing w:line="276" w:lineRule="auto"/>
              <w:rPr>
                <w:rFonts w:eastAsia="Aptos" w:cs="Times New Roman"/>
                <w:szCs w:val="22"/>
              </w:rPr>
            </w:pPr>
            <w:r w:rsidRPr="007F7898">
              <w:rPr>
                <w:rFonts w:eastAsia="Aptos" w:cs="Times New Roman"/>
                <w:szCs w:val="22"/>
              </w:rPr>
              <w:t>Large</w:t>
            </w:r>
          </w:p>
        </w:tc>
      </w:tr>
      <w:tr w:rsidR="00B52F0C" w:rsidRPr="007F7898" w14:paraId="18E2BFE2" w14:textId="77777777" w:rsidTr="00B52F0C">
        <w:trPr>
          <w:trHeight w:val="635"/>
        </w:trPr>
        <w:tc>
          <w:tcPr>
            <w:tcW w:w="1884" w:type="dxa"/>
            <w:tcBorders>
              <w:bottom w:val="single" w:sz="4" w:space="0" w:color="auto"/>
            </w:tcBorders>
          </w:tcPr>
          <w:p w14:paraId="6E0A9711" w14:textId="77777777" w:rsidR="00B52F0C" w:rsidRPr="007F7898" w:rsidRDefault="00B52F0C" w:rsidP="00B52F0C">
            <w:pPr>
              <w:spacing w:line="276" w:lineRule="auto"/>
              <w:ind w:left="0"/>
              <w:jc w:val="both"/>
              <w:rPr>
                <w:rFonts w:eastAsia="Aptos" w:cs="Times New Roman"/>
                <w:szCs w:val="22"/>
              </w:rPr>
            </w:pPr>
            <w:r w:rsidRPr="007F7898">
              <w:rPr>
                <w:rFonts w:eastAsia="Aptos" w:cs="Times New Roman"/>
                <w:szCs w:val="22"/>
              </w:rPr>
              <w:t>A6</w:t>
            </w:r>
          </w:p>
        </w:tc>
        <w:tc>
          <w:tcPr>
            <w:tcW w:w="1884" w:type="dxa"/>
            <w:tcBorders>
              <w:bottom w:val="single" w:sz="4" w:space="0" w:color="auto"/>
            </w:tcBorders>
          </w:tcPr>
          <w:p w14:paraId="275265F5"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Male</w:t>
            </w:r>
          </w:p>
        </w:tc>
        <w:tc>
          <w:tcPr>
            <w:tcW w:w="1884" w:type="dxa"/>
            <w:tcBorders>
              <w:bottom w:val="single" w:sz="4" w:space="0" w:color="auto"/>
            </w:tcBorders>
          </w:tcPr>
          <w:p w14:paraId="1F1E285F"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3</w:t>
            </w:r>
          </w:p>
        </w:tc>
        <w:tc>
          <w:tcPr>
            <w:tcW w:w="1884" w:type="dxa"/>
            <w:tcBorders>
              <w:bottom w:val="single" w:sz="4" w:space="0" w:color="auto"/>
            </w:tcBorders>
          </w:tcPr>
          <w:p w14:paraId="62FF791C" w14:textId="77777777" w:rsidR="00B52F0C" w:rsidRPr="007F7898" w:rsidRDefault="00B52F0C" w:rsidP="00B52F0C">
            <w:pPr>
              <w:spacing w:line="276" w:lineRule="auto"/>
              <w:ind w:left="0"/>
              <w:rPr>
                <w:rFonts w:eastAsia="Aptos" w:cs="Times New Roman"/>
                <w:szCs w:val="22"/>
              </w:rPr>
            </w:pPr>
            <w:r w:rsidRPr="007F7898">
              <w:rPr>
                <w:rFonts w:eastAsia="Aptos" w:cs="Times New Roman"/>
                <w:szCs w:val="22"/>
              </w:rPr>
              <w:t>9-12</w:t>
            </w:r>
          </w:p>
        </w:tc>
        <w:tc>
          <w:tcPr>
            <w:tcW w:w="1885" w:type="dxa"/>
            <w:tcBorders>
              <w:bottom w:val="single" w:sz="4" w:space="0" w:color="auto"/>
            </w:tcBorders>
          </w:tcPr>
          <w:p w14:paraId="7DD614A3" w14:textId="77777777" w:rsidR="00B52F0C" w:rsidRPr="007F7898" w:rsidRDefault="00B52F0C" w:rsidP="00B52F0C">
            <w:pPr>
              <w:spacing w:line="276" w:lineRule="auto"/>
              <w:rPr>
                <w:rFonts w:eastAsia="Aptos" w:cs="Times New Roman"/>
                <w:szCs w:val="22"/>
              </w:rPr>
            </w:pPr>
            <w:r w:rsidRPr="007F7898">
              <w:rPr>
                <w:rFonts w:eastAsia="Aptos" w:cs="Times New Roman"/>
                <w:szCs w:val="22"/>
              </w:rPr>
              <w:t>Large</w:t>
            </w:r>
          </w:p>
        </w:tc>
      </w:tr>
    </w:tbl>
    <w:p w14:paraId="45C049A6" w14:textId="799E6F86" w:rsidR="00E66160" w:rsidRPr="00B52F0C" w:rsidRDefault="00B52F0C" w:rsidP="00B52F0C">
      <w:pPr>
        <w:spacing w:line="480" w:lineRule="auto"/>
        <w:rPr>
          <w:rFonts w:ascii="Times New Roman" w:eastAsia="Aptos" w:hAnsi="Times New Roman" w:cs="Times New Roman"/>
          <w:b/>
          <w:bCs/>
          <w:kern w:val="2"/>
          <w:szCs w:val="22"/>
          <w14:ligatures w14:val="standardContextual"/>
        </w:rPr>
      </w:pPr>
      <w:commentRangeStart w:id="142"/>
      <w:r w:rsidRPr="00B52F0C">
        <w:rPr>
          <w:rFonts w:ascii="Times New Roman" w:eastAsia="Aptos" w:hAnsi="Times New Roman" w:cs="Times New Roman"/>
          <w:b/>
          <w:bCs/>
          <w:kern w:val="2"/>
          <w:szCs w:val="22"/>
          <w14:ligatures w14:val="standardContextual"/>
        </w:rPr>
        <w:t xml:space="preserve">Table 3. Administrators’ </w:t>
      </w:r>
      <w:commentRangeEnd w:id="142"/>
      <w:r w:rsidRPr="00B52F0C">
        <w:rPr>
          <w:rFonts w:ascii="Times New Roman" w:eastAsia="Aptos" w:hAnsi="Times New Roman" w:cs="Times New Roman"/>
          <w:kern w:val="2"/>
          <w:szCs w:val="22"/>
          <w14:ligatures w14:val="standardContextual"/>
        </w:rPr>
        <w:commentReference w:id="142"/>
      </w:r>
      <w:r w:rsidRPr="00B52F0C">
        <w:rPr>
          <w:rFonts w:ascii="Times New Roman" w:eastAsia="Aptos" w:hAnsi="Times New Roman" w:cs="Times New Roman"/>
          <w:b/>
          <w:bCs/>
          <w:kern w:val="2"/>
          <w:szCs w:val="22"/>
          <w14:ligatures w14:val="standardContextual"/>
        </w:rPr>
        <w:t>demographic data</w:t>
      </w:r>
    </w:p>
    <w:p w14:paraId="75E58EF2" w14:textId="77777777" w:rsidR="00E66160" w:rsidRDefault="00E66160" w:rsidP="007F7898">
      <w:pPr>
        <w:spacing w:line="480" w:lineRule="auto"/>
        <w:ind w:firstLine="720"/>
        <w:rPr>
          <w:rFonts w:ascii="Times New Roman" w:eastAsia="Aptos" w:hAnsi="Times New Roman" w:cs="Times New Roman"/>
          <w:kern w:val="2"/>
          <w:szCs w:val="22"/>
          <w14:ligatures w14:val="standardContextual"/>
        </w:rPr>
      </w:pPr>
    </w:p>
    <w:p w14:paraId="4BF31E38" w14:textId="64382634" w:rsidR="00B72E0F" w:rsidRDefault="00EB0C51" w:rsidP="00B52F0C">
      <w:pPr>
        <w:spacing w:line="480" w:lineRule="auto"/>
        <w:ind w:firstLine="720"/>
        <w:rPr>
          <w:rFonts w:ascii="Times New Roman" w:eastAsia="Aptos" w:hAnsi="Times New Roman" w:cs="Times New Roman"/>
          <w:kern w:val="2"/>
          <w:szCs w:val="22"/>
          <w14:ligatures w14:val="standardContextual"/>
        </w:rPr>
      </w:pPr>
      <w:r w:rsidRPr="00EB0C51">
        <w:rPr>
          <w:rFonts w:ascii="Times New Roman" w:eastAsia="Aptos" w:hAnsi="Times New Roman" w:cs="Times New Roman"/>
          <w:kern w:val="2"/>
          <w:szCs w:val="22"/>
          <w14:ligatures w14:val="standardContextual"/>
        </w:rPr>
        <w:t xml:space="preserve">Six administrators participated in the study. Participants accumulated fifteen years of administration experience. Four of the administrators worked in schools consisting of grades six through twelve, and the remaining two administrators worked in schools that consisted of grades nine through twelve. </w:t>
      </w:r>
      <w:r w:rsidR="00FB3A7E">
        <w:rPr>
          <w:rFonts w:ascii="Times New Roman" w:eastAsia="Aptos" w:hAnsi="Times New Roman" w:cs="Times New Roman"/>
          <w:kern w:val="2"/>
          <w:szCs w:val="22"/>
          <w14:ligatures w14:val="standardContextual"/>
        </w:rPr>
        <w:t>T</w:t>
      </w:r>
      <w:r w:rsidR="00771105" w:rsidRPr="00771105">
        <w:rPr>
          <w:rFonts w:ascii="Times New Roman" w:eastAsia="Aptos" w:hAnsi="Times New Roman" w:cs="Times New Roman"/>
          <w:kern w:val="2"/>
          <w:szCs w:val="22"/>
          <w14:ligatures w14:val="standardContextual"/>
        </w:rPr>
        <w:t xml:space="preserve">able 3 includes gender, years of administration experience, and the size of the school where they currently work. </w:t>
      </w:r>
    </w:p>
    <w:p w14:paraId="70A04E9D" w14:textId="4EBDD227" w:rsidR="006E16DB" w:rsidRPr="006E16DB" w:rsidRDefault="006E16DB" w:rsidP="00B72E0F">
      <w:pPr>
        <w:spacing w:line="480" w:lineRule="auto"/>
        <w:ind w:firstLine="720"/>
        <w:rPr>
          <w:rFonts w:ascii="Times New Roman" w:eastAsia="Aptos" w:hAnsi="Times New Roman" w:cs="Times New Roman"/>
          <w:kern w:val="2"/>
          <w:szCs w:val="22"/>
          <w14:ligatures w14:val="standardContextual"/>
        </w:rPr>
      </w:pPr>
      <w:r w:rsidRPr="006E16DB">
        <w:rPr>
          <w:rFonts w:ascii="Times New Roman" w:eastAsia="Aptos" w:hAnsi="Times New Roman" w:cs="Times New Roman"/>
          <w:kern w:val="2"/>
          <w:szCs w:val="22"/>
          <w14:ligatures w14:val="standardContextual"/>
        </w:rPr>
        <w:t xml:space="preserve">All parents who responded to the study were female. Six parents participated in the study. Participants accumulated </w:t>
      </w:r>
      <w:r>
        <w:rPr>
          <w:rFonts w:ascii="Times New Roman" w:eastAsia="Aptos" w:hAnsi="Times New Roman" w:cs="Times New Roman"/>
          <w:kern w:val="2"/>
          <w:szCs w:val="22"/>
          <w14:ligatures w14:val="standardContextual"/>
        </w:rPr>
        <w:t>thirty-four</w:t>
      </w:r>
      <w:r w:rsidRPr="006E16DB">
        <w:rPr>
          <w:rFonts w:ascii="Times New Roman" w:eastAsia="Aptos" w:hAnsi="Times New Roman" w:cs="Times New Roman"/>
          <w:kern w:val="2"/>
          <w:szCs w:val="22"/>
          <w14:ligatures w14:val="standardContextual"/>
        </w:rPr>
        <w:t xml:space="preserve"> years of experience as band parents. Table 4, </w:t>
      </w:r>
      <w:r w:rsidR="00B52F0C">
        <w:rPr>
          <w:rFonts w:ascii="Times New Roman" w:eastAsia="Aptos" w:hAnsi="Times New Roman" w:cs="Times New Roman"/>
          <w:kern w:val="2"/>
          <w:szCs w:val="22"/>
          <w14:ligatures w14:val="standardContextual"/>
        </w:rPr>
        <w:t xml:space="preserve">parents’ demographic data, </w:t>
      </w:r>
      <w:commentRangeStart w:id="143"/>
      <w:r w:rsidRPr="006E16DB">
        <w:rPr>
          <w:rFonts w:ascii="Times New Roman" w:eastAsia="Aptos" w:hAnsi="Times New Roman" w:cs="Times New Roman"/>
          <w:kern w:val="2"/>
          <w:szCs w:val="22"/>
          <w14:ligatures w14:val="standardContextual"/>
        </w:rPr>
        <w:t>i</w:t>
      </w:r>
      <w:commentRangeEnd w:id="143"/>
      <w:r w:rsidR="005F31BD">
        <w:rPr>
          <w:rStyle w:val="CommentReference"/>
          <w:rFonts w:ascii="Times New Roman" w:hAnsi="Times New Roman"/>
        </w:rPr>
        <w:commentReference w:id="143"/>
      </w:r>
      <w:r w:rsidRPr="006E16DB">
        <w:rPr>
          <w:rFonts w:ascii="Times New Roman" w:eastAsia="Aptos" w:hAnsi="Times New Roman" w:cs="Times New Roman"/>
          <w:kern w:val="2"/>
          <w:szCs w:val="22"/>
          <w14:ligatures w14:val="standardContextual"/>
        </w:rPr>
        <w:t>ncludes gender, years with a student in band</w:t>
      </w:r>
      <w:r>
        <w:rPr>
          <w:rFonts w:ascii="Times New Roman" w:eastAsia="Aptos" w:hAnsi="Times New Roman" w:cs="Times New Roman"/>
          <w:kern w:val="2"/>
          <w:szCs w:val="22"/>
          <w14:ligatures w14:val="standardContextual"/>
        </w:rPr>
        <w:t>,</w:t>
      </w:r>
      <w:r w:rsidRPr="006E16DB">
        <w:rPr>
          <w:rFonts w:ascii="Times New Roman" w:eastAsia="Aptos" w:hAnsi="Times New Roman" w:cs="Times New Roman"/>
          <w:kern w:val="2"/>
          <w:szCs w:val="22"/>
          <w14:ligatures w14:val="standardContextual"/>
        </w:rPr>
        <w:t xml:space="preserve"> and the size of the school where their student attends</w:t>
      </w:r>
      <w:r>
        <w:rPr>
          <w:rFonts w:ascii="Times New Roman" w:eastAsia="Aptos" w:hAnsi="Times New Roman" w:cs="Times New Roman"/>
          <w:kern w:val="2"/>
          <w:szCs w:val="22"/>
          <w14:ligatures w14:val="standardContextual"/>
        </w:rPr>
        <w:t>.</w:t>
      </w:r>
    </w:p>
    <w:p w14:paraId="1818DF17" w14:textId="77777777" w:rsidR="00E75071" w:rsidRDefault="00E75071" w:rsidP="007F7898">
      <w:pPr>
        <w:spacing w:line="480" w:lineRule="auto"/>
        <w:rPr>
          <w:rFonts w:ascii="Times New Roman" w:eastAsia="Aptos" w:hAnsi="Times New Roman" w:cs="Times New Roman"/>
          <w:b/>
          <w:bCs/>
          <w:kern w:val="2"/>
          <w:szCs w:val="22"/>
          <w14:ligatures w14:val="standardContextual"/>
        </w:rPr>
      </w:pPr>
    </w:p>
    <w:p w14:paraId="02EDF44D" w14:textId="77777777" w:rsidR="00E75071" w:rsidRDefault="00E75071" w:rsidP="007F7898">
      <w:pPr>
        <w:spacing w:line="480" w:lineRule="auto"/>
        <w:rPr>
          <w:rFonts w:ascii="Times New Roman" w:eastAsia="Aptos" w:hAnsi="Times New Roman" w:cs="Times New Roman"/>
          <w:b/>
          <w:bCs/>
          <w:kern w:val="2"/>
          <w:szCs w:val="22"/>
          <w14:ligatures w14:val="standardContextual"/>
        </w:rPr>
      </w:pPr>
    </w:p>
    <w:p w14:paraId="0F048C35" w14:textId="77777777" w:rsidR="00E75071" w:rsidRDefault="00E75071" w:rsidP="007F7898">
      <w:pPr>
        <w:spacing w:line="480" w:lineRule="auto"/>
        <w:rPr>
          <w:rFonts w:ascii="Times New Roman" w:eastAsia="Aptos" w:hAnsi="Times New Roman" w:cs="Times New Roman"/>
          <w:b/>
          <w:bCs/>
          <w:kern w:val="2"/>
          <w:szCs w:val="22"/>
          <w14:ligatures w14:val="standardContextual"/>
        </w:rPr>
      </w:pPr>
    </w:p>
    <w:p w14:paraId="1F862E39" w14:textId="77777777" w:rsidR="00E75071" w:rsidRDefault="00E75071" w:rsidP="007F7898">
      <w:pPr>
        <w:spacing w:line="480" w:lineRule="auto"/>
        <w:rPr>
          <w:rFonts w:ascii="Times New Roman" w:eastAsia="Aptos" w:hAnsi="Times New Roman" w:cs="Times New Roman"/>
          <w:b/>
          <w:bCs/>
          <w:kern w:val="2"/>
          <w:szCs w:val="22"/>
          <w14:ligatures w14:val="standardContextual"/>
        </w:rPr>
      </w:pPr>
    </w:p>
    <w:p w14:paraId="0BD26B37" w14:textId="3C8398B5" w:rsidR="007F7898" w:rsidRPr="007F7898" w:rsidRDefault="007F7898" w:rsidP="007F7898">
      <w:pPr>
        <w:spacing w:line="480" w:lineRule="auto"/>
        <w:rPr>
          <w:rFonts w:ascii="Times New Roman" w:eastAsia="Aptos" w:hAnsi="Times New Roman" w:cs="Times New Roman"/>
          <w:b/>
          <w:bCs/>
          <w:kern w:val="2"/>
          <w:szCs w:val="22"/>
          <w14:ligatures w14:val="standardContextual"/>
        </w:rPr>
      </w:pPr>
      <w:r w:rsidRPr="007F7898">
        <w:rPr>
          <w:rFonts w:ascii="Times New Roman" w:eastAsia="Aptos" w:hAnsi="Times New Roman" w:cs="Times New Roman"/>
          <w:b/>
          <w:bCs/>
          <w:kern w:val="2"/>
          <w:szCs w:val="22"/>
          <w14:ligatures w14:val="standardContextual"/>
        </w:rPr>
        <w:lastRenderedPageBreak/>
        <w:t xml:space="preserve">Table 4. Parents’ </w:t>
      </w:r>
      <w:r w:rsidR="006E16DB">
        <w:rPr>
          <w:rFonts w:ascii="Times New Roman" w:eastAsia="Aptos" w:hAnsi="Times New Roman" w:cs="Times New Roman"/>
          <w:b/>
          <w:bCs/>
          <w:kern w:val="2"/>
          <w:szCs w:val="22"/>
          <w14:ligatures w14:val="standardContextual"/>
        </w:rPr>
        <w:t>d</w:t>
      </w:r>
      <w:r w:rsidRPr="007F7898">
        <w:rPr>
          <w:rFonts w:ascii="Times New Roman" w:eastAsia="Aptos" w:hAnsi="Times New Roman" w:cs="Times New Roman"/>
          <w:b/>
          <w:bCs/>
          <w:kern w:val="2"/>
          <w:szCs w:val="22"/>
          <w14:ligatures w14:val="standardContextual"/>
        </w:rPr>
        <w:t xml:space="preserve">emographic </w:t>
      </w:r>
      <w:r w:rsidR="006E16DB">
        <w:rPr>
          <w:rFonts w:ascii="Times New Roman" w:eastAsia="Aptos" w:hAnsi="Times New Roman" w:cs="Times New Roman"/>
          <w:b/>
          <w:bCs/>
          <w:kern w:val="2"/>
          <w:szCs w:val="22"/>
          <w14:ligatures w14:val="standardContextual"/>
        </w:rPr>
        <w:t>d</w:t>
      </w:r>
      <w:r w:rsidRPr="007F7898">
        <w:rPr>
          <w:rFonts w:ascii="Times New Roman" w:eastAsia="Aptos" w:hAnsi="Times New Roman" w:cs="Times New Roman"/>
          <w:b/>
          <w:bCs/>
          <w:kern w:val="2"/>
          <w:szCs w:val="22"/>
          <w14:ligatures w14:val="standardContextual"/>
        </w:rPr>
        <w:t>ata</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2276"/>
        <w:gridCol w:w="2276"/>
        <w:gridCol w:w="2276"/>
        <w:gridCol w:w="2276"/>
      </w:tblGrid>
      <w:tr w:rsidR="007F7898" w:rsidRPr="007F7898" w14:paraId="52497987" w14:textId="77777777" w:rsidTr="006E16DB">
        <w:trPr>
          <w:trHeight w:val="635"/>
        </w:trPr>
        <w:tc>
          <w:tcPr>
            <w:tcW w:w="2276" w:type="dxa"/>
            <w:tcBorders>
              <w:top w:val="single" w:sz="4" w:space="0" w:color="auto"/>
              <w:bottom w:val="single" w:sz="4" w:space="0" w:color="auto"/>
            </w:tcBorders>
          </w:tcPr>
          <w:p w14:paraId="2267DDB8" w14:textId="77777777" w:rsidR="007F7898" w:rsidRPr="007F7898" w:rsidRDefault="007F7898" w:rsidP="00387537">
            <w:pPr>
              <w:spacing w:line="276" w:lineRule="auto"/>
              <w:ind w:left="0"/>
              <w:rPr>
                <w:rFonts w:eastAsia="Aptos" w:cs="Times New Roman"/>
                <w:b/>
                <w:bCs/>
                <w:szCs w:val="22"/>
              </w:rPr>
            </w:pPr>
            <w:r w:rsidRPr="007F7898">
              <w:rPr>
                <w:rFonts w:eastAsia="Aptos" w:cs="Times New Roman"/>
                <w:b/>
                <w:bCs/>
                <w:szCs w:val="22"/>
              </w:rPr>
              <w:t>Participant</w:t>
            </w:r>
          </w:p>
        </w:tc>
        <w:tc>
          <w:tcPr>
            <w:tcW w:w="2276" w:type="dxa"/>
            <w:tcBorders>
              <w:top w:val="single" w:sz="4" w:space="0" w:color="auto"/>
              <w:bottom w:val="single" w:sz="4" w:space="0" w:color="auto"/>
            </w:tcBorders>
          </w:tcPr>
          <w:p w14:paraId="05B1B34A" w14:textId="77777777" w:rsidR="007F7898" w:rsidRPr="007F7898" w:rsidRDefault="007F7898" w:rsidP="00387537">
            <w:pPr>
              <w:spacing w:line="276" w:lineRule="auto"/>
              <w:ind w:left="0"/>
              <w:rPr>
                <w:rFonts w:eastAsia="Aptos" w:cs="Times New Roman"/>
                <w:b/>
                <w:bCs/>
                <w:szCs w:val="22"/>
              </w:rPr>
            </w:pPr>
            <w:r w:rsidRPr="007F7898">
              <w:rPr>
                <w:rFonts w:eastAsia="Aptos" w:cs="Times New Roman"/>
                <w:b/>
                <w:bCs/>
                <w:szCs w:val="22"/>
              </w:rPr>
              <w:t>Gender</w:t>
            </w:r>
          </w:p>
        </w:tc>
        <w:tc>
          <w:tcPr>
            <w:tcW w:w="2276" w:type="dxa"/>
            <w:tcBorders>
              <w:top w:val="single" w:sz="4" w:space="0" w:color="auto"/>
              <w:bottom w:val="single" w:sz="4" w:space="0" w:color="auto"/>
            </w:tcBorders>
          </w:tcPr>
          <w:p w14:paraId="0D37D063" w14:textId="77777777" w:rsidR="007F7898" w:rsidRPr="007F7898" w:rsidRDefault="007F7898" w:rsidP="00387537">
            <w:pPr>
              <w:spacing w:line="276" w:lineRule="auto"/>
              <w:ind w:left="0"/>
              <w:rPr>
                <w:rFonts w:eastAsia="Aptos" w:cs="Times New Roman"/>
                <w:b/>
                <w:bCs/>
                <w:szCs w:val="22"/>
              </w:rPr>
            </w:pPr>
            <w:r w:rsidRPr="007F7898">
              <w:rPr>
                <w:rFonts w:eastAsia="Aptos" w:cs="Times New Roman"/>
                <w:b/>
                <w:bCs/>
                <w:szCs w:val="22"/>
              </w:rPr>
              <w:t>Years as Band Parent</w:t>
            </w:r>
          </w:p>
        </w:tc>
        <w:tc>
          <w:tcPr>
            <w:tcW w:w="2276" w:type="dxa"/>
            <w:tcBorders>
              <w:top w:val="single" w:sz="4" w:space="0" w:color="auto"/>
              <w:bottom w:val="single" w:sz="4" w:space="0" w:color="auto"/>
            </w:tcBorders>
          </w:tcPr>
          <w:p w14:paraId="314229C7" w14:textId="77777777" w:rsidR="007F7898" w:rsidRPr="007F7898" w:rsidRDefault="007F7898" w:rsidP="00387537">
            <w:pPr>
              <w:spacing w:line="276" w:lineRule="auto"/>
              <w:ind w:left="0"/>
              <w:rPr>
                <w:rFonts w:eastAsia="Aptos" w:cs="Times New Roman"/>
                <w:b/>
                <w:bCs/>
                <w:szCs w:val="22"/>
              </w:rPr>
            </w:pPr>
            <w:r w:rsidRPr="007F7898">
              <w:rPr>
                <w:rFonts w:eastAsia="Aptos" w:cs="Times New Roman"/>
                <w:b/>
                <w:bCs/>
                <w:szCs w:val="22"/>
              </w:rPr>
              <w:t>Size of School</w:t>
            </w:r>
          </w:p>
        </w:tc>
      </w:tr>
      <w:tr w:rsidR="007F7898" w:rsidRPr="007F7898" w14:paraId="4353F5F4" w14:textId="77777777" w:rsidTr="006E16DB">
        <w:trPr>
          <w:trHeight w:val="635"/>
        </w:trPr>
        <w:tc>
          <w:tcPr>
            <w:tcW w:w="2276" w:type="dxa"/>
            <w:tcBorders>
              <w:top w:val="single" w:sz="4" w:space="0" w:color="auto"/>
            </w:tcBorders>
          </w:tcPr>
          <w:p w14:paraId="67C81FC2"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P1</w:t>
            </w:r>
          </w:p>
        </w:tc>
        <w:tc>
          <w:tcPr>
            <w:tcW w:w="2276" w:type="dxa"/>
            <w:tcBorders>
              <w:top w:val="single" w:sz="4" w:space="0" w:color="auto"/>
            </w:tcBorders>
          </w:tcPr>
          <w:p w14:paraId="03774F04"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Female</w:t>
            </w:r>
          </w:p>
        </w:tc>
        <w:tc>
          <w:tcPr>
            <w:tcW w:w="2276" w:type="dxa"/>
            <w:tcBorders>
              <w:top w:val="single" w:sz="4" w:space="0" w:color="auto"/>
            </w:tcBorders>
          </w:tcPr>
          <w:p w14:paraId="131EF165"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5</w:t>
            </w:r>
          </w:p>
        </w:tc>
        <w:tc>
          <w:tcPr>
            <w:tcW w:w="2276" w:type="dxa"/>
            <w:tcBorders>
              <w:top w:val="single" w:sz="4" w:space="0" w:color="auto"/>
            </w:tcBorders>
          </w:tcPr>
          <w:p w14:paraId="251F7839"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Small</w:t>
            </w:r>
          </w:p>
        </w:tc>
      </w:tr>
      <w:tr w:rsidR="007F7898" w:rsidRPr="007F7898" w14:paraId="2F9492D9" w14:textId="77777777" w:rsidTr="006E16DB">
        <w:trPr>
          <w:trHeight w:val="635"/>
        </w:trPr>
        <w:tc>
          <w:tcPr>
            <w:tcW w:w="2276" w:type="dxa"/>
          </w:tcPr>
          <w:p w14:paraId="070F63EA"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P2</w:t>
            </w:r>
          </w:p>
        </w:tc>
        <w:tc>
          <w:tcPr>
            <w:tcW w:w="2276" w:type="dxa"/>
          </w:tcPr>
          <w:p w14:paraId="7478CC6A"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Female</w:t>
            </w:r>
          </w:p>
        </w:tc>
        <w:tc>
          <w:tcPr>
            <w:tcW w:w="2276" w:type="dxa"/>
          </w:tcPr>
          <w:p w14:paraId="5946F87D"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6</w:t>
            </w:r>
          </w:p>
        </w:tc>
        <w:tc>
          <w:tcPr>
            <w:tcW w:w="2276" w:type="dxa"/>
          </w:tcPr>
          <w:p w14:paraId="12B7C887"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Small</w:t>
            </w:r>
          </w:p>
        </w:tc>
      </w:tr>
      <w:tr w:rsidR="007F7898" w:rsidRPr="007F7898" w14:paraId="40482BB8" w14:textId="77777777" w:rsidTr="006E16DB">
        <w:trPr>
          <w:trHeight w:val="635"/>
        </w:trPr>
        <w:tc>
          <w:tcPr>
            <w:tcW w:w="2276" w:type="dxa"/>
          </w:tcPr>
          <w:p w14:paraId="71D26453"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P3</w:t>
            </w:r>
          </w:p>
        </w:tc>
        <w:tc>
          <w:tcPr>
            <w:tcW w:w="2276" w:type="dxa"/>
          </w:tcPr>
          <w:p w14:paraId="2F5FA7A9"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Female</w:t>
            </w:r>
          </w:p>
        </w:tc>
        <w:tc>
          <w:tcPr>
            <w:tcW w:w="2276" w:type="dxa"/>
          </w:tcPr>
          <w:p w14:paraId="03AFBA44"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6</w:t>
            </w:r>
          </w:p>
        </w:tc>
        <w:tc>
          <w:tcPr>
            <w:tcW w:w="2276" w:type="dxa"/>
          </w:tcPr>
          <w:p w14:paraId="07897B34"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Medium</w:t>
            </w:r>
          </w:p>
        </w:tc>
      </w:tr>
      <w:tr w:rsidR="007F7898" w:rsidRPr="007F7898" w14:paraId="5C993D29" w14:textId="77777777" w:rsidTr="006E16DB">
        <w:trPr>
          <w:trHeight w:val="635"/>
        </w:trPr>
        <w:tc>
          <w:tcPr>
            <w:tcW w:w="2276" w:type="dxa"/>
          </w:tcPr>
          <w:p w14:paraId="2BC203AB"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P4</w:t>
            </w:r>
          </w:p>
        </w:tc>
        <w:tc>
          <w:tcPr>
            <w:tcW w:w="2276" w:type="dxa"/>
          </w:tcPr>
          <w:p w14:paraId="4D137815"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Female</w:t>
            </w:r>
          </w:p>
        </w:tc>
        <w:tc>
          <w:tcPr>
            <w:tcW w:w="2276" w:type="dxa"/>
          </w:tcPr>
          <w:p w14:paraId="7EF2A9F9"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6</w:t>
            </w:r>
          </w:p>
        </w:tc>
        <w:tc>
          <w:tcPr>
            <w:tcW w:w="2276" w:type="dxa"/>
          </w:tcPr>
          <w:p w14:paraId="3E6FA853"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Medium</w:t>
            </w:r>
          </w:p>
        </w:tc>
      </w:tr>
      <w:tr w:rsidR="007F7898" w:rsidRPr="007F7898" w14:paraId="3761270E" w14:textId="77777777" w:rsidTr="006E16DB">
        <w:trPr>
          <w:trHeight w:val="635"/>
        </w:trPr>
        <w:tc>
          <w:tcPr>
            <w:tcW w:w="2276" w:type="dxa"/>
          </w:tcPr>
          <w:p w14:paraId="7DCC32E5"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P5</w:t>
            </w:r>
          </w:p>
        </w:tc>
        <w:tc>
          <w:tcPr>
            <w:tcW w:w="2276" w:type="dxa"/>
          </w:tcPr>
          <w:p w14:paraId="1DC975B4"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Female</w:t>
            </w:r>
          </w:p>
        </w:tc>
        <w:tc>
          <w:tcPr>
            <w:tcW w:w="2276" w:type="dxa"/>
          </w:tcPr>
          <w:p w14:paraId="54B52D44"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3</w:t>
            </w:r>
          </w:p>
        </w:tc>
        <w:tc>
          <w:tcPr>
            <w:tcW w:w="2276" w:type="dxa"/>
          </w:tcPr>
          <w:p w14:paraId="4596705B"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Large</w:t>
            </w:r>
          </w:p>
        </w:tc>
      </w:tr>
      <w:tr w:rsidR="007F7898" w:rsidRPr="007F7898" w14:paraId="5A7CCAF9" w14:textId="77777777" w:rsidTr="00387537">
        <w:trPr>
          <w:trHeight w:val="495"/>
        </w:trPr>
        <w:tc>
          <w:tcPr>
            <w:tcW w:w="2276" w:type="dxa"/>
            <w:tcBorders>
              <w:bottom w:val="single" w:sz="4" w:space="0" w:color="auto"/>
            </w:tcBorders>
          </w:tcPr>
          <w:p w14:paraId="25240F51"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P6</w:t>
            </w:r>
          </w:p>
        </w:tc>
        <w:tc>
          <w:tcPr>
            <w:tcW w:w="2276" w:type="dxa"/>
            <w:tcBorders>
              <w:bottom w:val="single" w:sz="4" w:space="0" w:color="auto"/>
            </w:tcBorders>
          </w:tcPr>
          <w:p w14:paraId="736C57FC"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Female</w:t>
            </w:r>
          </w:p>
        </w:tc>
        <w:tc>
          <w:tcPr>
            <w:tcW w:w="2276" w:type="dxa"/>
            <w:tcBorders>
              <w:bottom w:val="single" w:sz="4" w:space="0" w:color="auto"/>
            </w:tcBorders>
          </w:tcPr>
          <w:p w14:paraId="1E785C47"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8</w:t>
            </w:r>
          </w:p>
        </w:tc>
        <w:tc>
          <w:tcPr>
            <w:tcW w:w="2276" w:type="dxa"/>
            <w:tcBorders>
              <w:bottom w:val="single" w:sz="4" w:space="0" w:color="auto"/>
            </w:tcBorders>
          </w:tcPr>
          <w:p w14:paraId="0A78E1D8" w14:textId="77777777" w:rsidR="007F7898" w:rsidRPr="007F7898" w:rsidRDefault="007F7898" w:rsidP="00387537">
            <w:pPr>
              <w:spacing w:line="276" w:lineRule="auto"/>
              <w:ind w:left="0"/>
              <w:rPr>
                <w:rFonts w:eastAsia="Aptos" w:cs="Times New Roman"/>
                <w:szCs w:val="22"/>
              </w:rPr>
            </w:pPr>
            <w:r w:rsidRPr="007F7898">
              <w:rPr>
                <w:rFonts w:eastAsia="Aptos" w:cs="Times New Roman"/>
                <w:szCs w:val="22"/>
              </w:rPr>
              <w:t>Large</w:t>
            </w:r>
          </w:p>
        </w:tc>
      </w:tr>
    </w:tbl>
    <w:p w14:paraId="00839272" w14:textId="77777777" w:rsidR="007F7898" w:rsidRPr="007F7898" w:rsidRDefault="007F7898" w:rsidP="007F7898">
      <w:pPr>
        <w:spacing w:line="276" w:lineRule="auto"/>
        <w:rPr>
          <w:rFonts w:ascii="Times New Roman" w:eastAsia="Aptos" w:hAnsi="Times New Roman" w:cs="Times New Roman"/>
          <w:kern w:val="2"/>
          <w:szCs w:val="22"/>
          <w14:ligatures w14:val="standardContextual"/>
        </w:rPr>
      </w:pPr>
    </w:p>
    <w:p w14:paraId="1D083CB4" w14:textId="0D0F96B0" w:rsidR="00B72E0F" w:rsidRPr="00B72E0F" w:rsidRDefault="00B72E0F" w:rsidP="00B72E0F">
      <w:pPr>
        <w:spacing w:line="480" w:lineRule="auto"/>
        <w:ind w:firstLine="720"/>
        <w:rPr>
          <w:rFonts w:ascii="Times New Roman" w:eastAsia="Aptos" w:hAnsi="Times New Roman" w:cs="Times New Roman"/>
          <w:kern w:val="2"/>
          <w:szCs w:val="22"/>
          <w14:ligatures w14:val="standardContextual"/>
        </w:rPr>
      </w:pPr>
      <w:commentRangeStart w:id="144"/>
      <w:r w:rsidRPr="00B72E0F">
        <w:rPr>
          <w:rFonts w:ascii="Times New Roman" w:eastAsia="Aptos" w:hAnsi="Times New Roman" w:cs="Times New Roman"/>
          <w:kern w:val="2"/>
          <w:szCs w:val="22"/>
          <w14:ligatures w14:val="standardContextual"/>
        </w:rPr>
        <w:t xml:space="preserve">Six students over the age of eighteen participated in the study.  </w:t>
      </w:r>
      <w:commentRangeEnd w:id="144"/>
      <w:r w:rsidR="005F31BD">
        <w:rPr>
          <w:rStyle w:val="CommentReference"/>
          <w:rFonts w:ascii="Times New Roman" w:hAnsi="Times New Roman"/>
        </w:rPr>
        <w:commentReference w:id="144"/>
      </w:r>
      <w:r w:rsidRPr="00B72E0F">
        <w:rPr>
          <w:rFonts w:ascii="Times New Roman" w:eastAsia="Aptos" w:hAnsi="Times New Roman" w:cs="Times New Roman"/>
          <w:kern w:val="2"/>
          <w:szCs w:val="22"/>
          <w14:ligatures w14:val="standardContextual"/>
        </w:rPr>
        <w:t>Four of the students were male, and two were female. Four of the students have participated in band for six years, and the remaining two have participated for four years.</w:t>
      </w:r>
      <w:r>
        <w:rPr>
          <w:rFonts w:ascii="Times New Roman" w:eastAsia="Aptos" w:hAnsi="Times New Roman" w:cs="Times New Roman"/>
          <w:kern w:val="2"/>
          <w:szCs w:val="22"/>
          <w14:ligatures w14:val="standardContextual"/>
        </w:rPr>
        <w:t xml:space="preserve">  </w:t>
      </w:r>
      <w:r w:rsidRPr="00B72E0F">
        <w:rPr>
          <w:rFonts w:ascii="Times New Roman" w:eastAsia="Aptos" w:hAnsi="Times New Roman" w:cs="Times New Roman"/>
          <w:kern w:val="2"/>
          <w:szCs w:val="22"/>
          <w14:ligatures w14:val="standardContextual"/>
        </w:rPr>
        <w:t>Table 5</w:t>
      </w:r>
      <w:r>
        <w:rPr>
          <w:rFonts w:ascii="Times New Roman" w:eastAsia="Aptos" w:hAnsi="Times New Roman" w:cs="Times New Roman"/>
          <w:kern w:val="2"/>
          <w:szCs w:val="22"/>
          <w14:ligatures w14:val="standardContextual"/>
        </w:rPr>
        <w:t xml:space="preserve"> </w:t>
      </w:r>
      <w:r w:rsidRPr="00B72E0F">
        <w:rPr>
          <w:rFonts w:ascii="Times New Roman" w:eastAsia="Aptos" w:hAnsi="Times New Roman" w:cs="Times New Roman"/>
          <w:kern w:val="2"/>
          <w:szCs w:val="22"/>
          <w14:ligatures w14:val="standardContextual"/>
        </w:rPr>
        <w:t xml:space="preserve">includes gender, years of band participation, and the size of the school where they participate in band. </w:t>
      </w:r>
    </w:p>
    <w:p w14:paraId="56F3BB95" w14:textId="509EA81F" w:rsidR="007F7898" w:rsidRPr="007F7898" w:rsidRDefault="007F7898" w:rsidP="007F7898">
      <w:pPr>
        <w:spacing w:line="276" w:lineRule="auto"/>
        <w:rPr>
          <w:rFonts w:ascii="Times New Roman" w:eastAsia="Aptos" w:hAnsi="Times New Roman" w:cs="Times New Roman"/>
          <w:b/>
          <w:bCs/>
          <w:kern w:val="2"/>
          <w:szCs w:val="22"/>
          <w14:ligatures w14:val="standardContextual"/>
        </w:rPr>
      </w:pPr>
      <w:r w:rsidRPr="007F7898">
        <w:rPr>
          <w:rFonts w:ascii="Times New Roman" w:eastAsia="Aptos" w:hAnsi="Times New Roman" w:cs="Times New Roman"/>
          <w:b/>
          <w:bCs/>
          <w:kern w:val="2"/>
          <w:szCs w:val="22"/>
          <w14:ligatures w14:val="standardContextual"/>
        </w:rPr>
        <w:t xml:space="preserve">Table 5. Students’ </w:t>
      </w:r>
      <w:r w:rsidR="00B72E0F">
        <w:rPr>
          <w:rFonts w:ascii="Times New Roman" w:eastAsia="Aptos" w:hAnsi="Times New Roman" w:cs="Times New Roman"/>
          <w:b/>
          <w:bCs/>
          <w:kern w:val="2"/>
          <w:szCs w:val="22"/>
          <w14:ligatures w14:val="standardContextual"/>
        </w:rPr>
        <w:t>d</w:t>
      </w:r>
      <w:r w:rsidRPr="007F7898">
        <w:rPr>
          <w:rFonts w:ascii="Times New Roman" w:eastAsia="Aptos" w:hAnsi="Times New Roman" w:cs="Times New Roman"/>
          <w:b/>
          <w:bCs/>
          <w:kern w:val="2"/>
          <w:szCs w:val="22"/>
          <w14:ligatures w14:val="standardContextual"/>
        </w:rPr>
        <w:t xml:space="preserve">emographic </w:t>
      </w:r>
      <w:r w:rsidR="00B72E0F">
        <w:rPr>
          <w:rFonts w:ascii="Times New Roman" w:eastAsia="Aptos" w:hAnsi="Times New Roman" w:cs="Times New Roman"/>
          <w:b/>
          <w:bCs/>
          <w:kern w:val="2"/>
          <w:szCs w:val="22"/>
          <w14:ligatures w14:val="standardContextual"/>
        </w:rPr>
        <w:t>d</w:t>
      </w:r>
      <w:r w:rsidRPr="007F7898">
        <w:rPr>
          <w:rFonts w:ascii="Times New Roman" w:eastAsia="Aptos" w:hAnsi="Times New Roman" w:cs="Times New Roman"/>
          <w:b/>
          <w:bCs/>
          <w:kern w:val="2"/>
          <w:szCs w:val="22"/>
          <w14:ligatures w14:val="standardContextual"/>
        </w:rPr>
        <w:t>ata</w:t>
      </w:r>
    </w:p>
    <w:p w14:paraId="5F70152C" w14:textId="77777777" w:rsidR="007F7898" w:rsidRPr="007F7898" w:rsidRDefault="007F7898" w:rsidP="007F7898">
      <w:pPr>
        <w:spacing w:line="276" w:lineRule="auto"/>
        <w:rPr>
          <w:rFonts w:ascii="Times New Roman" w:eastAsia="Aptos" w:hAnsi="Times New Roman" w:cs="Times New Roman"/>
          <w:b/>
          <w:bCs/>
          <w:kern w:val="2"/>
          <w:szCs w:val="22"/>
          <w14:ligatures w14:val="standardContextual"/>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1901"/>
        <w:gridCol w:w="1901"/>
        <w:gridCol w:w="2048"/>
        <w:gridCol w:w="1755"/>
      </w:tblGrid>
      <w:tr w:rsidR="007F7898" w:rsidRPr="007F7898" w14:paraId="4C71B867" w14:textId="77777777" w:rsidTr="00B72E0F">
        <w:trPr>
          <w:trHeight w:val="635"/>
        </w:trPr>
        <w:tc>
          <w:tcPr>
            <w:tcW w:w="1901" w:type="dxa"/>
            <w:tcBorders>
              <w:top w:val="single" w:sz="4" w:space="0" w:color="auto"/>
              <w:bottom w:val="single" w:sz="4" w:space="0" w:color="auto"/>
            </w:tcBorders>
          </w:tcPr>
          <w:p w14:paraId="69E93537" w14:textId="54A8DE37" w:rsidR="007F7898" w:rsidRPr="007F7898" w:rsidRDefault="007F7898" w:rsidP="00540325">
            <w:pPr>
              <w:spacing w:line="276" w:lineRule="auto"/>
              <w:ind w:left="0"/>
              <w:rPr>
                <w:rFonts w:eastAsia="Aptos" w:cs="Times New Roman"/>
                <w:b/>
                <w:bCs/>
              </w:rPr>
            </w:pPr>
            <w:r w:rsidRPr="007F7898">
              <w:rPr>
                <w:rFonts w:eastAsia="Aptos" w:cs="Times New Roman"/>
                <w:b/>
                <w:bCs/>
              </w:rPr>
              <w:t>Participant</w:t>
            </w:r>
          </w:p>
        </w:tc>
        <w:tc>
          <w:tcPr>
            <w:tcW w:w="1901" w:type="dxa"/>
            <w:tcBorders>
              <w:top w:val="single" w:sz="4" w:space="0" w:color="auto"/>
              <w:bottom w:val="single" w:sz="4" w:space="0" w:color="auto"/>
            </w:tcBorders>
          </w:tcPr>
          <w:p w14:paraId="32AB5EF7" w14:textId="77777777" w:rsidR="007F7898" w:rsidRPr="007F7898" w:rsidRDefault="007F7898" w:rsidP="00585C2E">
            <w:pPr>
              <w:spacing w:line="276" w:lineRule="auto"/>
              <w:ind w:left="0"/>
              <w:rPr>
                <w:rFonts w:eastAsia="Aptos" w:cs="Times New Roman"/>
                <w:b/>
                <w:bCs/>
              </w:rPr>
            </w:pPr>
            <w:r w:rsidRPr="007F7898">
              <w:rPr>
                <w:rFonts w:eastAsia="Aptos" w:cs="Times New Roman"/>
                <w:b/>
                <w:bCs/>
              </w:rPr>
              <w:t>Gender</w:t>
            </w:r>
          </w:p>
        </w:tc>
        <w:tc>
          <w:tcPr>
            <w:tcW w:w="2048" w:type="dxa"/>
            <w:tcBorders>
              <w:top w:val="single" w:sz="4" w:space="0" w:color="auto"/>
              <w:bottom w:val="single" w:sz="4" w:space="0" w:color="auto"/>
            </w:tcBorders>
          </w:tcPr>
          <w:p w14:paraId="7366F75A" w14:textId="77777777" w:rsidR="007F7898" w:rsidRPr="007F7898" w:rsidRDefault="007F7898" w:rsidP="00585C2E">
            <w:pPr>
              <w:spacing w:line="276" w:lineRule="auto"/>
              <w:ind w:left="0"/>
              <w:rPr>
                <w:rFonts w:eastAsia="Aptos" w:cs="Times New Roman"/>
                <w:b/>
                <w:bCs/>
              </w:rPr>
            </w:pPr>
            <w:r w:rsidRPr="007F7898">
              <w:rPr>
                <w:rFonts w:eastAsia="Aptos" w:cs="Times New Roman"/>
                <w:b/>
                <w:bCs/>
              </w:rPr>
              <w:t>Years in Band</w:t>
            </w:r>
          </w:p>
        </w:tc>
        <w:tc>
          <w:tcPr>
            <w:tcW w:w="1755" w:type="dxa"/>
            <w:tcBorders>
              <w:top w:val="single" w:sz="4" w:space="0" w:color="auto"/>
              <w:bottom w:val="single" w:sz="4" w:space="0" w:color="auto"/>
            </w:tcBorders>
          </w:tcPr>
          <w:p w14:paraId="502C3ECA" w14:textId="77777777" w:rsidR="007F7898" w:rsidRPr="007F7898" w:rsidRDefault="007F7898" w:rsidP="00585C2E">
            <w:pPr>
              <w:spacing w:line="276" w:lineRule="auto"/>
              <w:ind w:left="0"/>
              <w:rPr>
                <w:rFonts w:eastAsia="Aptos" w:cs="Times New Roman"/>
                <w:b/>
                <w:bCs/>
              </w:rPr>
            </w:pPr>
            <w:r w:rsidRPr="007F7898">
              <w:rPr>
                <w:rFonts w:eastAsia="Aptos" w:cs="Times New Roman"/>
                <w:b/>
                <w:bCs/>
              </w:rPr>
              <w:t>Size of School</w:t>
            </w:r>
          </w:p>
        </w:tc>
      </w:tr>
      <w:tr w:rsidR="007F7898" w:rsidRPr="007F7898" w14:paraId="43E8AED3" w14:textId="77777777" w:rsidTr="00B72E0F">
        <w:trPr>
          <w:trHeight w:val="635"/>
        </w:trPr>
        <w:tc>
          <w:tcPr>
            <w:tcW w:w="1901" w:type="dxa"/>
            <w:tcBorders>
              <w:top w:val="single" w:sz="4" w:space="0" w:color="auto"/>
            </w:tcBorders>
          </w:tcPr>
          <w:p w14:paraId="41BC2C46"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ST1</w:t>
            </w:r>
          </w:p>
        </w:tc>
        <w:tc>
          <w:tcPr>
            <w:tcW w:w="1901" w:type="dxa"/>
            <w:tcBorders>
              <w:top w:val="single" w:sz="4" w:space="0" w:color="auto"/>
            </w:tcBorders>
          </w:tcPr>
          <w:p w14:paraId="6AFB3FA3"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Female</w:t>
            </w:r>
          </w:p>
        </w:tc>
        <w:tc>
          <w:tcPr>
            <w:tcW w:w="2048" w:type="dxa"/>
            <w:tcBorders>
              <w:top w:val="single" w:sz="4" w:space="0" w:color="auto"/>
            </w:tcBorders>
          </w:tcPr>
          <w:p w14:paraId="43C5319F"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6</w:t>
            </w:r>
          </w:p>
        </w:tc>
        <w:tc>
          <w:tcPr>
            <w:tcW w:w="1755" w:type="dxa"/>
            <w:tcBorders>
              <w:top w:val="single" w:sz="4" w:space="0" w:color="auto"/>
            </w:tcBorders>
          </w:tcPr>
          <w:p w14:paraId="7F0D7FB1"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Small</w:t>
            </w:r>
          </w:p>
        </w:tc>
      </w:tr>
      <w:tr w:rsidR="007F7898" w:rsidRPr="007F7898" w14:paraId="308ABA79" w14:textId="77777777" w:rsidTr="00B72E0F">
        <w:trPr>
          <w:trHeight w:val="635"/>
        </w:trPr>
        <w:tc>
          <w:tcPr>
            <w:tcW w:w="1901" w:type="dxa"/>
          </w:tcPr>
          <w:p w14:paraId="5087A281"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ST2</w:t>
            </w:r>
          </w:p>
        </w:tc>
        <w:tc>
          <w:tcPr>
            <w:tcW w:w="1901" w:type="dxa"/>
          </w:tcPr>
          <w:p w14:paraId="7E71FE22"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Female</w:t>
            </w:r>
          </w:p>
        </w:tc>
        <w:tc>
          <w:tcPr>
            <w:tcW w:w="2048" w:type="dxa"/>
          </w:tcPr>
          <w:p w14:paraId="762F654B"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6</w:t>
            </w:r>
          </w:p>
        </w:tc>
        <w:tc>
          <w:tcPr>
            <w:tcW w:w="1755" w:type="dxa"/>
          </w:tcPr>
          <w:p w14:paraId="134DF3B2"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Small</w:t>
            </w:r>
          </w:p>
        </w:tc>
      </w:tr>
      <w:tr w:rsidR="007F7898" w:rsidRPr="007F7898" w14:paraId="55FE8F32" w14:textId="77777777" w:rsidTr="00B72E0F">
        <w:trPr>
          <w:trHeight w:val="635"/>
        </w:trPr>
        <w:tc>
          <w:tcPr>
            <w:tcW w:w="1901" w:type="dxa"/>
          </w:tcPr>
          <w:p w14:paraId="55208062"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ST3</w:t>
            </w:r>
          </w:p>
        </w:tc>
        <w:tc>
          <w:tcPr>
            <w:tcW w:w="1901" w:type="dxa"/>
          </w:tcPr>
          <w:p w14:paraId="5AEA13EE"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Male</w:t>
            </w:r>
          </w:p>
        </w:tc>
        <w:tc>
          <w:tcPr>
            <w:tcW w:w="2048" w:type="dxa"/>
          </w:tcPr>
          <w:p w14:paraId="610B739E"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6</w:t>
            </w:r>
          </w:p>
        </w:tc>
        <w:tc>
          <w:tcPr>
            <w:tcW w:w="1755" w:type="dxa"/>
          </w:tcPr>
          <w:p w14:paraId="0F5F4C4B"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Medium</w:t>
            </w:r>
          </w:p>
        </w:tc>
      </w:tr>
      <w:tr w:rsidR="007F7898" w:rsidRPr="007F7898" w14:paraId="5D48B82F" w14:textId="77777777" w:rsidTr="00B72E0F">
        <w:trPr>
          <w:trHeight w:val="635"/>
        </w:trPr>
        <w:tc>
          <w:tcPr>
            <w:tcW w:w="1901" w:type="dxa"/>
          </w:tcPr>
          <w:p w14:paraId="21C8429D"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ST4</w:t>
            </w:r>
          </w:p>
        </w:tc>
        <w:tc>
          <w:tcPr>
            <w:tcW w:w="1901" w:type="dxa"/>
          </w:tcPr>
          <w:p w14:paraId="1AB04586"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Male</w:t>
            </w:r>
          </w:p>
        </w:tc>
        <w:tc>
          <w:tcPr>
            <w:tcW w:w="2048" w:type="dxa"/>
          </w:tcPr>
          <w:p w14:paraId="7767D9E7"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6</w:t>
            </w:r>
          </w:p>
        </w:tc>
        <w:tc>
          <w:tcPr>
            <w:tcW w:w="1755" w:type="dxa"/>
          </w:tcPr>
          <w:p w14:paraId="661F63E8"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Medium</w:t>
            </w:r>
          </w:p>
        </w:tc>
      </w:tr>
      <w:tr w:rsidR="007F7898" w:rsidRPr="007F7898" w14:paraId="1C1516EC" w14:textId="77777777" w:rsidTr="00B72E0F">
        <w:trPr>
          <w:trHeight w:val="635"/>
        </w:trPr>
        <w:tc>
          <w:tcPr>
            <w:tcW w:w="1901" w:type="dxa"/>
          </w:tcPr>
          <w:p w14:paraId="49CEDB69"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ST5</w:t>
            </w:r>
          </w:p>
        </w:tc>
        <w:tc>
          <w:tcPr>
            <w:tcW w:w="1901" w:type="dxa"/>
          </w:tcPr>
          <w:p w14:paraId="1FC41A0C"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Male</w:t>
            </w:r>
          </w:p>
        </w:tc>
        <w:tc>
          <w:tcPr>
            <w:tcW w:w="2048" w:type="dxa"/>
          </w:tcPr>
          <w:p w14:paraId="4127FC1A"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4</w:t>
            </w:r>
          </w:p>
        </w:tc>
        <w:tc>
          <w:tcPr>
            <w:tcW w:w="1755" w:type="dxa"/>
          </w:tcPr>
          <w:p w14:paraId="35FF3EB3"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Large</w:t>
            </w:r>
          </w:p>
        </w:tc>
      </w:tr>
      <w:tr w:rsidR="007F7898" w:rsidRPr="007F7898" w14:paraId="623B9893" w14:textId="77777777" w:rsidTr="00B72E0F">
        <w:trPr>
          <w:trHeight w:val="635"/>
        </w:trPr>
        <w:tc>
          <w:tcPr>
            <w:tcW w:w="1901" w:type="dxa"/>
            <w:tcBorders>
              <w:bottom w:val="single" w:sz="4" w:space="0" w:color="auto"/>
            </w:tcBorders>
          </w:tcPr>
          <w:p w14:paraId="701D108E"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ST6</w:t>
            </w:r>
          </w:p>
        </w:tc>
        <w:tc>
          <w:tcPr>
            <w:tcW w:w="1901" w:type="dxa"/>
            <w:tcBorders>
              <w:bottom w:val="single" w:sz="4" w:space="0" w:color="auto"/>
            </w:tcBorders>
          </w:tcPr>
          <w:p w14:paraId="261119F7"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Male</w:t>
            </w:r>
          </w:p>
        </w:tc>
        <w:tc>
          <w:tcPr>
            <w:tcW w:w="2048" w:type="dxa"/>
            <w:tcBorders>
              <w:bottom w:val="single" w:sz="4" w:space="0" w:color="auto"/>
            </w:tcBorders>
          </w:tcPr>
          <w:p w14:paraId="791DCE4D"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4</w:t>
            </w:r>
          </w:p>
        </w:tc>
        <w:tc>
          <w:tcPr>
            <w:tcW w:w="1755" w:type="dxa"/>
            <w:tcBorders>
              <w:bottom w:val="single" w:sz="4" w:space="0" w:color="auto"/>
            </w:tcBorders>
          </w:tcPr>
          <w:p w14:paraId="07805B4F" w14:textId="77777777" w:rsidR="007F7898" w:rsidRPr="007F7898" w:rsidRDefault="007F7898" w:rsidP="00585C2E">
            <w:pPr>
              <w:spacing w:line="276" w:lineRule="auto"/>
              <w:ind w:left="0"/>
              <w:rPr>
                <w:rFonts w:eastAsia="Aptos" w:cs="Times New Roman"/>
                <w:szCs w:val="22"/>
              </w:rPr>
            </w:pPr>
            <w:r w:rsidRPr="007F7898">
              <w:rPr>
                <w:rFonts w:eastAsia="Aptos" w:cs="Times New Roman"/>
                <w:szCs w:val="22"/>
              </w:rPr>
              <w:t>Large</w:t>
            </w:r>
          </w:p>
        </w:tc>
      </w:tr>
    </w:tbl>
    <w:p w14:paraId="12B6DFDC" w14:textId="77777777" w:rsidR="007F7898" w:rsidRPr="007F7898" w:rsidRDefault="007F7898" w:rsidP="00387537">
      <w:pPr>
        <w:pStyle w:val="Heading1"/>
      </w:pPr>
      <w:bookmarkStart w:id="145" w:name="_Toc201777844"/>
      <w:bookmarkStart w:id="146" w:name="_Toc201780036"/>
      <w:r w:rsidRPr="007F7898">
        <w:lastRenderedPageBreak/>
        <w:t>Data Collection</w:t>
      </w:r>
      <w:bookmarkEnd w:id="145"/>
      <w:bookmarkEnd w:id="146"/>
    </w:p>
    <w:p w14:paraId="0CB6BC7D" w14:textId="77777777" w:rsidR="007F7898" w:rsidRPr="007F7898" w:rsidRDefault="007F7898" w:rsidP="007F7898">
      <w:pPr>
        <w:spacing w:line="480" w:lineRule="auto"/>
        <w:ind w:firstLine="720"/>
        <w:rPr>
          <w:rFonts w:ascii="Times New Roman" w:eastAsia="Calibri" w:hAnsi="Times New Roman" w:cs="Times New Roman"/>
        </w:rPr>
      </w:pPr>
      <w:r w:rsidRPr="007F7898">
        <w:rPr>
          <w:rFonts w:ascii="Times New Roman" w:eastAsia="Calibri" w:hAnsi="Times New Roman" w:cs="Times New Roman"/>
        </w:rPr>
        <w:t xml:space="preserve">The researcher contacted band directors in the North Alabama area and offered the opportunity to participate in the study. After the researcher selected six schools that met the size criteria, he contacted the administrators at each school to obtain permission for the band to participate and to recruit their participation. Band directors helped to facilitate communication with parents and students at each participating school. Consent forms informed potential participants of the study's purpose, procedures, and details regarding privacy and confidentiality. </w:t>
      </w:r>
    </w:p>
    <w:p w14:paraId="5969B869" w14:textId="77777777" w:rsidR="007F7898" w:rsidRPr="007F7898" w:rsidRDefault="007F7898" w:rsidP="007F7898">
      <w:pPr>
        <w:spacing w:line="480" w:lineRule="auto"/>
        <w:ind w:firstLine="720"/>
        <w:rPr>
          <w:rFonts w:ascii="Times New Roman" w:eastAsia="Aptos" w:hAnsi="Times New Roman" w:cs="Times New Roman"/>
          <w:kern w:val="2"/>
          <w14:ligatures w14:val="standardContextual"/>
        </w:rPr>
      </w:pPr>
      <w:r w:rsidRPr="007F7898">
        <w:rPr>
          <w:rFonts w:ascii="Times New Roman" w:eastAsia="Aptos" w:hAnsi="Times New Roman" w:cs="Times New Roman"/>
          <w:kern w:val="2"/>
          <w14:ligatures w14:val="standardContextual"/>
        </w:rPr>
        <w:t>The researcher sought and received IRB approval from Liberty University, and each principal granted permission for their school band and directors to participate in the study. Each participant completed a questionnaire of five questions about marching band competitions</w:t>
      </w:r>
      <w:r w:rsidRPr="007F7898">
        <w:rPr>
          <w:rFonts w:ascii="Times New Roman" w:eastAsia="Aptos" w:hAnsi="Times New Roman" w:cs="Times New Roman"/>
          <w:kern w:val="2"/>
          <w:shd w:val="clear" w:color="auto" w:fill="FFFFFF"/>
          <w14:ligatures w14:val="standardContextual"/>
        </w:rPr>
        <w:t xml:space="preserve">. The participants received the questionnaire by email from the researcher and returned it after completion. </w:t>
      </w:r>
      <w:r w:rsidRPr="007F7898">
        <w:rPr>
          <w:rFonts w:ascii="Times New Roman" w:eastAsia="Aptos" w:hAnsi="Times New Roman" w:cs="Times New Roman"/>
          <w:kern w:val="2"/>
          <w14:ligatures w14:val="standardContextual"/>
        </w:rPr>
        <w:t xml:space="preserve">Next, an interview process followed the initial questionnaire. </w:t>
      </w:r>
    </w:p>
    <w:p w14:paraId="47D48C67" w14:textId="77777777" w:rsidR="007F7898" w:rsidRPr="007F7898" w:rsidRDefault="007F7898" w:rsidP="007F7898">
      <w:pPr>
        <w:spacing w:line="480" w:lineRule="auto"/>
        <w:ind w:firstLine="720"/>
        <w:rPr>
          <w:rFonts w:ascii="Times New Roman" w:eastAsia="Aptos" w:hAnsi="Times New Roman" w:cs="Times New Roman"/>
          <w:kern w:val="2"/>
          <w14:ligatures w14:val="standardContextual"/>
        </w:rPr>
      </w:pPr>
      <w:r w:rsidRPr="007F7898">
        <w:rPr>
          <w:rFonts w:ascii="Times New Roman" w:eastAsia="Aptos" w:hAnsi="Times New Roman" w:cs="Times New Roman"/>
          <w:kern w:val="2"/>
          <w14:ligatures w14:val="standardContextual"/>
        </w:rPr>
        <w:t xml:space="preserve">The study analyzed the questionnaire data using a thematic approach to identify shared concepts and themes. These concepts and themes provided the basis for a more profound follow-up interview. Upon completing the participant interviews, the researcher used the Otter.ai software platform to transcribe the participants’ responses. </w:t>
      </w:r>
    </w:p>
    <w:p w14:paraId="401B39B6" w14:textId="77777777" w:rsidR="007F7898" w:rsidRPr="007F7898" w:rsidRDefault="007F7898" w:rsidP="007F7898">
      <w:pPr>
        <w:spacing w:after="160" w:line="480" w:lineRule="auto"/>
        <w:ind w:firstLine="720"/>
        <w:rPr>
          <w:rFonts w:ascii="Times New Roman" w:eastAsia="Aptos" w:hAnsi="Times New Roman" w:cs="Times New Roman"/>
          <w:kern w:val="2"/>
          <w14:ligatures w14:val="standardContextual"/>
        </w:rPr>
      </w:pPr>
      <w:r w:rsidRPr="007F7898">
        <w:rPr>
          <w:rFonts w:ascii="Times New Roman" w:eastAsia="Aptos" w:hAnsi="Times New Roman" w:cs="Times New Roman"/>
          <w:kern w:val="2"/>
          <w14:ligatures w14:val="standardContextual"/>
        </w:rPr>
        <w:t xml:space="preserve">The researcher assessed the students' musical abilities in the study by employing the Alabama Bandmasters Association Music Performance Assessment Rubric. The rubric comprises five categories: tone, intonation, technique, rhythm, balance, and musicianship. Evaluators scored each category as Fair (D), Good (C), Excellent (B), or Superior (A). To ensure impartiality, the evaluators consisted of band directors with at least five years of teaching experience who were not affiliated with the bands in the study. </w:t>
      </w:r>
    </w:p>
    <w:p w14:paraId="6F81E357" w14:textId="77777777" w:rsidR="007F7898" w:rsidRPr="007F7898" w:rsidRDefault="007F7898" w:rsidP="00387537">
      <w:pPr>
        <w:pStyle w:val="Heading1"/>
      </w:pPr>
      <w:bookmarkStart w:id="147" w:name="_Toc201777845"/>
      <w:bookmarkStart w:id="148" w:name="_Toc201780037"/>
      <w:r w:rsidRPr="007F7898">
        <w:lastRenderedPageBreak/>
        <w:t>Results</w:t>
      </w:r>
      <w:bookmarkEnd w:id="147"/>
      <w:bookmarkEnd w:id="148"/>
    </w:p>
    <w:p w14:paraId="64FB73D8" w14:textId="77777777" w:rsidR="007F7898" w:rsidRPr="007F7898" w:rsidRDefault="007F7898" w:rsidP="007F7898">
      <w:pPr>
        <w:autoSpaceDE w:val="0"/>
        <w:autoSpaceDN w:val="0"/>
        <w:adjustRightInd w:val="0"/>
        <w:jc w:val="center"/>
        <w:rPr>
          <w:rFonts w:ascii="TimesNewRomanPSMT" w:eastAsia="Aptos" w:hAnsi="TimesNewRomanPSMT" w:cs="TimesNewRomanPSMT"/>
          <w:b/>
          <w:bCs/>
          <w14:ligatures w14:val="standardContextual"/>
        </w:rPr>
      </w:pPr>
    </w:p>
    <w:p w14:paraId="1D980D66" w14:textId="77777777" w:rsidR="007F7898" w:rsidRPr="007F7898" w:rsidRDefault="007F7898" w:rsidP="007F7898">
      <w:pPr>
        <w:autoSpaceDE w:val="0"/>
        <w:autoSpaceDN w:val="0"/>
        <w:adjustRightInd w:val="0"/>
        <w:spacing w:line="480" w:lineRule="auto"/>
        <w:ind w:firstLine="720"/>
        <w:rPr>
          <w:rFonts w:ascii="Times New Roman" w:eastAsia="Aptos" w:hAnsi="Times New Roman" w:cs="Times New Roman"/>
          <w14:ligatures w14:val="standardContextual"/>
        </w:rPr>
      </w:pPr>
      <w:r w:rsidRPr="007F7898">
        <w:rPr>
          <w:rFonts w:ascii="Times New Roman" w:eastAsia="Aptos" w:hAnsi="Times New Roman" w:cs="Times New Roman"/>
          <w14:ligatures w14:val="standardContextual"/>
        </w:rPr>
        <w:t>This chapter presents the study's results in three sections. The first section includes the</w:t>
      </w:r>
    </w:p>
    <w:p w14:paraId="6D46B30E" w14:textId="77777777" w:rsidR="007F7898" w:rsidRPr="007F7898" w:rsidRDefault="007F7898" w:rsidP="007F7898">
      <w:pPr>
        <w:autoSpaceDE w:val="0"/>
        <w:autoSpaceDN w:val="0"/>
        <w:adjustRightInd w:val="0"/>
        <w:spacing w:line="480" w:lineRule="auto"/>
        <w:rPr>
          <w:rFonts w:ascii="Times New Roman" w:eastAsia="Aptos" w:hAnsi="Times New Roman" w:cs="Times New Roman"/>
          <w14:ligatures w14:val="standardContextual"/>
        </w:rPr>
      </w:pPr>
      <w:r w:rsidRPr="007F7898">
        <w:rPr>
          <w:rFonts w:ascii="Times New Roman" w:eastAsia="Aptos" w:hAnsi="Times New Roman" w:cs="Times New Roman"/>
          <w14:ligatures w14:val="standardContextual"/>
        </w:rPr>
        <w:t>emergent themes resulting from the analysis of the questionnaire and those developed during the follow-up interviews. The second section discusses how, as Peoples states, the “themes are combined to form a composite summary of the phenomenon.”</w:t>
      </w:r>
      <w:r w:rsidRPr="007F7898">
        <w:rPr>
          <w:rFonts w:ascii="Times New Roman" w:eastAsia="Aptos" w:hAnsi="Times New Roman" w:cs="Times New Roman"/>
          <w:vertAlign w:val="superscript"/>
          <w14:ligatures w14:val="standardContextual"/>
        </w:rPr>
        <w:footnoteReference w:id="242"/>
      </w:r>
      <w:r w:rsidRPr="007F7898">
        <w:rPr>
          <w:rFonts w:ascii="Times New Roman" w:eastAsia="Aptos" w:hAnsi="Times New Roman" w:cs="Times New Roman"/>
          <w14:ligatures w14:val="standardContextual"/>
        </w:rPr>
        <w:t xml:space="preserve"> The final section illustrates the connections between themes and the research questions.</w:t>
      </w:r>
    </w:p>
    <w:p w14:paraId="4C501858" w14:textId="77777777" w:rsidR="007F7898" w:rsidRPr="007F7898" w:rsidRDefault="007F7898" w:rsidP="008F4B7D">
      <w:pPr>
        <w:pStyle w:val="Heading2"/>
      </w:pPr>
      <w:bookmarkStart w:id="149" w:name="_Toc201777846"/>
      <w:bookmarkStart w:id="150" w:name="_Toc201780038"/>
      <w:r w:rsidRPr="007F7898">
        <w:t>Situated Narratives (Themes)</w:t>
      </w:r>
      <w:bookmarkEnd w:id="149"/>
      <w:bookmarkEnd w:id="150"/>
    </w:p>
    <w:p w14:paraId="37C2D657" w14:textId="77777777" w:rsidR="007F7898" w:rsidRPr="007F7898" w:rsidRDefault="007F7898" w:rsidP="007F7898">
      <w:pPr>
        <w:autoSpaceDE w:val="0"/>
        <w:autoSpaceDN w:val="0"/>
        <w:adjustRightInd w:val="0"/>
        <w:spacing w:line="480" w:lineRule="auto"/>
        <w:ind w:firstLine="720"/>
        <w:rPr>
          <w:rFonts w:ascii="Times New Roman" w:eastAsia="Aptos" w:hAnsi="Times New Roman" w:cs="Times New Roman"/>
          <w14:ligatures w14:val="standardContextual"/>
        </w:rPr>
      </w:pPr>
      <w:r w:rsidRPr="007F7898">
        <w:rPr>
          <w:rFonts w:ascii="Times New Roman" w:eastAsia="Aptos" w:hAnsi="Times New Roman" w:cs="Times New Roman"/>
          <w14:ligatures w14:val="standardContextual"/>
        </w:rPr>
        <w:t>The researcher recorded all interviews. The researcher transcribed the recordings via</w:t>
      </w:r>
    </w:p>
    <w:p w14:paraId="48A59070" w14:textId="77777777" w:rsidR="007F7898" w:rsidRPr="007F7898" w:rsidRDefault="007F7898" w:rsidP="007F7898">
      <w:pPr>
        <w:autoSpaceDE w:val="0"/>
        <w:autoSpaceDN w:val="0"/>
        <w:adjustRightInd w:val="0"/>
        <w:spacing w:line="480" w:lineRule="auto"/>
        <w:rPr>
          <w:rFonts w:ascii="Times New Roman" w:eastAsia="Aptos" w:hAnsi="Times New Roman" w:cs="Times New Roman"/>
          <w14:ligatures w14:val="standardContextual"/>
        </w:rPr>
      </w:pPr>
      <w:r w:rsidRPr="007F7898">
        <w:rPr>
          <w:rFonts w:ascii="Times New Roman" w:eastAsia="Aptos" w:hAnsi="Times New Roman" w:cs="Times New Roman"/>
          <w:i/>
          <w:iCs/>
          <w14:ligatures w14:val="standardContextual"/>
        </w:rPr>
        <w:t>Otter.</w:t>
      </w:r>
      <w:del w:id="151" w:author="Rebecka Rose" w:date="2025-06-24T18:16:00Z" w16du:dateUtc="2025-06-24T22:16:00Z">
        <w:r w:rsidRPr="007F7898" w:rsidDel="005F31BD">
          <w:rPr>
            <w:rFonts w:ascii="Times New Roman" w:eastAsia="Aptos" w:hAnsi="Times New Roman" w:cs="Times New Roman"/>
            <w:i/>
            <w:iCs/>
            <w14:ligatures w14:val="standardContextual"/>
          </w:rPr>
          <w:delText xml:space="preserve"> </w:delText>
        </w:r>
      </w:del>
      <w:r w:rsidRPr="007F7898">
        <w:rPr>
          <w:rFonts w:ascii="Times New Roman" w:eastAsia="Aptos" w:hAnsi="Times New Roman" w:cs="Times New Roman"/>
          <w:i/>
          <w:iCs/>
          <w14:ligatures w14:val="standardContextual"/>
        </w:rPr>
        <w:t xml:space="preserve">Ai </w:t>
      </w:r>
      <w:r w:rsidRPr="007F7898">
        <w:rPr>
          <w:rFonts w:ascii="Times New Roman" w:eastAsia="Aptos" w:hAnsi="Times New Roman" w:cs="Times New Roman"/>
          <w14:ligatures w14:val="standardContextual"/>
        </w:rPr>
        <w:t xml:space="preserve">transcription software. After reviewing and editing the transcriptions for accuracy, the researcher conducted analyses of the twenty-four interviews. Themes developed as shared opinions and experiences concerning marching band participation and perception of success.  </w:t>
      </w:r>
    </w:p>
    <w:p w14:paraId="23D554CD" w14:textId="2B95E485" w:rsidR="007F7898" w:rsidRDefault="007F7898" w:rsidP="007F7898">
      <w:pPr>
        <w:autoSpaceDE w:val="0"/>
        <w:autoSpaceDN w:val="0"/>
        <w:adjustRightInd w:val="0"/>
        <w:spacing w:line="480" w:lineRule="auto"/>
        <w:rPr>
          <w:rFonts w:ascii="Times New Roman" w:eastAsia="Aptos" w:hAnsi="Times New Roman" w:cs="Times New Roman"/>
          <w14:ligatures w14:val="standardContextual"/>
        </w:rPr>
      </w:pPr>
      <w:bookmarkStart w:id="152" w:name="_Hlk200310558"/>
      <w:r w:rsidRPr="007F7898">
        <w:rPr>
          <w:rFonts w:ascii="Times New Roman" w:eastAsia="Aptos" w:hAnsi="Times New Roman" w:cs="Times New Roman"/>
          <w14:ligatures w14:val="standardContextual"/>
        </w:rPr>
        <w:t xml:space="preserve">The analysis yielded themes from band directors, administrators, parents, and students. </w:t>
      </w:r>
      <w:bookmarkEnd w:id="152"/>
      <w:r w:rsidRPr="007F7898">
        <w:rPr>
          <w:rFonts w:ascii="Times New Roman" w:eastAsia="Aptos" w:hAnsi="Times New Roman" w:cs="Times New Roman"/>
          <w14:ligatures w14:val="standardContextual"/>
        </w:rPr>
        <w:t>Tables 6, 7, 8, and 9 illustrate the themes and the participant(s) with whom the thematic topics are associated.</w:t>
      </w:r>
    </w:p>
    <w:p w14:paraId="7FFB9707" w14:textId="51C860B6" w:rsidR="00546C47" w:rsidRPr="007F7898" w:rsidRDefault="00546C47" w:rsidP="007F7898">
      <w:pPr>
        <w:autoSpaceDE w:val="0"/>
        <w:autoSpaceDN w:val="0"/>
        <w:adjustRightInd w:val="0"/>
        <w:spacing w:line="480" w:lineRule="auto"/>
        <w:rPr>
          <w:rFonts w:ascii="Times New Roman" w:eastAsia="Aptos" w:hAnsi="Times New Roman" w:cs="Times New Roman"/>
          <w:b/>
          <w:bCs/>
          <w14:ligatures w14:val="standardContextual"/>
        </w:rPr>
      </w:pPr>
      <w:r w:rsidRPr="00546C47">
        <w:rPr>
          <w:rFonts w:ascii="Times New Roman" w:eastAsia="Aptos" w:hAnsi="Times New Roman" w:cs="Times New Roman"/>
          <w:b/>
          <w:bCs/>
          <w14:ligatures w14:val="standardContextual"/>
        </w:rPr>
        <w:t xml:space="preserve">Table 6. Band </w:t>
      </w:r>
      <w:r w:rsidR="00193384">
        <w:rPr>
          <w:rFonts w:ascii="Times New Roman" w:eastAsia="Aptos" w:hAnsi="Times New Roman" w:cs="Times New Roman"/>
          <w:b/>
          <w:bCs/>
          <w14:ligatures w14:val="standardContextual"/>
        </w:rPr>
        <w:t>d</w:t>
      </w:r>
      <w:r w:rsidRPr="00546C47">
        <w:rPr>
          <w:rFonts w:ascii="Times New Roman" w:eastAsia="Aptos" w:hAnsi="Times New Roman" w:cs="Times New Roman"/>
          <w:b/>
          <w:bCs/>
          <w14:ligatures w14:val="standardContextual"/>
        </w:rPr>
        <w:t xml:space="preserve">irector </w:t>
      </w:r>
      <w:r w:rsidR="00193384">
        <w:rPr>
          <w:rFonts w:ascii="Times New Roman" w:eastAsia="Aptos" w:hAnsi="Times New Roman" w:cs="Times New Roman"/>
          <w:b/>
          <w:bCs/>
          <w14:ligatures w14:val="standardContextual"/>
        </w:rPr>
        <w:t>t</w:t>
      </w:r>
      <w:r w:rsidRPr="00546C47">
        <w:rPr>
          <w:rFonts w:ascii="Times New Roman" w:eastAsia="Aptos" w:hAnsi="Times New Roman" w:cs="Times New Roman"/>
          <w:b/>
          <w:bCs/>
          <w14:ligatures w14:val="standardContextual"/>
        </w:rPr>
        <w:t xml:space="preserve">hemes </w:t>
      </w:r>
    </w:p>
    <w:tbl>
      <w:tblPr>
        <w:tblStyle w:val="MediumShading2-Accent5"/>
        <w:tblW w:w="4833" w:type="pct"/>
        <w:tblInd w:w="5" w:type="dxa"/>
        <w:tblBorders>
          <w:top w:val="none" w:sz="0" w:space="0" w:color="auto"/>
          <w:bottom w:val="none" w:sz="0" w:space="0" w:color="auto"/>
        </w:tblBorders>
        <w:tblLayout w:type="fixed"/>
        <w:tblLook w:val="0660" w:firstRow="1" w:lastRow="1" w:firstColumn="0" w:lastColumn="0" w:noHBand="1" w:noVBand="1"/>
      </w:tblPr>
      <w:tblGrid>
        <w:gridCol w:w="4587"/>
        <w:gridCol w:w="581"/>
        <w:gridCol w:w="749"/>
        <w:gridCol w:w="749"/>
        <w:gridCol w:w="834"/>
        <w:gridCol w:w="749"/>
        <w:gridCol w:w="798"/>
      </w:tblGrid>
      <w:tr w:rsidR="00546C47" w:rsidRPr="00546C47" w14:paraId="2D7C7A12" w14:textId="77777777" w:rsidTr="00EE674A">
        <w:trPr>
          <w:cnfStyle w:val="100000000000" w:firstRow="1" w:lastRow="0" w:firstColumn="0" w:lastColumn="0" w:oddVBand="0" w:evenVBand="0" w:oddHBand="0" w:evenHBand="0" w:firstRowFirstColumn="0" w:firstRowLastColumn="0" w:lastRowFirstColumn="0" w:lastRowLastColumn="0"/>
          <w:trHeight w:val="20"/>
        </w:trPr>
        <w:tc>
          <w:tcPr>
            <w:tcW w:w="2535" w:type="pct"/>
            <w:tcBorders>
              <w:top w:val="single" w:sz="4" w:space="0" w:color="auto"/>
              <w:left w:val="none" w:sz="0" w:space="0" w:color="auto"/>
              <w:bottom w:val="single" w:sz="4" w:space="0" w:color="auto"/>
              <w:right w:val="none" w:sz="0" w:space="0" w:color="auto"/>
            </w:tcBorders>
            <w:shd w:val="clear" w:color="auto" w:fill="auto"/>
            <w:noWrap/>
          </w:tcPr>
          <w:p w14:paraId="6E1AE320" w14:textId="77777777" w:rsidR="00546C47" w:rsidRPr="001602BB" w:rsidRDefault="00546C47" w:rsidP="00546C47">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1602BB">
              <w:rPr>
                <w:rFonts w:ascii="Times New Roman" w:eastAsia="Aptos" w:hAnsi="Times New Roman" w:cs="Times New Roman"/>
                <w:color w:val="000000" w:themeColor="text1"/>
                <w14:ligatures w14:val="standardContextual"/>
              </w:rPr>
              <w:t>Theme</w:t>
            </w:r>
          </w:p>
        </w:tc>
        <w:tc>
          <w:tcPr>
            <w:tcW w:w="321" w:type="pct"/>
            <w:tcBorders>
              <w:top w:val="single" w:sz="4" w:space="0" w:color="auto"/>
              <w:left w:val="none" w:sz="0" w:space="0" w:color="auto"/>
              <w:bottom w:val="single" w:sz="4" w:space="0" w:color="auto"/>
              <w:right w:val="none" w:sz="0" w:space="0" w:color="auto"/>
            </w:tcBorders>
            <w:shd w:val="clear" w:color="auto" w:fill="auto"/>
          </w:tcPr>
          <w:p w14:paraId="1888374B" w14:textId="77777777" w:rsidR="00546C47" w:rsidRPr="001602BB" w:rsidRDefault="00546C47" w:rsidP="00546C47">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1602BB">
              <w:rPr>
                <w:rFonts w:ascii="Times New Roman" w:eastAsia="Aptos" w:hAnsi="Times New Roman" w:cs="Times New Roman"/>
                <w:color w:val="000000" w:themeColor="text1"/>
                <w14:ligatures w14:val="standardContextual"/>
              </w:rPr>
              <w:t>D1</w:t>
            </w:r>
          </w:p>
        </w:tc>
        <w:tc>
          <w:tcPr>
            <w:tcW w:w="414" w:type="pct"/>
            <w:tcBorders>
              <w:top w:val="single" w:sz="4" w:space="0" w:color="auto"/>
              <w:left w:val="none" w:sz="0" w:space="0" w:color="auto"/>
              <w:bottom w:val="single" w:sz="4" w:space="0" w:color="auto"/>
              <w:right w:val="none" w:sz="0" w:space="0" w:color="auto"/>
            </w:tcBorders>
            <w:shd w:val="clear" w:color="auto" w:fill="auto"/>
          </w:tcPr>
          <w:p w14:paraId="3CBDE4AE" w14:textId="77777777" w:rsidR="00546C47" w:rsidRPr="001602BB" w:rsidRDefault="00546C47" w:rsidP="00546C47">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1602BB">
              <w:rPr>
                <w:rFonts w:ascii="Times New Roman" w:eastAsia="Aptos" w:hAnsi="Times New Roman" w:cs="Times New Roman"/>
                <w:color w:val="000000" w:themeColor="text1"/>
                <w14:ligatures w14:val="standardContextual"/>
              </w:rPr>
              <w:t>D2</w:t>
            </w:r>
          </w:p>
        </w:tc>
        <w:tc>
          <w:tcPr>
            <w:tcW w:w="414" w:type="pct"/>
            <w:tcBorders>
              <w:top w:val="single" w:sz="4" w:space="0" w:color="auto"/>
              <w:left w:val="none" w:sz="0" w:space="0" w:color="auto"/>
              <w:bottom w:val="single" w:sz="4" w:space="0" w:color="auto"/>
              <w:right w:val="none" w:sz="0" w:space="0" w:color="auto"/>
            </w:tcBorders>
            <w:shd w:val="clear" w:color="auto" w:fill="auto"/>
          </w:tcPr>
          <w:p w14:paraId="5BFAB609" w14:textId="77777777" w:rsidR="00546C47" w:rsidRPr="001602BB" w:rsidRDefault="00546C47" w:rsidP="00546C47">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1602BB">
              <w:rPr>
                <w:rFonts w:ascii="Times New Roman" w:eastAsia="Aptos" w:hAnsi="Times New Roman" w:cs="Times New Roman"/>
                <w:color w:val="000000" w:themeColor="text1"/>
                <w14:ligatures w14:val="standardContextual"/>
              </w:rPr>
              <w:t>D3</w:t>
            </w:r>
          </w:p>
        </w:tc>
        <w:tc>
          <w:tcPr>
            <w:tcW w:w="461" w:type="pct"/>
            <w:tcBorders>
              <w:top w:val="single" w:sz="4" w:space="0" w:color="auto"/>
              <w:left w:val="none" w:sz="0" w:space="0" w:color="auto"/>
              <w:bottom w:val="single" w:sz="4" w:space="0" w:color="auto"/>
              <w:right w:val="none" w:sz="0" w:space="0" w:color="auto"/>
            </w:tcBorders>
            <w:shd w:val="clear" w:color="auto" w:fill="auto"/>
          </w:tcPr>
          <w:p w14:paraId="3C265468" w14:textId="77777777" w:rsidR="00546C47" w:rsidRPr="001602BB" w:rsidRDefault="00546C47" w:rsidP="00546C47">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1602BB">
              <w:rPr>
                <w:rFonts w:ascii="Times New Roman" w:eastAsia="Aptos" w:hAnsi="Times New Roman" w:cs="Times New Roman"/>
                <w:color w:val="000000" w:themeColor="text1"/>
                <w14:ligatures w14:val="standardContextual"/>
              </w:rPr>
              <w:t>D4</w:t>
            </w:r>
          </w:p>
        </w:tc>
        <w:tc>
          <w:tcPr>
            <w:tcW w:w="414" w:type="pct"/>
            <w:tcBorders>
              <w:top w:val="single" w:sz="4" w:space="0" w:color="auto"/>
              <w:left w:val="none" w:sz="0" w:space="0" w:color="auto"/>
              <w:bottom w:val="single" w:sz="4" w:space="0" w:color="auto"/>
              <w:right w:val="none" w:sz="0" w:space="0" w:color="auto"/>
            </w:tcBorders>
            <w:shd w:val="clear" w:color="auto" w:fill="auto"/>
          </w:tcPr>
          <w:p w14:paraId="2580EB28" w14:textId="77777777" w:rsidR="00546C47" w:rsidRPr="001602BB" w:rsidRDefault="00546C47" w:rsidP="00546C47">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1602BB">
              <w:rPr>
                <w:rFonts w:ascii="Times New Roman" w:eastAsia="Aptos" w:hAnsi="Times New Roman" w:cs="Times New Roman"/>
                <w:color w:val="000000" w:themeColor="text1"/>
                <w14:ligatures w14:val="standardContextual"/>
              </w:rPr>
              <w:t>D5</w:t>
            </w:r>
          </w:p>
        </w:tc>
        <w:tc>
          <w:tcPr>
            <w:tcW w:w="441" w:type="pct"/>
            <w:tcBorders>
              <w:top w:val="single" w:sz="4" w:space="0" w:color="auto"/>
              <w:left w:val="none" w:sz="0" w:space="0" w:color="auto"/>
              <w:bottom w:val="single" w:sz="4" w:space="0" w:color="auto"/>
              <w:right w:val="none" w:sz="0" w:space="0" w:color="auto"/>
            </w:tcBorders>
            <w:shd w:val="clear" w:color="auto" w:fill="auto"/>
          </w:tcPr>
          <w:p w14:paraId="5DCA1B0C" w14:textId="77777777" w:rsidR="00546C47" w:rsidRPr="001602BB" w:rsidRDefault="00546C47" w:rsidP="00546C47">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1602BB">
              <w:rPr>
                <w:rFonts w:ascii="Times New Roman" w:eastAsia="Aptos" w:hAnsi="Times New Roman" w:cs="Times New Roman"/>
                <w:color w:val="000000" w:themeColor="text1"/>
                <w14:ligatures w14:val="standardContextual"/>
              </w:rPr>
              <w:t>D6</w:t>
            </w:r>
          </w:p>
        </w:tc>
      </w:tr>
      <w:tr w:rsidR="00546C47" w:rsidRPr="00546C47" w14:paraId="5302B5D1" w14:textId="77777777" w:rsidTr="00EE674A">
        <w:trPr>
          <w:trHeight w:val="38"/>
        </w:trPr>
        <w:tc>
          <w:tcPr>
            <w:tcW w:w="2535" w:type="pct"/>
            <w:tcBorders>
              <w:top w:val="single" w:sz="4" w:space="0" w:color="auto"/>
            </w:tcBorders>
            <w:noWrap/>
          </w:tcPr>
          <w:p w14:paraId="1B63CECC" w14:textId="0BBCB4E2" w:rsidR="00546C47" w:rsidRPr="00193384"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193384">
              <w:rPr>
                <w:rFonts w:ascii="Times New Roman" w:eastAsia="Aptos" w:hAnsi="Times New Roman" w:cs="Times New Roman"/>
                <w14:ligatures w14:val="standardContextual"/>
              </w:rPr>
              <w:t xml:space="preserve">Attend </w:t>
            </w:r>
            <w:r w:rsidR="00E22467">
              <w:rPr>
                <w:rFonts w:ascii="Times New Roman" w:eastAsia="Aptos" w:hAnsi="Times New Roman" w:cs="Times New Roman"/>
                <w14:ligatures w14:val="standardContextual"/>
              </w:rPr>
              <w:t>for tradition</w:t>
            </w:r>
          </w:p>
          <w:p w14:paraId="311B40B4" w14:textId="77777777" w:rsidR="00EE674A" w:rsidRDefault="00EE674A" w:rsidP="00E22467">
            <w:pPr>
              <w:autoSpaceDE w:val="0"/>
              <w:autoSpaceDN w:val="0"/>
              <w:adjustRightInd w:val="0"/>
              <w:spacing w:line="276" w:lineRule="auto"/>
              <w:rPr>
                <w:rFonts w:ascii="Times New Roman" w:eastAsia="Aptos" w:hAnsi="Times New Roman" w:cs="Times New Roman"/>
                <w14:ligatures w14:val="standardContextual"/>
              </w:rPr>
            </w:pPr>
          </w:p>
          <w:p w14:paraId="4894BAC7" w14:textId="3FF83BCF" w:rsidR="00546C47" w:rsidRPr="00193384" w:rsidRDefault="00E22467" w:rsidP="00E22467">
            <w:pPr>
              <w:autoSpaceDE w:val="0"/>
              <w:autoSpaceDN w:val="0"/>
              <w:adjustRightInd w:val="0"/>
              <w:spacing w:line="276" w:lineRule="auto"/>
              <w:rPr>
                <w:rFonts w:ascii="Times New Roman" w:eastAsia="Aptos" w:hAnsi="Times New Roman" w:cs="Times New Roman"/>
                <w14:ligatures w14:val="standardContextual"/>
              </w:rPr>
            </w:pPr>
            <w:r>
              <w:rPr>
                <w:rFonts w:ascii="Times New Roman" w:eastAsia="Aptos" w:hAnsi="Times New Roman" w:cs="Times New Roman"/>
                <w14:ligatures w14:val="standardContextual"/>
              </w:rPr>
              <w:t>Attend for judges’ feedback</w:t>
            </w:r>
          </w:p>
        </w:tc>
        <w:tc>
          <w:tcPr>
            <w:tcW w:w="321" w:type="pct"/>
            <w:tcBorders>
              <w:top w:val="single" w:sz="4" w:space="0" w:color="auto"/>
            </w:tcBorders>
          </w:tcPr>
          <w:p w14:paraId="5D46E623" w14:textId="7777777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p w14:paraId="18F67BEF" w14:textId="77777777" w:rsidR="00EE674A" w:rsidRDefault="00EE674A" w:rsidP="00311A8B">
            <w:pPr>
              <w:autoSpaceDE w:val="0"/>
              <w:autoSpaceDN w:val="0"/>
              <w:adjustRightInd w:val="0"/>
              <w:spacing w:line="276" w:lineRule="auto"/>
              <w:rPr>
                <w:rFonts w:ascii="Times New Roman" w:eastAsia="Aptos" w:hAnsi="Times New Roman" w:cs="Times New Roman"/>
                <w14:ligatures w14:val="standardContextual"/>
              </w:rPr>
            </w:pPr>
          </w:p>
          <w:p w14:paraId="03F7B445" w14:textId="0CEA70CF"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tc>
        <w:tc>
          <w:tcPr>
            <w:tcW w:w="414" w:type="pct"/>
            <w:tcBorders>
              <w:top w:val="single" w:sz="4" w:space="0" w:color="auto"/>
            </w:tcBorders>
          </w:tcPr>
          <w:p w14:paraId="2784DA5C" w14:textId="7777777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p w14:paraId="0957C39C" w14:textId="77777777" w:rsidR="00EE674A" w:rsidRDefault="00EE674A" w:rsidP="00311A8B">
            <w:pPr>
              <w:autoSpaceDE w:val="0"/>
              <w:autoSpaceDN w:val="0"/>
              <w:adjustRightInd w:val="0"/>
              <w:spacing w:line="276" w:lineRule="auto"/>
              <w:rPr>
                <w:rFonts w:ascii="Times New Roman" w:eastAsia="Aptos" w:hAnsi="Times New Roman" w:cs="Times New Roman"/>
                <w14:ligatures w14:val="standardContextual"/>
              </w:rPr>
            </w:pPr>
          </w:p>
          <w:p w14:paraId="2EB9C17B" w14:textId="42FD4548"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tc>
        <w:tc>
          <w:tcPr>
            <w:tcW w:w="414" w:type="pct"/>
            <w:tcBorders>
              <w:top w:val="single" w:sz="4" w:space="0" w:color="auto"/>
            </w:tcBorders>
          </w:tcPr>
          <w:p w14:paraId="6B8F4258" w14:textId="7777777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p w14:paraId="713594C4" w14:textId="77777777" w:rsidR="00EE674A" w:rsidRDefault="00EE674A" w:rsidP="00311A8B">
            <w:pPr>
              <w:autoSpaceDE w:val="0"/>
              <w:autoSpaceDN w:val="0"/>
              <w:adjustRightInd w:val="0"/>
              <w:spacing w:line="276" w:lineRule="auto"/>
              <w:rPr>
                <w:rFonts w:ascii="Times New Roman" w:eastAsia="Aptos" w:hAnsi="Times New Roman" w:cs="Times New Roman"/>
                <w14:ligatures w14:val="standardContextual"/>
              </w:rPr>
            </w:pPr>
          </w:p>
          <w:p w14:paraId="71F10860" w14:textId="06F7F318"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tc>
        <w:tc>
          <w:tcPr>
            <w:tcW w:w="461" w:type="pct"/>
            <w:tcBorders>
              <w:top w:val="single" w:sz="4" w:space="0" w:color="auto"/>
            </w:tcBorders>
          </w:tcPr>
          <w:p w14:paraId="651898CE" w14:textId="7777777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p w14:paraId="1EA5B8EA" w14:textId="77777777" w:rsidR="00EE674A" w:rsidRDefault="00EE674A" w:rsidP="00311A8B">
            <w:pPr>
              <w:autoSpaceDE w:val="0"/>
              <w:autoSpaceDN w:val="0"/>
              <w:adjustRightInd w:val="0"/>
              <w:spacing w:line="276" w:lineRule="auto"/>
              <w:rPr>
                <w:rFonts w:ascii="Times New Roman" w:eastAsia="Aptos" w:hAnsi="Times New Roman" w:cs="Times New Roman"/>
                <w14:ligatures w14:val="standardContextual"/>
              </w:rPr>
            </w:pPr>
          </w:p>
          <w:p w14:paraId="7BAB02E1" w14:textId="2F99141F"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tc>
        <w:tc>
          <w:tcPr>
            <w:tcW w:w="414" w:type="pct"/>
            <w:tcBorders>
              <w:top w:val="single" w:sz="4" w:space="0" w:color="auto"/>
            </w:tcBorders>
          </w:tcPr>
          <w:p w14:paraId="41A4C136" w14:textId="7777777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p w14:paraId="4402AD28" w14:textId="77777777" w:rsidR="00EE674A" w:rsidRDefault="00EE674A" w:rsidP="00311A8B">
            <w:pPr>
              <w:autoSpaceDE w:val="0"/>
              <w:autoSpaceDN w:val="0"/>
              <w:adjustRightInd w:val="0"/>
              <w:spacing w:line="276" w:lineRule="auto"/>
              <w:rPr>
                <w:rFonts w:ascii="Times New Roman" w:eastAsia="Aptos" w:hAnsi="Times New Roman" w:cs="Times New Roman"/>
                <w14:ligatures w14:val="standardContextual"/>
              </w:rPr>
            </w:pPr>
          </w:p>
          <w:p w14:paraId="6895181F" w14:textId="56B39FB4"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tc>
        <w:tc>
          <w:tcPr>
            <w:tcW w:w="441" w:type="pct"/>
            <w:tcBorders>
              <w:top w:val="single" w:sz="4" w:space="0" w:color="auto"/>
            </w:tcBorders>
          </w:tcPr>
          <w:p w14:paraId="224FA3A3" w14:textId="7777777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p w14:paraId="31F5A2BE" w14:textId="77777777" w:rsidR="00EE674A" w:rsidRDefault="00EE674A" w:rsidP="00311A8B">
            <w:pPr>
              <w:autoSpaceDE w:val="0"/>
              <w:autoSpaceDN w:val="0"/>
              <w:adjustRightInd w:val="0"/>
              <w:spacing w:line="276" w:lineRule="auto"/>
              <w:rPr>
                <w:rFonts w:ascii="Times New Roman" w:eastAsia="Aptos" w:hAnsi="Times New Roman" w:cs="Times New Roman"/>
                <w14:ligatures w14:val="standardContextual"/>
              </w:rPr>
            </w:pPr>
          </w:p>
          <w:p w14:paraId="6445560A" w14:textId="35B9BF88"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tc>
      </w:tr>
      <w:tr w:rsidR="00546C47" w:rsidRPr="00546C47" w14:paraId="1BC91589" w14:textId="77777777" w:rsidTr="00EE674A">
        <w:trPr>
          <w:trHeight w:val="38"/>
        </w:trPr>
        <w:tc>
          <w:tcPr>
            <w:tcW w:w="2535" w:type="pct"/>
            <w:noWrap/>
          </w:tcPr>
          <w:p w14:paraId="4B629430" w14:textId="77777777" w:rsidR="00EE674A" w:rsidRDefault="00EE674A" w:rsidP="00311A8B">
            <w:pPr>
              <w:autoSpaceDE w:val="0"/>
              <w:autoSpaceDN w:val="0"/>
              <w:adjustRightInd w:val="0"/>
              <w:spacing w:line="276" w:lineRule="auto"/>
              <w:rPr>
                <w:rFonts w:ascii="Times New Roman" w:eastAsia="Aptos" w:hAnsi="Times New Roman" w:cs="Times New Roman"/>
                <w14:ligatures w14:val="standardContextual"/>
              </w:rPr>
            </w:pPr>
          </w:p>
          <w:p w14:paraId="2A05FA41" w14:textId="7D8DFE52" w:rsidR="00546C47" w:rsidRPr="00193384"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193384">
              <w:rPr>
                <w:rFonts w:ascii="Times New Roman" w:eastAsia="Aptos" w:hAnsi="Times New Roman" w:cs="Times New Roman"/>
                <w14:ligatures w14:val="standardContextual"/>
              </w:rPr>
              <w:t xml:space="preserve">Scoring and </w:t>
            </w:r>
            <w:r w:rsidR="00E22467">
              <w:rPr>
                <w:rFonts w:ascii="Times New Roman" w:eastAsia="Aptos" w:hAnsi="Times New Roman" w:cs="Times New Roman"/>
                <w14:ligatures w14:val="standardContextual"/>
              </w:rPr>
              <w:t>a</w:t>
            </w:r>
            <w:r w:rsidRPr="00193384">
              <w:rPr>
                <w:rFonts w:ascii="Times New Roman" w:eastAsia="Aptos" w:hAnsi="Times New Roman" w:cs="Times New Roman"/>
                <w14:ligatures w14:val="standardContextual"/>
              </w:rPr>
              <w:t xml:space="preserve">wards are </w:t>
            </w:r>
            <w:r w:rsidR="00E22467">
              <w:rPr>
                <w:rFonts w:ascii="Times New Roman" w:eastAsia="Aptos" w:hAnsi="Times New Roman" w:cs="Times New Roman"/>
                <w14:ligatures w14:val="standardContextual"/>
              </w:rPr>
              <w:t>g</w:t>
            </w:r>
            <w:r w:rsidRPr="00193384">
              <w:rPr>
                <w:rFonts w:ascii="Times New Roman" w:eastAsia="Aptos" w:hAnsi="Times New Roman" w:cs="Times New Roman"/>
                <w14:ligatures w14:val="standardContextual"/>
              </w:rPr>
              <w:t xml:space="preserve">ood </w:t>
            </w:r>
            <w:r w:rsidR="00E22467">
              <w:rPr>
                <w:rFonts w:ascii="Times New Roman" w:eastAsia="Aptos" w:hAnsi="Times New Roman" w:cs="Times New Roman"/>
                <w14:ligatures w14:val="standardContextual"/>
              </w:rPr>
              <w:t>i</w:t>
            </w:r>
            <w:r w:rsidR="00E22467" w:rsidRPr="00193384">
              <w:rPr>
                <w:rFonts w:ascii="Times New Roman" w:eastAsia="Aptos" w:hAnsi="Times New Roman" w:cs="Times New Roman"/>
                <w14:ligatures w14:val="standardContextual"/>
              </w:rPr>
              <w:t>ndicators</w:t>
            </w:r>
            <w:r w:rsidRPr="00193384">
              <w:rPr>
                <w:rFonts w:ascii="Times New Roman" w:eastAsia="Aptos" w:hAnsi="Times New Roman" w:cs="Times New Roman"/>
                <w14:ligatures w14:val="standardContextual"/>
              </w:rPr>
              <w:t xml:space="preserve"> of </w:t>
            </w:r>
            <w:r w:rsidR="00E22467">
              <w:rPr>
                <w:rFonts w:ascii="Times New Roman" w:eastAsia="Aptos" w:hAnsi="Times New Roman" w:cs="Times New Roman"/>
                <w14:ligatures w14:val="standardContextual"/>
              </w:rPr>
              <w:t>m</w:t>
            </w:r>
            <w:r w:rsidRPr="00193384">
              <w:rPr>
                <w:rFonts w:ascii="Times New Roman" w:eastAsia="Aptos" w:hAnsi="Times New Roman" w:cs="Times New Roman"/>
                <w14:ligatures w14:val="standardContextual"/>
              </w:rPr>
              <w:t xml:space="preserve">usical </w:t>
            </w:r>
            <w:r w:rsidR="00E22467">
              <w:rPr>
                <w:rFonts w:ascii="Times New Roman" w:eastAsia="Aptos" w:hAnsi="Times New Roman" w:cs="Times New Roman"/>
                <w14:ligatures w14:val="standardContextual"/>
              </w:rPr>
              <w:t>a</w:t>
            </w:r>
            <w:r w:rsidRPr="00193384">
              <w:rPr>
                <w:rFonts w:ascii="Times New Roman" w:eastAsia="Aptos" w:hAnsi="Times New Roman" w:cs="Times New Roman"/>
                <w14:ligatures w14:val="standardContextual"/>
              </w:rPr>
              <w:t>chievement</w:t>
            </w:r>
          </w:p>
        </w:tc>
        <w:tc>
          <w:tcPr>
            <w:tcW w:w="321" w:type="pct"/>
          </w:tcPr>
          <w:p w14:paraId="425E5599" w14:textId="7777777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p>
        </w:tc>
        <w:tc>
          <w:tcPr>
            <w:tcW w:w="414" w:type="pct"/>
          </w:tcPr>
          <w:p w14:paraId="38069B16" w14:textId="7777777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p>
        </w:tc>
        <w:tc>
          <w:tcPr>
            <w:tcW w:w="414" w:type="pct"/>
          </w:tcPr>
          <w:p w14:paraId="70785FEC" w14:textId="7777777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p>
        </w:tc>
        <w:tc>
          <w:tcPr>
            <w:tcW w:w="461" w:type="pct"/>
          </w:tcPr>
          <w:p w14:paraId="5504E522" w14:textId="7777777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p>
        </w:tc>
        <w:tc>
          <w:tcPr>
            <w:tcW w:w="414" w:type="pct"/>
          </w:tcPr>
          <w:p w14:paraId="37D721B1" w14:textId="7777777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p>
        </w:tc>
        <w:tc>
          <w:tcPr>
            <w:tcW w:w="441" w:type="pct"/>
          </w:tcPr>
          <w:p w14:paraId="5334630F" w14:textId="7777777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p>
        </w:tc>
      </w:tr>
      <w:tr w:rsidR="00546C47" w:rsidRPr="00546C47" w14:paraId="737E3E83" w14:textId="77777777" w:rsidTr="00EE674A">
        <w:trPr>
          <w:cnfStyle w:val="010000000000" w:firstRow="0" w:lastRow="1" w:firstColumn="0" w:lastColumn="0" w:oddVBand="0" w:evenVBand="0" w:oddHBand="0" w:evenHBand="0" w:firstRowFirstColumn="0" w:firstRowLastColumn="0" w:lastRowFirstColumn="0" w:lastRowLastColumn="0"/>
          <w:trHeight w:val="837"/>
        </w:trPr>
        <w:tc>
          <w:tcPr>
            <w:tcW w:w="2535" w:type="pct"/>
            <w:tcBorders>
              <w:top w:val="none" w:sz="0" w:space="0" w:color="auto"/>
              <w:left w:val="none" w:sz="0" w:space="0" w:color="auto"/>
              <w:bottom w:val="single" w:sz="4" w:space="0" w:color="auto"/>
              <w:right w:val="none" w:sz="0" w:space="0" w:color="auto"/>
            </w:tcBorders>
            <w:noWrap/>
          </w:tcPr>
          <w:p w14:paraId="4E722B0D" w14:textId="77777777" w:rsidR="00EE674A" w:rsidRDefault="00EE674A" w:rsidP="00311A8B">
            <w:pPr>
              <w:autoSpaceDE w:val="0"/>
              <w:autoSpaceDN w:val="0"/>
              <w:adjustRightInd w:val="0"/>
              <w:spacing w:line="276" w:lineRule="auto"/>
              <w:rPr>
                <w:rFonts w:ascii="Times New Roman" w:eastAsia="Aptos" w:hAnsi="Times New Roman" w:cs="Times New Roman"/>
                <w14:ligatures w14:val="standardContextual"/>
              </w:rPr>
            </w:pPr>
          </w:p>
          <w:p w14:paraId="41B04B3D" w14:textId="1FDBCDC8" w:rsidR="00546C47" w:rsidRPr="00193384"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193384">
              <w:rPr>
                <w:rFonts w:ascii="Times New Roman" w:eastAsia="Aptos" w:hAnsi="Times New Roman" w:cs="Times New Roman"/>
                <w14:ligatures w14:val="standardContextual"/>
              </w:rPr>
              <w:t xml:space="preserve">Success at </w:t>
            </w:r>
            <w:r w:rsidR="00E22467">
              <w:rPr>
                <w:rFonts w:ascii="Times New Roman" w:eastAsia="Aptos" w:hAnsi="Times New Roman" w:cs="Times New Roman"/>
                <w14:ligatures w14:val="standardContextual"/>
              </w:rPr>
              <w:t>c</w:t>
            </w:r>
            <w:r w:rsidRPr="00193384">
              <w:rPr>
                <w:rFonts w:ascii="Times New Roman" w:eastAsia="Aptos" w:hAnsi="Times New Roman" w:cs="Times New Roman"/>
                <w14:ligatures w14:val="standardContextual"/>
              </w:rPr>
              <w:t>ompetition</w:t>
            </w:r>
            <w:r w:rsidR="00E22467">
              <w:rPr>
                <w:rFonts w:ascii="Times New Roman" w:eastAsia="Aptos" w:hAnsi="Times New Roman" w:cs="Times New Roman"/>
                <w14:ligatures w14:val="standardContextual"/>
              </w:rPr>
              <w:t xml:space="preserve"> is achieving goals/doing their best</w:t>
            </w:r>
          </w:p>
        </w:tc>
        <w:tc>
          <w:tcPr>
            <w:tcW w:w="321" w:type="pct"/>
            <w:tcBorders>
              <w:top w:val="none" w:sz="0" w:space="0" w:color="auto"/>
              <w:left w:val="none" w:sz="0" w:space="0" w:color="auto"/>
              <w:bottom w:val="single" w:sz="4" w:space="0" w:color="auto"/>
              <w:right w:val="none" w:sz="0" w:space="0" w:color="auto"/>
            </w:tcBorders>
          </w:tcPr>
          <w:p w14:paraId="0A0420C8" w14:textId="77777777" w:rsidR="00EE674A" w:rsidRDefault="00EE674A" w:rsidP="00311A8B">
            <w:pPr>
              <w:autoSpaceDE w:val="0"/>
              <w:autoSpaceDN w:val="0"/>
              <w:adjustRightInd w:val="0"/>
              <w:spacing w:line="276" w:lineRule="auto"/>
              <w:rPr>
                <w:rFonts w:ascii="Times New Roman" w:eastAsia="Aptos" w:hAnsi="Times New Roman" w:cs="Times New Roman"/>
                <w14:ligatures w14:val="standardContextual"/>
              </w:rPr>
            </w:pPr>
          </w:p>
          <w:p w14:paraId="66B8ACF6" w14:textId="377120CD"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p w14:paraId="55D04A48" w14:textId="7777777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p>
        </w:tc>
        <w:tc>
          <w:tcPr>
            <w:tcW w:w="414" w:type="pct"/>
            <w:tcBorders>
              <w:top w:val="none" w:sz="0" w:space="0" w:color="auto"/>
              <w:left w:val="none" w:sz="0" w:space="0" w:color="auto"/>
              <w:bottom w:val="single" w:sz="4" w:space="0" w:color="auto"/>
              <w:right w:val="none" w:sz="0" w:space="0" w:color="auto"/>
            </w:tcBorders>
          </w:tcPr>
          <w:p w14:paraId="19985346" w14:textId="77777777" w:rsidR="00EE674A" w:rsidRDefault="00EE674A" w:rsidP="00311A8B">
            <w:pPr>
              <w:autoSpaceDE w:val="0"/>
              <w:autoSpaceDN w:val="0"/>
              <w:adjustRightInd w:val="0"/>
              <w:spacing w:line="276" w:lineRule="auto"/>
              <w:rPr>
                <w:rFonts w:ascii="Times New Roman" w:eastAsia="Aptos" w:hAnsi="Times New Roman" w:cs="Times New Roman"/>
                <w14:ligatures w14:val="standardContextual"/>
              </w:rPr>
            </w:pPr>
          </w:p>
          <w:p w14:paraId="565D48CF" w14:textId="5B6A56FF"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p w14:paraId="53BF2216" w14:textId="7777777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p>
        </w:tc>
        <w:tc>
          <w:tcPr>
            <w:tcW w:w="414" w:type="pct"/>
            <w:tcBorders>
              <w:top w:val="none" w:sz="0" w:space="0" w:color="auto"/>
              <w:left w:val="none" w:sz="0" w:space="0" w:color="auto"/>
              <w:bottom w:val="single" w:sz="4" w:space="0" w:color="auto"/>
              <w:right w:val="none" w:sz="0" w:space="0" w:color="auto"/>
            </w:tcBorders>
          </w:tcPr>
          <w:p w14:paraId="60FAB5AA" w14:textId="77777777" w:rsidR="00EE674A" w:rsidRDefault="00EE674A" w:rsidP="00311A8B">
            <w:pPr>
              <w:autoSpaceDE w:val="0"/>
              <w:autoSpaceDN w:val="0"/>
              <w:adjustRightInd w:val="0"/>
              <w:spacing w:line="276" w:lineRule="auto"/>
              <w:rPr>
                <w:rFonts w:ascii="Times New Roman" w:eastAsia="Aptos" w:hAnsi="Times New Roman" w:cs="Times New Roman"/>
                <w14:ligatures w14:val="standardContextual"/>
              </w:rPr>
            </w:pPr>
          </w:p>
          <w:p w14:paraId="12C4C842" w14:textId="03BF67B8"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p w14:paraId="224347FF" w14:textId="7777777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p>
        </w:tc>
        <w:tc>
          <w:tcPr>
            <w:tcW w:w="461" w:type="pct"/>
            <w:tcBorders>
              <w:top w:val="none" w:sz="0" w:space="0" w:color="auto"/>
              <w:left w:val="none" w:sz="0" w:space="0" w:color="auto"/>
              <w:bottom w:val="single" w:sz="4" w:space="0" w:color="auto"/>
              <w:right w:val="none" w:sz="0" w:space="0" w:color="auto"/>
            </w:tcBorders>
          </w:tcPr>
          <w:p w14:paraId="71B54DEA" w14:textId="77777777" w:rsidR="00EE674A" w:rsidRDefault="00EE674A" w:rsidP="00311A8B">
            <w:pPr>
              <w:autoSpaceDE w:val="0"/>
              <w:autoSpaceDN w:val="0"/>
              <w:adjustRightInd w:val="0"/>
              <w:spacing w:line="276" w:lineRule="auto"/>
              <w:rPr>
                <w:rFonts w:ascii="Times New Roman" w:eastAsia="Aptos" w:hAnsi="Times New Roman" w:cs="Times New Roman"/>
                <w14:ligatures w14:val="standardContextual"/>
              </w:rPr>
            </w:pPr>
          </w:p>
          <w:p w14:paraId="19612A7D" w14:textId="0D1820F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p w14:paraId="3FA7CFFB" w14:textId="7777777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p>
        </w:tc>
        <w:tc>
          <w:tcPr>
            <w:tcW w:w="414" w:type="pct"/>
            <w:tcBorders>
              <w:top w:val="none" w:sz="0" w:space="0" w:color="auto"/>
              <w:left w:val="none" w:sz="0" w:space="0" w:color="auto"/>
              <w:bottom w:val="single" w:sz="4" w:space="0" w:color="auto"/>
              <w:right w:val="none" w:sz="0" w:space="0" w:color="auto"/>
            </w:tcBorders>
          </w:tcPr>
          <w:p w14:paraId="2E07DC32" w14:textId="77777777" w:rsidR="00EE674A" w:rsidRDefault="00EE674A" w:rsidP="00311A8B">
            <w:pPr>
              <w:autoSpaceDE w:val="0"/>
              <w:autoSpaceDN w:val="0"/>
              <w:adjustRightInd w:val="0"/>
              <w:spacing w:line="276" w:lineRule="auto"/>
              <w:rPr>
                <w:rFonts w:ascii="Times New Roman" w:eastAsia="Aptos" w:hAnsi="Times New Roman" w:cs="Times New Roman"/>
                <w14:ligatures w14:val="standardContextual"/>
              </w:rPr>
            </w:pPr>
          </w:p>
          <w:p w14:paraId="4A98AEBB" w14:textId="537AEDF6"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p w14:paraId="5E740C2E" w14:textId="77777777" w:rsidR="00546C47" w:rsidRP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p>
        </w:tc>
        <w:tc>
          <w:tcPr>
            <w:tcW w:w="441" w:type="pct"/>
            <w:tcBorders>
              <w:top w:val="none" w:sz="0" w:space="0" w:color="auto"/>
              <w:left w:val="none" w:sz="0" w:space="0" w:color="auto"/>
              <w:bottom w:val="single" w:sz="4" w:space="0" w:color="auto"/>
              <w:right w:val="none" w:sz="0" w:space="0" w:color="auto"/>
            </w:tcBorders>
          </w:tcPr>
          <w:p w14:paraId="172417E1" w14:textId="77777777" w:rsidR="00EE674A" w:rsidRDefault="00EE674A" w:rsidP="00311A8B">
            <w:pPr>
              <w:autoSpaceDE w:val="0"/>
              <w:autoSpaceDN w:val="0"/>
              <w:adjustRightInd w:val="0"/>
              <w:spacing w:line="276" w:lineRule="auto"/>
              <w:rPr>
                <w:rFonts w:ascii="Times New Roman" w:eastAsia="Aptos" w:hAnsi="Times New Roman" w:cs="Times New Roman"/>
                <w14:ligatures w14:val="standardContextual"/>
              </w:rPr>
            </w:pPr>
          </w:p>
          <w:p w14:paraId="0B3B55FF" w14:textId="7E5ED526" w:rsidR="00546C47" w:rsidRDefault="00546C47" w:rsidP="00311A8B">
            <w:pPr>
              <w:autoSpaceDE w:val="0"/>
              <w:autoSpaceDN w:val="0"/>
              <w:adjustRightInd w:val="0"/>
              <w:spacing w:line="276" w:lineRule="auto"/>
              <w:rPr>
                <w:rFonts w:ascii="Times New Roman" w:eastAsia="Aptos" w:hAnsi="Times New Roman" w:cs="Times New Roman"/>
                <w14:ligatures w14:val="standardContextual"/>
              </w:rPr>
            </w:pPr>
            <w:r w:rsidRPr="00546C47">
              <w:rPr>
                <w:rFonts w:ascii="Times New Roman" w:eastAsia="Aptos" w:hAnsi="Times New Roman" w:cs="Times New Roman"/>
                <w14:ligatures w14:val="standardContextual"/>
              </w:rPr>
              <w:t>X</w:t>
            </w:r>
          </w:p>
          <w:p w14:paraId="2C91E155" w14:textId="77777777" w:rsidR="00EE674A" w:rsidRPr="00546C47" w:rsidRDefault="00EE674A" w:rsidP="00311A8B">
            <w:pPr>
              <w:autoSpaceDE w:val="0"/>
              <w:autoSpaceDN w:val="0"/>
              <w:adjustRightInd w:val="0"/>
              <w:spacing w:line="276" w:lineRule="auto"/>
              <w:rPr>
                <w:rFonts w:ascii="Times New Roman" w:eastAsia="Aptos" w:hAnsi="Times New Roman" w:cs="Times New Roman"/>
                <w14:ligatures w14:val="standardContextual"/>
              </w:rPr>
            </w:pPr>
          </w:p>
        </w:tc>
      </w:tr>
    </w:tbl>
    <w:p w14:paraId="53F8B9A6" w14:textId="3549CC61" w:rsidR="007F7898" w:rsidRDefault="007F7898" w:rsidP="007F7898">
      <w:pPr>
        <w:autoSpaceDE w:val="0"/>
        <w:autoSpaceDN w:val="0"/>
        <w:adjustRightInd w:val="0"/>
        <w:spacing w:line="480" w:lineRule="auto"/>
        <w:rPr>
          <w:rFonts w:ascii="Times New Roman" w:eastAsia="Aptos" w:hAnsi="Times New Roman" w:cs="Times New Roman"/>
          <w:b/>
          <w:bCs/>
          <w14:ligatures w14:val="standardContextual"/>
        </w:rPr>
      </w:pPr>
      <w:r w:rsidRPr="007F7898">
        <w:rPr>
          <w:rFonts w:ascii="Times New Roman" w:eastAsia="Aptos" w:hAnsi="Times New Roman" w:cs="Times New Roman"/>
          <w:b/>
          <w:bCs/>
          <w14:ligatures w14:val="standardContextual"/>
        </w:rPr>
        <w:lastRenderedPageBreak/>
        <w:t xml:space="preserve">Table </w:t>
      </w:r>
      <w:r w:rsidR="009A60D4">
        <w:rPr>
          <w:rFonts w:ascii="Times New Roman" w:eastAsia="Aptos" w:hAnsi="Times New Roman" w:cs="Times New Roman"/>
          <w:b/>
          <w:bCs/>
          <w14:ligatures w14:val="standardContextual"/>
        </w:rPr>
        <w:t>7</w:t>
      </w:r>
      <w:r w:rsidRPr="007F7898">
        <w:rPr>
          <w:rFonts w:ascii="Times New Roman" w:eastAsia="Aptos" w:hAnsi="Times New Roman" w:cs="Times New Roman"/>
          <w:b/>
          <w:bCs/>
          <w14:ligatures w14:val="standardContextual"/>
        </w:rPr>
        <w:t xml:space="preserve">. Administrator </w:t>
      </w:r>
      <w:r w:rsidR="00193384">
        <w:rPr>
          <w:rFonts w:ascii="Times New Roman" w:eastAsia="Aptos" w:hAnsi="Times New Roman" w:cs="Times New Roman"/>
          <w:b/>
          <w:bCs/>
          <w14:ligatures w14:val="standardContextual"/>
        </w:rPr>
        <w:t>t</w:t>
      </w:r>
      <w:r w:rsidRPr="007F7898">
        <w:rPr>
          <w:rFonts w:ascii="Times New Roman" w:eastAsia="Aptos" w:hAnsi="Times New Roman" w:cs="Times New Roman"/>
          <w:b/>
          <w:bCs/>
          <w14:ligatures w14:val="standardContextual"/>
        </w:rPr>
        <w:t xml:space="preserve">hemes </w:t>
      </w:r>
    </w:p>
    <w:tbl>
      <w:tblPr>
        <w:tblStyle w:val="MediumShading2-Accent5"/>
        <w:tblW w:w="4924" w:type="pct"/>
        <w:tblBorders>
          <w:top w:val="none" w:sz="0" w:space="0" w:color="auto"/>
          <w:bottom w:val="none" w:sz="0" w:space="0" w:color="auto"/>
        </w:tblBorders>
        <w:tblLayout w:type="fixed"/>
        <w:tblLook w:val="0660" w:firstRow="1" w:lastRow="1" w:firstColumn="0" w:lastColumn="0" w:noHBand="1" w:noVBand="1"/>
      </w:tblPr>
      <w:tblGrid>
        <w:gridCol w:w="4670"/>
        <w:gridCol w:w="677"/>
        <w:gridCol w:w="763"/>
        <w:gridCol w:w="678"/>
        <w:gridCol w:w="678"/>
        <w:gridCol w:w="850"/>
        <w:gridCol w:w="902"/>
      </w:tblGrid>
      <w:tr w:rsidR="00F85E1B" w:rsidRPr="00455CC4" w14:paraId="4082B186" w14:textId="77777777" w:rsidTr="0057250E">
        <w:trPr>
          <w:cnfStyle w:val="100000000000" w:firstRow="1" w:lastRow="0" w:firstColumn="0" w:lastColumn="0" w:oddVBand="0" w:evenVBand="0" w:oddHBand="0" w:evenHBand="0" w:firstRowFirstColumn="0" w:firstRowLastColumn="0" w:lastRowFirstColumn="0" w:lastRowLastColumn="0"/>
          <w:trHeight w:val="503"/>
        </w:trPr>
        <w:tc>
          <w:tcPr>
            <w:tcW w:w="2533" w:type="pct"/>
            <w:tcBorders>
              <w:top w:val="single" w:sz="4" w:space="0" w:color="auto"/>
              <w:left w:val="none" w:sz="0" w:space="0" w:color="auto"/>
              <w:bottom w:val="single" w:sz="4" w:space="0" w:color="auto"/>
              <w:right w:val="none" w:sz="0" w:space="0" w:color="auto"/>
            </w:tcBorders>
            <w:shd w:val="clear" w:color="auto" w:fill="auto"/>
            <w:noWrap/>
          </w:tcPr>
          <w:p w14:paraId="6A771283" w14:textId="4D9DDD75" w:rsidR="00F85E1B" w:rsidRPr="00625DA5" w:rsidRDefault="00455CC4" w:rsidP="00F85E1B">
            <w:pPr>
              <w:autoSpaceDE w:val="0"/>
              <w:autoSpaceDN w:val="0"/>
              <w:adjustRightInd w:val="0"/>
              <w:spacing w:line="480" w:lineRule="auto"/>
              <w:rPr>
                <w:rFonts w:ascii="Times New Roman" w:eastAsia="Aptos" w:hAnsi="Times New Roman" w:cs="Times New Roman"/>
                <w:color w:val="000000" w:themeColor="text1"/>
                <w14:ligatures w14:val="standardContextual"/>
              </w:rPr>
            </w:pPr>
            <w:bookmarkStart w:id="153" w:name="_Hlk199945195"/>
            <w:r w:rsidRPr="00625DA5">
              <w:rPr>
                <w:rFonts w:ascii="Times New Roman" w:eastAsia="Aptos" w:hAnsi="Times New Roman" w:cs="Times New Roman"/>
                <w:color w:val="000000" w:themeColor="text1"/>
                <w14:ligatures w14:val="standardContextual"/>
              </w:rPr>
              <w:t>Theme</w:t>
            </w:r>
          </w:p>
        </w:tc>
        <w:tc>
          <w:tcPr>
            <w:tcW w:w="367" w:type="pct"/>
            <w:tcBorders>
              <w:top w:val="single" w:sz="4" w:space="0" w:color="auto"/>
              <w:left w:val="none" w:sz="0" w:space="0" w:color="auto"/>
              <w:bottom w:val="single" w:sz="4" w:space="0" w:color="auto"/>
              <w:right w:val="none" w:sz="0" w:space="0" w:color="auto"/>
            </w:tcBorders>
            <w:shd w:val="clear" w:color="auto" w:fill="auto"/>
          </w:tcPr>
          <w:p w14:paraId="750E19E2" w14:textId="77777777" w:rsidR="00F85E1B" w:rsidRPr="00625DA5" w:rsidRDefault="00F85E1B" w:rsidP="00F85E1B">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625DA5">
              <w:rPr>
                <w:rFonts w:ascii="Times New Roman" w:eastAsia="Aptos" w:hAnsi="Times New Roman" w:cs="Times New Roman"/>
                <w:color w:val="000000" w:themeColor="text1"/>
                <w14:ligatures w14:val="standardContextual"/>
              </w:rPr>
              <w:t>A1</w:t>
            </w:r>
          </w:p>
        </w:tc>
        <w:tc>
          <w:tcPr>
            <w:tcW w:w="414" w:type="pct"/>
            <w:tcBorders>
              <w:top w:val="single" w:sz="4" w:space="0" w:color="auto"/>
              <w:left w:val="none" w:sz="0" w:space="0" w:color="auto"/>
              <w:bottom w:val="single" w:sz="4" w:space="0" w:color="auto"/>
              <w:right w:val="none" w:sz="0" w:space="0" w:color="auto"/>
            </w:tcBorders>
            <w:shd w:val="clear" w:color="auto" w:fill="auto"/>
          </w:tcPr>
          <w:p w14:paraId="3903DB54" w14:textId="77777777" w:rsidR="00F85E1B" w:rsidRPr="00625DA5" w:rsidRDefault="00F85E1B" w:rsidP="00F85E1B">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625DA5">
              <w:rPr>
                <w:rFonts w:ascii="Times New Roman" w:eastAsia="Aptos" w:hAnsi="Times New Roman" w:cs="Times New Roman"/>
                <w:color w:val="000000" w:themeColor="text1"/>
                <w14:ligatures w14:val="standardContextual"/>
              </w:rPr>
              <w:t>A2</w:t>
            </w:r>
          </w:p>
        </w:tc>
        <w:tc>
          <w:tcPr>
            <w:tcW w:w="368" w:type="pct"/>
            <w:tcBorders>
              <w:top w:val="single" w:sz="4" w:space="0" w:color="auto"/>
              <w:left w:val="none" w:sz="0" w:space="0" w:color="auto"/>
              <w:bottom w:val="single" w:sz="4" w:space="0" w:color="auto"/>
              <w:right w:val="none" w:sz="0" w:space="0" w:color="auto"/>
            </w:tcBorders>
            <w:shd w:val="clear" w:color="auto" w:fill="auto"/>
          </w:tcPr>
          <w:p w14:paraId="6401F277" w14:textId="77777777" w:rsidR="00F85E1B" w:rsidRPr="00625DA5" w:rsidRDefault="00F85E1B" w:rsidP="00F85E1B">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625DA5">
              <w:rPr>
                <w:rFonts w:ascii="Times New Roman" w:eastAsia="Aptos" w:hAnsi="Times New Roman" w:cs="Times New Roman"/>
                <w:color w:val="000000" w:themeColor="text1"/>
                <w14:ligatures w14:val="standardContextual"/>
              </w:rPr>
              <w:t>A3</w:t>
            </w:r>
          </w:p>
        </w:tc>
        <w:tc>
          <w:tcPr>
            <w:tcW w:w="368" w:type="pct"/>
            <w:tcBorders>
              <w:top w:val="single" w:sz="4" w:space="0" w:color="auto"/>
              <w:left w:val="none" w:sz="0" w:space="0" w:color="auto"/>
              <w:bottom w:val="single" w:sz="4" w:space="0" w:color="auto"/>
              <w:right w:val="none" w:sz="0" w:space="0" w:color="auto"/>
            </w:tcBorders>
            <w:shd w:val="clear" w:color="auto" w:fill="auto"/>
          </w:tcPr>
          <w:p w14:paraId="39BFADFA" w14:textId="77777777" w:rsidR="00F85E1B" w:rsidRPr="00625DA5" w:rsidRDefault="00F85E1B" w:rsidP="00F85E1B">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625DA5">
              <w:rPr>
                <w:rFonts w:ascii="Times New Roman" w:eastAsia="Aptos" w:hAnsi="Times New Roman" w:cs="Times New Roman"/>
                <w:color w:val="000000" w:themeColor="text1"/>
                <w14:ligatures w14:val="standardContextual"/>
              </w:rPr>
              <w:t>A4</w:t>
            </w:r>
          </w:p>
        </w:tc>
        <w:tc>
          <w:tcPr>
            <w:tcW w:w="461" w:type="pct"/>
            <w:tcBorders>
              <w:top w:val="single" w:sz="4" w:space="0" w:color="auto"/>
              <w:left w:val="none" w:sz="0" w:space="0" w:color="auto"/>
              <w:bottom w:val="single" w:sz="4" w:space="0" w:color="auto"/>
              <w:right w:val="none" w:sz="0" w:space="0" w:color="auto"/>
            </w:tcBorders>
            <w:shd w:val="clear" w:color="auto" w:fill="auto"/>
          </w:tcPr>
          <w:p w14:paraId="09821522" w14:textId="77777777" w:rsidR="00F85E1B" w:rsidRPr="00625DA5" w:rsidRDefault="00F85E1B" w:rsidP="00F85E1B">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625DA5">
              <w:rPr>
                <w:rFonts w:ascii="Times New Roman" w:eastAsia="Aptos" w:hAnsi="Times New Roman" w:cs="Times New Roman"/>
                <w:color w:val="000000" w:themeColor="text1"/>
                <w14:ligatures w14:val="standardContextual"/>
              </w:rPr>
              <w:t>A5</w:t>
            </w:r>
          </w:p>
        </w:tc>
        <w:tc>
          <w:tcPr>
            <w:tcW w:w="489" w:type="pct"/>
            <w:tcBorders>
              <w:top w:val="single" w:sz="4" w:space="0" w:color="auto"/>
              <w:left w:val="none" w:sz="0" w:space="0" w:color="auto"/>
              <w:bottom w:val="single" w:sz="4" w:space="0" w:color="auto"/>
              <w:right w:val="none" w:sz="0" w:space="0" w:color="auto"/>
            </w:tcBorders>
            <w:shd w:val="clear" w:color="auto" w:fill="auto"/>
          </w:tcPr>
          <w:p w14:paraId="5E716D80" w14:textId="77777777" w:rsidR="00F85E1B" w:rsidRPr="00625DA5" w:rsidRDefault="00F85E1B" w:rsidP="00F85E1B">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625DA5">
              <w:rPr>
                <w:rFonts w:ascii="Times New Roman" w:eastAsia="Aptos" w:hAnsi="Times New Roman" w:cs="Times New Roman"/>
                <w:color w:val="000000" w:themeColor="text1"/>
                <w14:ligatures w14:val="standardContextual"/>
              </w:rPr>
              <w:t>A6</w:t>
            </w:r>
          </w:p>
        </w:tc>
      </w:tr>
      <w:tr w:rsidR="00F85E1B" w:rsidRPr="005554F0" w14:paraId="5C57E7EF" w14:textId="77777777" w:rsidTr="005554F0">
        <w:trPr>
          <w:trHeight w:val="987"/>
        </w:trPr>
        <w:tc>
          <w:tcPr>
            <w:tcW w:w="2533" w:type="pct"/>
            <w:tcBorders>
              <w:top w:val="single" w:sz="4" w:space="0" w:color="auto"/>
            </w:tcBorders>
            <w:noWrap/>
          </w:tcPr>
          <w:p w14:paraId="53E64E19" w14:textId="77777777" w:rsidR="00385DB3" w:rsidRDefault="00385DB3" w:rsidP="00385DB3">
            <w:pPr>
              <w:autoSpaceDE w:val="0"/>
              <w:autoSpaceDN w:val="0"/>
              <w:adjustRightInd w:val="0"/>
              <w:spacing w:line="276" w:lineRule="auto"/>
              <w:rPr>
                <w:rFonts w:ascii="Times New Roman" w:eastAsia="Aptos" w:hAnsi="Times New Roman" w:cs="Times New Roman"/>
                <w14:ligatures w14:val="standardContextual"/>
              </w:rPr>
            </w:pPr>
          </w:p>
          <w:p w14:paraId="7EA11761" w14:textId="77777777" w:rsidR="00385DB3" w:rsidRDefault="00385DB3" w:rsidP="00385DB3">
            <w:pPr>
              <w:autoSpaceDE w:val="0"/>
              <w:autoSpaceDN w:val="0"/>
              <w:adjustRightInd w:val="0"/>
              <w:spacing w:line="276" w:lineRule="auto"/>
              <w:rPr>
                <w:rFonts w:ascii="Times New Roman" w:eastAsia="Aptos" w:hAnsi="Times New Roman" w:cs="Times New Roman"/>
                <w14:ligatures w14:val="standardContextual"/>
              </w:rPr>
            </w:pPr>
            <w:r>
              <w:rPr>
                <w:rFonts w:ascii="Times New Roman" w:eastAsia="Aptos" w:hAnsi="Times New Roman" w:cs="Times New Roman"/>
                <w14:ligatures w14:val="standardContextual"/>
              </w:rPr>
              <w:t xml:space="preserve">Reports no background with competitions </w:t>
            </w:r>
          </w:p>
          <w:p w14:paraId="0D74BA2E" w14:textId="77777777" w:rsidR="00385DB3" w:rsidRDefault="00385DB3" w:rsidP="00385DB3">
            <w:pPr>
              <w:autoSpaceDE w:val="0"/>
              <w:autoSpaceDN w:val="0"/>
              <w:adjustRightInd w:val="0"/>
              <w:spacing w:line="276" w:lineRule="auto"/>
              <w:rPr>
                <w:rFonts w:ascii="Times New Roman" w:eastAsia="Aptos" w:hAnsi="Times New Roman" w:cs="Times New Roman"/>
                <w14:ligatures w14:val="standardContextual"/>
              </w:rPr>
            </w:pPr>
          </w:p>
          <w:p w14:paraId="7DDF062B" w14:textId="37CAF3B3" w:rsidR="00F85E1B" w:rsidRPr="005554F0" w:rsidRDefault="00F85E1B" w:rsidP="00385DB3">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 xml:space="preserve">Knows </w:t>
            </w:r>
            <w:r w:rsidR="00625DA5">
              <w:rPr>
                <w:rFonts w:ascii="Times New Roman" w:eastAsia="Aptos" w:hAnsi="Times New Roman" w:cs="Times New Roman"/>
                <w14:ligatures w14:val="standardContextual"/>
              </w:rPr>
              <w:t>s</w:t>
            </w:r>
            <w:r w:rsidRPr="005554F0">
              <w:rPr>
                <w:rFonts w:ascii="Times New Roman" w:eastAsia="Aptos" w:hAnsi="Times New Roman" w:cs="Times New Roman"/>
                <w14:ligatures w14:val="standardContextual"/>
              </w:rPr>
              <w:t xml:space="preserve">core from </w:t>
            </w:r>
            <w:r w:rsidR="00625DA5">
              <w:rPr>
                <w:rFonts w:ascii="Times New Roman" w:eastAsia="Aptos" w:hAnsi="Times New Roman" w:cs="Times New Roman"/>
                <w14:ligatures w14:val="standardContextual"/>
              </w:rPr>
              <w:t>l</w:t>
            </w:r>
            <w:r w:rsidRPr="005554F0">
              <w:rPr>
                <w:rFonts w:ascii="Times New Roman" w:eastAsia="Aptos" w:hAnsi="Times New Roman" w:cs="Times New Roman"/>
                <w14:ligatures w14:val="standardContextual"/>
              </w:rPr>
              <w:t xml:space="preserve">ast </w:t>
            </w:r>
            <w:r w:rsidR="00625DA5">
              <w:rPr>
                <w:rFonts w:ascii="Times New Roman" w:eastAsia="Aptos" w:hAnsi="Times New Roman" w:cs="Times New Roman"/>
                <w14:ligatures w14:val="standardContextual"/>
              </w:rPr>
              <w:t>c</w:t>
            </w:r>
            <w:r w:rsidRPr="005554F0">
              <w:rPr>
                <w:rFonts w:ascii="Times New Roman" w:eastAsia="Aptos" w:hAnsi="Times New Roman" w:cs="Times New Roman"/>
                <w14:ligatures w14:val="standardContextual"/>
              </w:rPr>
              <w:t>ompetition</w:t>
            </w:r>
          </w:p>
        </w:tc>
        <w:tc>
          <w:tcPr>
            <w:tcW w:w="367" w:type="pct"/>
            <w:tcBorders>
              <w:top w:val="single" w:sz="4" w:space="0" w:color="auto"/>
            </w:tcBorders>
          </w:tcPr>
          <w:p w14:paraId="6FFC9F4C"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4978143B"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p w14:paraId="1EACEB62"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tc>
        <w:tc>
          <w:tcPr>
            <w:tcW w:w="414" w:type="pct"/>
            <w:tcBorders>
              <w:top w:val="single" w:sz="4" w:space="0" w:color="auto"/>
            </w:tcBorders>
          </w:tcPr>
          <w:p w14:paraId="6ACEE12C"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4C855B47" w14:textId="28CAD513"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tc>
        <w:tc>
          <w:tcPr>
            <w:tcW w:w="368" w:type="pct"/>
            <w:tcBorders>
              <w:top w:val="single" w:sz="4" w:space="0" w:color="auto"/>
            </w:tcBorders>
          </w:tcPr>
          <w:p w14:paraId="330B8A03"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5CBA590C"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tc>
        <w:tc>
          <w:tcPr>
            <w:tcW w:w="368" w:type="pct"/>
            <w:tcBorders>
              <w:top w:val="single" w:sz="4" w:space="0" w:color="auto"/>
            </w:tcBorders>
          </w:tcPr>
          <w:p w14:paraId="73F717E5"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695C93AA"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tc>
        <w:tc>
          <w:tcPr>
            <w:tcW w:w="461" w:type="pct"/>
            <w:tcBorders>
              <w:top w:val="single" w:sz="4" w:space="0" w:color="auto"/>
            </w:tcBorders>
          </w:tcPr>
          <w:p w14:paraId="1F99DB1E"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6C77D920"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p w14:paraId="4CD1888D"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tc>
        <w:tc>
          <w:tcPr>
            <w:tcW w:w="489" w:type="pct"/>
            <w:tcBorders>
              <w:top w:val="single" w:sz="4" w:space="0" w:color="auto"/>
            </w:tcBorders>
          </w:tcPr>
          <w:p w14:paraId="1D7060AB"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7B39329F"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tc>
      </w:tr>
      <w:tr w:rsidR="00F85E1B" w:rsidRPr="005554F0" w14:paraId="4DD5D0B2" w14:textId="77777777" w:rsidTr="005554F0">
        <w:trPr>
          <w:trHeight w:val="987"/>
        </w:trPr>
        <w:tc>
          <w:tcPr>
            <w:tcW w:w="2533" w:type="pct"/>
            <w:noWrap/>
          </w:tcPr>
          <w:p w14:paraId="5C52F546" w14:textId="77777777" w:rsidR="00385DB3" w:rsidRDefault="00385DB3" w:rsidP="00F85E1B">
            <w:pPr>
              <w:autoSpaceDE w:val="0"/>
              <w:autoSpaceDN w:val="0"/>
              <w:adjustRightInd w:val="0"/>
              <w:spacing w:line="276" w:lineRule="auto"/>
              <w:rPr>
                <w:rFonts w:ascii="Times New Roman" w:eastAsia="Aptos" w:hAnsi="Times New Roman" w:cs="Times New Roman"/>
                <w14:ligatures w14:val="standardContextual"/>
              </w:rPr>
            </w:pPr>
          </w:p>
          <w:p w14:paraId="3369A480" w14:textId="2698EAC6"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 xml:space="preserve">Scoring and </w:t>
            </w:r>
            <w:r w:rsidR="00625DA5">
              <w:rPr>
                <w:rFonts w:ascii="Times New Roman" w:eastAsia="Aptos" w:hAnsi="Times New Roman" w:cs="Times New Roman"/>
                <w14:ligatures w14:val="standardContextual"/>
              </w:rPr>
              <w:t>a</w:t>
            </w:r>
            <w:r w:rsidRPr="005554F0">
              <w:rPr>
                <w:rFonts w:ascii="Times New Roman" w:eastAsia="Aptos" w:hAnsi="Times New Roman" w:cs="Times New Roman"/>
                <w14:ligatures w14:val="standardContextual"/>
              </w:rPr>
              <w:t xml:space="preserve">wards are </w:t>
            </w:r>
            <w:r w:rsidR="00625DA5">
              <w:rPr>
                <w:rFonts w:ascii="Times New Roman" w:eastAsia="Aptos" w:hAnsi="Times New Roman" w:cs="Times New Roman"/>
                <w14:ligatures w14:val="standardContextual"/>
              </w:rPr>
              <w:t>g</w:t>
            </w:r>
            <w:r w:rsidRPr="005554F0">
              <w:rPr>
                <w:rFonts w:ascii="Times New Roman" w:eastAsia="Aptos" w:hAnsi="Times New Roman" w:cs="Times New Roman"/>
                <w14:ligatures w14:val="standardContextual"/>
              </w:rPr>
              <w:t xml:space="preserve">ood </w:t>
            </w:r>
            <w:r w:rsidR="00625DA5">
              <w:rPr>
                <w:rFonts w:ascii="Times New Roman" w:eastAsia="Aptos" w:hAnsi="Times New Roman" w:cs="Times New Roman"/>
                <w14:ligatures w14:val="standardContextual"/>
              </w:rPr>
              <w:t>i</w:t>
            </w:r>
            <w:r w:rsidRPr="005554F0">
              <w:rPr>
                <w:rFonts w:ascii="Times New Roman" w:eastAsia="Aptos" w:hAnsi="Times New Roman" w:cs="Times New Roman"/>
                <w14:ligatures w14:val="standardContextual"/>
              </w:rPr>
              <w:t xml:space="preserve">ndicators of </w:t>
            </w:r>
            <w:r w:rsidR="00625DA5">
              <w:rPr>
                <w:rFonts w:ascii="Times New Roman" w:eastAsia="Aptos" w:hAnsi="Times New Roman" w:cs="Times New Roman"/>
                <w14:ligatures w14:val="standardContextual"/>
              </w:rPr>
              <w:t>m</w:t>
            </w:r>
            <w:r w:rsidRPr="005554F0">
              <w:rPr>
                <w:rFonts w:ascii="Times New Roman" w:eastAsia="Aptos" w:hAnsi="Times New Roman" w:cs="Times New Roman"/>
                <w14:ligatures w14:val="standardContextual"/>
              </w:rPr>
              <w:t xml:space="preserve">usical </w:t>
            </w:r>
            <w:r w:rsidR="00625DA5">
              <w:rPr>
                <w:rFonts w:ascii="Times New Roman" w:eastAsia="Aptos" w:hAnsi="Times New Roman" w:cs="Times New Roman"/>
                <w14:ligatures w14:val="standardContextual"/>
              </w:rPr>
              <w:t>a</w:t>
            </w:r>
            <w:r w:rsidRPr="005554F0">
              <w:rPr>
                <w:rFonts w:ascii="Times New Roman" w:eastAsia="Aptos" w:hAnsi="Times New Roman" w:cs="Times New Roman"/>
                <w14:ligatures w14:val="standardContextual"/>
              </w:rPr>
              <w:t>chievement</w:t>
            </w:r>
          </w:p>
        </w:tc>
        <w:tc>
          <w:tcPr>
            <w:tcW w:w="367" w:type="pct"/>
          </w:tcPr>
          <w:p w14:paraId="76D892D2"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tc>
        <w:tc>
          <w:tcPr>
            <w:tcW w:w="414" w:type="pct"/>
          </w:tcPr>
          <w:p w14:paraId="30E45312" w14:textId="77777777" w:rsidR="00091E5B" w:rsidRDefault="00091E5B" w:rsidP="00F85E1B">
            <w:pPr>
              <w:autoSpaceDE w:val="0"/>
              <w:autoSpaceDN w:val="0"/>
              <w:adjustRightInd w:val="0"/>
              <w:spacing w:line="276" w:lineRule="auto"/>
              <w:rPr>
                <w:rFonts w:ascii="Times New Roman" w:eastAsia="Aptos" w:hAnsi="Times New Roman" w:cs="Times New Roman"/>
                <w14:ligatures w14:val="standardContextual"/>
              </w:rPr>
            </w:pPr>
          </w:p>
          <w:p w14:paraId="6D8577B3" w14:textId="4A4414F2"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tc>
        <w:tc>
          <w:tcPr>
            <w:tcW w:w="368" w:type="pct"/>
          </w:tcPr>
          <w:p w14:paraId="1B66B7D7" w14:textId="77777777" w:rsidR="00091E5B" w:rsidRDefault="00091E5B" w:rsidP="00F85E1B">
            <w:pPr>
              <w:autoSpaceDE w:val="0"/>
              <w:autoSpaceDN w:val="0"/>
              <w:adjustRightInd w:val="0"/>
              <w:spacing w:line="276" w:lineRule="auto"/>
              <w:rPr>
                <w:rFonts w:ascii="Times New Roman" w:eastAsia="Aptos" w:hAnsi="Times New Roman" w:cs="Times New Roman"/>
                <w14:ligatures w14:val="standardContextual"/>
              </w:rPr>
            </w:pPr>
          </w:p>
          <w:p w14:paraId="344E0025" w14:textId="42539422"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tc>
        <w:tc>
          <w:tcPr>
            <w:tcW w:w="368" w:type="pct"/>
          </w:tcPr>
          <w:p w14:paraId="2F68577F"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tc>
        <w:tc>
          <w:tcPr>
            <w:tcW w:w="461" w:type="pct"/>
          </w:tcPr>
          <w:p w14:paraId="0B97DFF2" w14:textId="77777777" w:rsidR="00091E5B" w:rsidRDefault="00091E5B" w:rsidP="00F85E1B">
            <w:pPr>
              <w:autoSpaceDE w:val="0"/>
              <w:autoSpaceDN w:val="0"/>
              <w:adjustRightInd w:val="0"/>
              <w:spacing w:line="276" w:lineRule="auto"/>
              <w:rPr>
                <w:rFonts w:ascii="Times New Roman" w:eastAsia="Aptos" w:hAnsi="Times New Roman" w:cs="Times New Roman"/>
                <w14:ligatures w14:val="standardContextual"/>
              </w:rPr>
            </w:pPr>
          </w:p>
          <w:p w14:paraId="50F164A0" w14:textId="4EA784A0"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tc>
        <w:tc>
          <w:tcPr>
            <w:tcW w:w="489" w:type="pct"/>
          </w:tcPr>
          <w:p w14:paraId="5AEF45D1" w14:textId="77777777" w:rsidR="00091E5B" w:rsidRDefault="00091E5B" w:rsidP="00F85E1B">
            <w:pPr>
              <w:autoSpaceDE w:val="0"/>
              <w:autoSpaceDN w:val="0"/>
              <w:adjustRightInd w:val="0"/>
              <w:spacing w:line="276" w:lineRule="auto"/>
              <w:rPr>
                <w:rFonts w:ascii="Times New Roman" w:eastAsia="Aptos" w:hAnsi="Times New Roman" w:cs="Times New Roman"/>
                <w14:ligatures w14:val="standardContextual"/>
              </w:rPr>
            </w:pPr>
          </w:p>
          <w:p w14:paraId="57AE1E86" w14:textId="5C76F704"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tc>
      </w:tr>
      <w:tr w:rsidR="00F85E1B" w:rsidRPr="005554F0" w14:paraId="692631BE" w14:textId="77777777" w:rsidTr="005554F0">
        <w:trPr>
          <w:trHeight w:val="987"/>
        </w:trPr>
        <w:tc>
          <w:tcPr>
            <w:tcW w:w="2533" w:type="pct"/>
            <w:noWrap/>
          </w:tcPr>
          <w:p w14:paraId="70700F62" w14:textId="77777777" w:rsidR="00BF1B9A" w:rsidRDefault="00BF1B9A" w:rsidP="00F85E1B">
            <w:pPr>
              <w:autoSpaceDE w:val="0"/>
              <w:autoSpaceDN w:val="0"/>
              <w:adjustRightInd w:val="0"/>
              <w:spacing w:line="276" w:lineRule="auto"/>
              <w:rPr>
                <w:rFonts w:ascii="Times New Roman" w:eastAsia="Aptos" w:hAnsi="Times New Roman" w:cs="Times New Roman"/>
                <w14:ligatures w14:val="standardContextual"/>
              </w:rPr>
            </w:pPr>
          </w:p>
          <w:p w14:paraId="00D281E1" w14:textId="467BF421" w:rsidR="00F85E1B" w:rsidRPr="005554F0" w:rsidRDefault="00F85E1B" w:rsidP="00BF1B9A">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 xml:space="preserve">Success at </w:t>
            </w:r>
            <w:r w:rsidR="00625DA5">
              <w:rPr>
                <w:rFonts w:ascii="Times New Roman" w:eastAsia="Aptos" w:hAnsi="Times New Roman" w:cs="Times New Roman"/>
                <w14:ligatures w14:val="standardContextual"/>
              </w:rPr>
              <w:t>c</w:t>
            </w:r>
            <w:r w:rsidRPr="005554F0">
              <w:rPr>
                <w:rFonts w:ascii="Times New Roman" w:eastAsia="Aptos" w:hAnsi="Times New Roman" w:cs="Times New Roman"/>
                <w14:ligatures w14:val="standardContextual"/>
              </w:rPr>
              <w:t>ompetition</w:t>
            </w:r>
            <w:r w:rsidR="00BF1B9A">
              <w:rPr>
                <w:rFonts w:ascii="Times New Roman" w:eastAsia="Aptos" w:hAnsi="Times New Roman" w:cs="Times New Roman"/>
                <w14:ligatures w14:val="standardContextual"/>
              </w:rPr>
              <w:t xml:space="preserve"> is winning</w:t>
            </w:r>
          </w:p>
          <w:p w14:paraId="37E4E99D" w14:textId="77777777" w:rsidR="00BF1B9A" w:rsidRDefault="00BF1B9A" w:rsidP="00BF1B9A">
            <w:pPr>
              <w:autoSpaceDE w:val="0"/>
              <w:autoSpaceDN w:val="0"/>
              <w:adjustRightInd w:val="0"/>
              <w:spacing w:line="276" w:lineRule="auto"/>
              <w:rPr>
                <w:rFonts w:ascii="Times New Roman" w:eastAsia="Aptos" w:hAnsi="Times New Roman" w:cs="Times New Roman"/>
                <w14:ligatures w14:val="standardContextual"/>
              </w:rPr>
            </w:pPr>
          </w:p>
          <w:p w14:paraId="26CD4FDC" w14:textId="7ACBCEBA" w:rsidR="00F85E1B" w:rsidRPr="005554F0" w:rsidRDefault="00BF1B9A" w:rsidP="00BF1B9A">
            <w:pPr>
              <w:autoSpaceDE w:val="0"/>
              <w:autoSpaceDN w:val="0"/>
              <w:adjustRightInd w:val="0"/>
              <w:spacing w:line="276" w:lineRule="auto"/>
              <w:rPr>
                <w:rFonts w:ascii="Times New Roman" w:eastAsia="Aptos" w:hAnsi="Times New Roman" w:cs="Times New Roman"/>
                <w14:ligatures w14:val="standardContextual"/>
              </w:rPr>
            </w:pPr>
            <w:r>
              <w:rPr>
                <w:rFonts w:ascii="Times New Roman" w:eastAsia="Aptos" w:hAnsi="Times New Roman" w:cs="Times New Roman"/>
                <w14:ligatures w14:val="standardContextual"/>
              </w:rPr>
              <w:t xml:space="preserve">Success at </w:t>
            </w:r>
            <w:r w:rsidR="00625DA5">
              <w:rPr>
                <w:rFonts w:ascii="Times New Roman" w:eastAsia="Aptos" w:hAnsi="Times New Roman" w:cs="Times New Roman"/>
                <w14:ligatures w14:val="standardContextual"/>
              </w:rPr>
              <w:t>c</w:t>
            </w:r>
            <w:r>
              <w:rPr>
                <w:rFonts w:ascii="Times New Roman" w:eastAsia="Aptos" w:hAnsi="Times New Roman" w:cs="Times New Roman"/>
                <w14:ligatures w14:val="standardContextual"/>
              </w:rPr>
              <w:t>ompetition is doing their best</w:t>
            </w:r>
          </w:p>
        </w:tc>
        <w:tc>
          <w:tcPr>
            <w:tcW w:w="367" w:type="pct"/>
          </w:tcPr>
          <w:p w14:paraId="2D7D6A77"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3F6A1768"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177F12E3" w14:textId="77777777" w:rsidR="00BF1B9A" w:rsidRDefault="00BF1B9A" w:rsidP="00F85E1B">
            <w:pPr>
              <w:autoSpaceDE w:val="0"/>
              <w:autoSpaceDN w:val="0"/>
              <w:adjustRightInd w:val="0"/>
              <w:spacing w:line="276" w:lineRule="auto"/>
              <w:rPr>
                <w:rFonts w:ascii="Times New Roman" w:eastAsia="Aptos" w:hAnsi="Times New Roman" w:cs="Times New Roman"/>
                <w14:ligatures w14:val="standardContextual"/>
              </w:rPr>
            </w:pPr>
          </w:p>
          <w:p w14:paraId="6410CD81" w14:textId="63E3068C"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tc>
        <w:tc>
          <w:tcPr>
            <w:tcW w:w="414" w:type="pct"/>
          </w:tcPr>
          <w:p w14:paraId="73A8B26A"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29D18392"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1B822ACD" w14:textId="77777777" w:rsidR="00BF1B9A" w:rsidRDefault="00BF1B9A" w:rsidP="00F85E1B">
            <w:pPr>
              <w:autoSpaceDE w:val="0"/>
              <w:autoSpaceDN w:val="0"/>
              <w:adjustRightInd w:val="0"/>
              <w:spacing w:line="276" w:lineRule="auto"/>
              <w:rPr>
                <w:rFonts w:ascii="Times New Roman" w:eastAsia="Aptos" w:hAnsi="Times New Roman" w:cs="Times New Roman"/>
                <w14:ligatures w14:val="standardContextual"/>
              </w:rPr>
            </w:pPr>
          </w:p>
          <w:p w14:paraId="65B143A4" w14:textId="010442C5"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tc>
        <w:tc>
          <w:tcPr>
            <w:tcW w:w="368" w:type="pct"/>
          </w:tcPr>
          <w:p w14:paraId="5C7CCEFB"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3B1D5C4F"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p w14:paraId="78B14B09" w14:textId="77777777" w:rsidR="00BF1B9A" w:rsidRDefault="00BF1B9A" w:rsidP="00F85E1B">
            <w:pPr>
              <w:autoSpaceDE w:val="0"/>
              <w:autoSpaceDN w:val="0"/>
              <w:adjustRightInd w:val="0"/>
              <w:spacing w:line="276" w:lineRule="auto"/>
              <w:rPr>
                <w:rFonts w:ascii="Times New Roman" w:eastAsia="Aptos" w:hAnsi="Times New Roman" w:cs="Times New Roman"/>
                <w14:ligatures w14:val="standardContextual"/>
              </w:rPr>
            </w:pPr>
          </w:p>
          <w:p w14:paraId="706B1677" w14:textId="6BB0CCE5"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tc>
        <w:tc>
          <w:tcPr>
            <w:tcW w:w="368" w:type="pct"/>
          </w:tcPr>
          <w:p w14:paraId="5749D647"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46AE5628"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tc>
        <w:tc>
          <w:tcPr>
            <w:tcW w:w="461" w:type="pct"/>
          </w:tcPr>
          <w:p w14:paraId="292C19BE"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1BE4665E"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p w14:paraId="2437DD8C"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tc>
        <w:tc>
          <w:tcPr>
            <w:tcW w:w="489" w:type="pct"/>
          </w:tcPr>
          <w:p w14:paraId="0E3AFC95"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07F8A6DD"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tc>
      </w:tr>
      <w:tr w:rsidR="00F85E1B" w:rsidRPr="005554F0" w14:paraId="7489D731" w14:textId="77777777" w:rsidTr="005554F0">
        <w:trPr>
          <w:cnfStyle w:val="010000000000" w:firstRow="0" w:lastRow="1" w:firstColumn="0" w:lastColumn="0" w:oddVBand="0" w:evenVBand="0" w:oddHBand="0" w:evenHBand="0" w:firstRowFirstColumn="0" w:firstRowLastColumn="0" w:lastRowFirstColumn="0" w:lastRowLastColumn="0"/>
          <w:trHeight w:val="987"/>
        </w:trPr>
        <w:tc>
          <w:tcPr>
            <w:tcW w:w="2533" w:type="pct"/>
            <w:tcBorders>
              <w:top w:val="none" w:sz="0" w:space="0" w:color="auto"/>
              <w:left w:val="none" w:sz="0" w:space="0" w:color="auto"/>
              <w:bottom w:val="single" w:sz="4" w:space="0" w:color="auto"/>
              <w:right w:val="none" w:sz="0" w:space="0" w:color="auto"/>
            </w:tcBorders>
            <w:noWrap/>
          </w:tcPr>
          <w:p w14:paraId="1420266F" w14:textId="77777777" w:rsidR="00091E5B" w:rsidRDefault="00091E5B" w:rsidP="00F85E1B">
            <w:pPr>
              <w:autoSpaceDE w:val="0"/>
              <w:autoSpaceDN w:val="0"/>
              <w:adjustRightInd w:val="0"/>
              <w:spacing w:line="276" w:lineRule="auto"/>
              <w:rPr>
                <w:rFonts w:ascii="Times New Roman" w:eastAsia="Aptos" w:hAnsi="Times New Roman" w:cs="Times New Roman"/>
                <w14:ligatures w14:val="standardContextual"/>
              </w:rPr>
            </w:pPr>
          </w:p>
          <w:p w14:paraId="794F2E78" w14:textId="0DF3AE93"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 xml:space="preserve">Attend </w:t>
            </w:r>
            <w:r w:rsidR="00625DA5">
              <w:rPr>
                <w:rFonts w:ascii="Times New Roman" w:eastAsia="Aptos" w:hAnsi="Times New Roman" w:cs="Times New Roman"/>
                <w14:ligatures w14:val="standardContextual"/>
              </w:rPr>
              <w:t>c</w:t>
            </w:r>
            <w:r w:rsidRPr="005554F0">
              <w:rPr>
                <w:rFonts w:ascii="Times New Roman" w:eastAsia="Aptos" w:hAnsi="Times New Roman" w:cs="Times New Roman"/>
                <w14:ligatures w14:val="standardContextual"/>
              </w:rPr>
              <w:t>ompetition</w:t>
            </w:r>
            <w:r w:rsidR="00091E5B">
              <w:rPr>
                <w:rFonts w:ascii="Times New Roman" w:eastAsia="Aptos" w:hAnsi="Times New Roman" w:cs="Times New Roman"/>
                <w14:ligatures w14:val="standardContextual"/>
              </w:rPr>
              <w:t xml:space="preserve">s to </w:t>
            </w:r>
            <w:r w:rsidR="00625DA5">
              <w:rPr>
                <w:rFonts w:ascii="Times New Roman" w:eastAsia="Aptos" w:hAnsi="Times New Roman" w:cs="Times New Roman"/>
                <w14:ligatures w14:val="standardContextual"/>
              </w:rPr>
              <w:t>c</w:t>
            </w:r>
            <w:r w:rsidR="00091E5B">
              <w:rPr>
                <w:rFonts w:ascii="Times New Roman" w:eastAsia="Aptos" w:hAnsi="Times New Roman" w:cs="Times New Roman"/>
                <w14:ligatures w14:val="standardContextual"/>
              </w:rPr>
              <w:t>ompare</w:t>
            </w:r>
          </w:p>
          <w:p w14:paraId="243DEC9A" w14:textId="77777777" w:rsidR="00091E5B" w:rsidRDefault="00091E5B" w:rsidP="00091E5B">
            <w:pPr>
              <w:autoSpaceDE w:val="0"/>
              <w:autoSpaceDN w:val="0"/>
              <w:adjustRightInd w:val="0"/>
              <w:spacing w:line="276" w:lineRule="auto"/>
              <w:rPr>
                <w:rFonts w:ascii="Times New Roman" w:eastAsia="Aptos" w:hAnsi="Times New Roman" w:cs="Times New Roman"/>
                <w14:ligatures w14:val="standardContextual"/>
              </w:rPr>
            </w:pPr>
          </w:p>
          <w:p w14:paraId="16006327" w14:textId="05776BDF" w:rsidR="00F85E1B" w:rsidRPr="005554F0" w:rsidRDefault="00091E5B" w:rsidP="00091E5B">
            <w:pPr>
              <w:autoSpaceDE w:val="0"/>
              <w:autoSpaceDN w:val="0"/>
              <w:adjustRightInd w:val="0"/>
              <w:spacing w:line="276" w:lineRule="auto"/>
              <w:rPr>
                <w:rFonts w:ascii="Times New Roman" w:eastAsia="Aptos" w:hAnsi="Times New Roman" w:cs="Times New Roman"/>
                <w14:ligatures w14:val="standardContextual"/>
              </w:rPr>
            </w:pPr>
            <w:r>
              <w:rPr>
                <w:rFonts w:ascii="Times New Roman" w:eastAsia="Aptos" w:hAnsi="Times New Roman" w:cs="Times New Roman"/>
                <w14:ligatures w14:val="standardContextual"/>
              </w:rPr>
              <w:t xml:space="preserve">Attend </w:t>
            </w:r>
            <w:r w:rsidR="00625DA5">
              <w:rPr>
                <w:rFonts w:ascii="Times New Roman" w:eastAsia="Aptos" w:hAnsi="Times New Roman" w:cs="Times New Roman"/>
                <w14:ligatures w14:val="standardContextual"/>
              </w:rPr>
              <w:t>c</w:t>
            </w:r>
            <w:r>
              <w:rPr>
                <w:rFonts w:ascii="Times New Roman" w:eastAsia="Aptos" w:hAnsi="Times New Roman" w:cs="Times New Roman"/>
                <w14:ligatures w14:val="standardContextual"/>
              </w:rPr>
              <w:t>ompetition to</w:t>
            </w:r>
            <w:r w:rsidR="00F85E1B" w:rsidRPr="005554F0">
              <w:rPr>
                <w:rFonts w:ascii="Times New Roman" w:eastAsia="Aptos" w:hAnsi="Times New Roman" w:cs="Times New Roman"/>
                <w14:ligatures w14:val="standardContextual"/>
              </w:rPr>
              <w:t xml:space="preserve"> </w:t>
            </w:r>
            <w:r w:rsidR="00625DA5">
              <w:rPr>
                <w:rFonts w:ascii="Times New Roman" w:eastAsia="Aptos" w:hAnsi="Times New Roman" w:cs="Times New Roman"/>
                <w14:ligatures w14:val="standardContextual"/>
              </w:rPr>
              <w:t>c</w:t>
            </w:r>
            <w:r w:rsidR="00F85E1B" w:rsidRPr="005554F0">
              <w:rPr>
                <w:rFonts w:ascii="Times New Roman" w:eastAsia="Aptos" w:hAnsi="Times New Roman" w:cs="Times New Roman"/>
                <w14:ligatures w14:val="standardContextual"/>
              </w:rPr>
              <w:t>ompete</w:t>
            </w:r>
          </w:p>
        </w:tc>
        <w:tc>
          <w:tcPr>
            <w:tcW w:w="367" w:type="pct"/>
            <w:tcBorders>
              <w:top w:val="none" w:sz="0" w:space="0" w:color="auto"/>
              <w:left w:val="none" w:sz="0" w:space="0" w:color="auto"/>
              <w:bottom w:val="single" w:sz="4" w:space="0" w:color="auto"/>
              <w:right w:val="none" w:sz="0" w:space="0" w:color="auto"/>
            </w:tcBorders>
          </w:tcPr>
          <w:p w14:paraId="27E87A67"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1CAC93D7"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p w14:paraId="06BFD511" w14:textId="77777777" w:rsidR="00091E5B" w:rsidRDefault="00091E5B" w:rsidP="00F85E1B">
            <w:pPr>
              <w:autoSpaceDE w:val="0"/>
              <w:autoSpaceDN w:val="0"/>
              <w:adjustRightInd w:val="0"/>
              <w:spacing w:line="276" w:lineRule="auto"/>
              <w:rPr>
                <w:rFonts w:ascii="Times New Roman" w:eastAsia="Aptos" w:hAnsi="Times New Roman" w:cs="Times New Roman"/>
                <w14:ligatures w14:val="standardContextual"/>
              </w:rPr>
            </w:pPr>
          </w:p>
          <w:p w14:paraId="23B07174" w14:textId="76AA8511"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tc>
        <w:tc>
          <w:tcPr>
            <w:tcW w:w="414" w:type="pct"/>
            <w:tcBorders>
              <w:top w:val="none" w:sz="0" w:space="0" w:color="auto"/>
              <w:left w:val="none" w:sz="0" w:space="0" w:color="auto"/>
              <w:bottom w:val="single" w:sz="4" w:space="0" w:color="auto"/>
              <w:right w:val="none" w:sz="0" w:space="0" w:color="auto"/>
            </w:tcBorders>
          </w:tcPr>
          <w:p w14:paraId="42FD3A85"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07BACFD2"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p w14:paraId="24C3540D"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tc>
        <w:tc>
          <w:tcPr>
            <w:tcW w:w="368" w:type="pct"/>
            <w:tcBorders>
              <w:top w:val="none" w:sz="0" w:space="0" w:color="auto"/>
              <w:left w:val="none" w:sz="0" w:space="0" w:color="auto"/>
              <w:bottom w:val="single" w:sz="4" w:space="0" w:color="auto"/>
              <w:right w:val="none" w:sz="0" w:space="0" w:color="auto"/>
            </w:tcBorders>
          </w:tcPr>
          <w:p w14:paraId="747C495E"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5F178266"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tc>
        <w:tc>
          <w:tcPr>
            <w:tcW w:w="368" w:type="pct"/>
            <w:tcBorders>
              <w:top w:val="none" w:sz="0" w:space="0" w:color="auto"/>
              <w:left w:val="none" w:sz="0" w:space="0" w:color="auto"/>
              <w:bottom w:val="single" w:sz="4" w:space="0" w:color="auto"/>
              <w:right w:val="none" w:sz="0" w:space="0" w:color="auto"/>
            </w:tcBorders>
          </w:tcPr>
          <w:p w14:paraId="23F26896"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25A2FAB1"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p w14:paraId="08C1112D" w14:textId="77777777" w:rsidR="00091E5B" w:rsidRDefault="00091E5B" w:rsidP="00F85E1B">
            <w:pPr>
              <w:autoSpaceDE w:val="0"/>
              <w:autoSpaceDN w:val="0"/>
              <w:adjustRightInd w:val="0"/>
              <w:spacing w:line="276" w:lineRule="auto"/>
              <w:rPr>
                <w:rFonts w:ascii="Times New Roman" w:eastAsia="Aptos" w:hAnsi="Times New Roman" w:cs="Times New Roman"/>
                <w14:ligatures w14:val="standardContextual"/>
              </w:rPr>
            </w:pPr>
          </w:p>
          <w:p w14:paraId="7878149D" w14:textId="085D9245"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tc>
        <w:tc>
          <w:tcPr>
            <w:tcW w:w="461" w:type="pct"/>
            <w:tcBorders>
              <w:top w:val="none" w:sz="0" w:space="0" w:color="auto"/>
              <w:left w:val="none" w:sz="0" w:space="0" w:color="auto"/>
              <w:bottom w:val="single" w:sz="4" w:space="0" w:color="auto"/>
              <w:right w:val="none" w:sz="0" w:space="0" w:color="auto"/>
            </w:tcBorders>
          </w:tcPr>
          <w:p w14:paraId="31BBD3B5"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tc>
        <w:tc>
          <w:tcPr>
            <w:tcW w:w="489" w:type="pct"/>
            <w:tcBorders>
              <w:top w:val="none" w:sz="0" w:space="0" w:color="auto"/>
              <w:left w:val="none" w:sz="0" w:space="0" w:color="auto"/>
              <w:bottom w:val="single" w:sz="4" w:space="0" w:color="auto"/>
              <w:right w:val="none" w:sz="0" w:space="0" w:color="auto"/>
            </w:tcBorders>
          </w:tcPr>
          <w:p w14:paraId="0DB58639"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07EAE66B" w14:textId="77777777"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p>
          <w:p w14:paraId="69ECAFEE" w14:textId="77777777" w:rsidR="00091E5B" w:rsidRDefault="00091E5B" w:rsidP="00F85E1B">
            <w:pPr>
              <w:autoSpaceDE w:val="0"/>
              <w:autoSpaceDN w:val="0"/>
              <w:adjustRightInd w:val="0"/>
              <w:spacing w:line="276" w:lineRule="auto"/>
              <w:rPr>
                <w:rFonts w:ascii="Times New Roman" w:eastAsia="Aptos" w:hAnsi="Times New Roman" w:cs="Times New Roman"/>
                <w14:ligatures w14:val="standardContextual"/>
              </w:rPr>
            </w:pPr>
          </w:p>
          <w:p w14:paraId="599642B4" w14:textId="71BC8FFC" w:rsidR="00F85E1B" w:rsidRPr="005554F0" w:rsidRDefault="00F85E1B" w:rsidP="00F85E1B">
            <w:pPr>
              <w:autoSpaceDE w:val="0"/>
              <w:autoSpaceDN w:val="0"/>
              <w:adjustRightInd w:val="0"/>
              <w:spacing w:line="276" w:lineRule="auto"/>
              <w:rPr>
                <w:rFonts w:ascii="Times New Roman" w:eastAsia="Aptos" w:hAnsi="Times New Roman" w:cs="Times New Roman"/>
                <w14:ligatures w14:val="standardContextual"/>
              </w:rPr>
            </w:pPr>
            <w:r w:rsidRPr="005554F0">
              <w:rPr>
                <w:rFonts w:ascii="Times New Roman" w:eastAsia="Aptos" w:hAnsi="Times New Roman" w:cs="Times New Roman"/>
                <w14:ligatures w14:val="standardContextual"/>
              </w:rPr>
              <w:t>X</w:t>
            </w:r>
          </w:p>
        </w:tc>
      </w:tr>
      <w:bookmarkEnd w:id="153"/>
    </w:tbl>
    <w:p w14:paraId="15794F17" w14:textId="77777777" w:rsidR="00D04377" w:rsidRPr="005554F0" w:rsidRDefault="00D04377" w:rsidP="007F7898">
      <w:pPr>
        <w:autoSpaceDE w:val="0"/>
        <w:autoSpaceDN w:val="0"/>
        <w:adjustRightInd w:val="0"/>
        <w:spacing w:line="480" w:lineRule="auto"/>
        <w:rPr>
          <w:rFonts w:ascii="Times New Roman" w:eastAsia="Aptos" w:hAnsi="Times New Roman" w:cs="Times New Roman"/>
          <w:b/>
          <w:bCs/>
          <w14:ligatures w14:val="standardContextual"/>
        </w:rPr>
      </w:pPr>
    </w:p>
    <w:p w14:paraId="4A4FE0DD" w14:textId="17270E6E" w:rsidR="007F7898" w:rsidRDefault="007F7898" w:rsidP="007F7898">
      <w:pPr>
        <w:autoSpaceDE w:val="0"/>
        <w:autoSpaceDN w:val="0"/>
        <w:adjustRightInd w:val="0"/>
        <w:spacing w:line="480" w:lineRule="auto"/>
        <w:rPr>
          <w:rFonts w:ascii="Times New Roman" w:eastAsia="Aptos" w:hAnsi="Times New Roman" w:cs="Times New Roman"/>
          <w:b/>
          <w:bCs/>
          <w14:ligatures w14:val="standardContextual"/>
        </w:rPr>
      </w:pPr>
      <w:r w:rsidRPr="007F7898">
        <w:rPr>
          <w:rFonts w:ascii="Times New Roman" w:eastAsia="Aptos" w:hAnsi="Times New Roman" w:cs="Times New Roman"/>
          <w:b/>
          <w:bCs/>
          <w14:ligatures w14:val="standardContextual"/>
        </w:rPr>
        <w:t xml:space="preserve">Table 8. Parent </w:t>
      </w:r>
      <w:r w:rsidR="00386131">
        <w:rPr>
          <w:rFonts w:ascii="Times New Roman" w:eastAsia="Aptos" w:hAnsi="Times New Roman" w:cs="Times New Roman"/>
          <w:b/>
          <w:bCs/>
          <w14:ligatures w14:val="standardContextual"/>
        </w:rPr>
        <w:t>t</w:t>
      </w:r>
      <w:r w:rsidRPr="007F7898">
        <w:rPr>
          <w:rFonts w:ascii="Times New Roman" w:eastAsia="Aptos" w:hAnsi="Times New Roman" w:cs="Times New Roman"/>
          <w:b/>
          <w:bCs/>
          <w14:ligatures w14:val="standardContextual"/>
        </w:rPr>
        <w:t xml:space="preserve">hemes </w:t>
      </w:r>
    </w:p>
    <w:tbl>
      <w:tblPr>
        <w:tblStyle w:val="MediumShading2-Accent5"/>
        <w:tblW w:w="5222" w:type="pct"/>
        <w:tblBorders>
          <w:top w:val="none" w:sz="0" w:space="0" w:color="auto"/>
          <w:bottom w:val="none" w:sz="0" w:space="0" w:color="auto"/>
        </w:tblBorders>
        <w:tblLayout w:type="fixed"/>
        <w:tblLook w:val="0660" w:firstRow="1" w:lastRow="1" w:firstColumn="0" w:lastColumn="0" w:noHBand="1" w:noVBand="1"/>
      </w:tblPr>
      <w:tblGrid>
        <w:gridCol w:w="4955"/>
        <w:gridCol w:w="808"/>
        <w:gridCol w:w="718"/>
        <w:gridCol w:w="725"/>
        <w:gridCol w:w="809"/>
        <w:gridCol w:w="899"/>
        <w:gridCol w:w="862"/>
      </w:tblGrid>
      <w:tr w:rsidR="003621EA" w:rsidRPr="003621EA" w14:paraId="55F410B6" w14:textId="77777777" w:rsidTr="00343A11">
        <w:trPr>
          <w:cnfStyle w:val="100000000000" w:firstRow="1" w:lastRow="0" w:firstColumn="0" w:lastColumn="0" w:oddVBand="0" w:evenVBand="0" w:oddHBand="0" w:evenHBand="0" w:firstRowFirstColumn="0" w:firstRowLastColumn="0" w:lastRowFirstColumn="0" w:lastRowLastColumn="0"/>
          <w:trHeight w:val="458"/>
        </w:trPr>
        <w:tc>
          <w:tcPr>
            <w:tcW w:w="2534" w:type="pct"/>
            <w:tcBorders>
              <w:top w:val="single" w:sz="4" w:space="0" w:color="auto"/>
              <w:left w:val="none" w:sz="0" w:space="0" w:color="auto"/>
              <w:bottom w:val="single" w:sz="4" w:space="0" w:color="auto"/>
              <w:right w:val="none" w:sz="0" w:space="0" w:color="auto"/>
            </w:tcBorders>
            <w:shd w:val="clear" w:color="auto" w:fill="auto"/>
            <w:noWrap/>
          </w:tcPr>
          <w:p w14:paraId="6B2F7EBE" w14:textId="77777777" w:rsidR="003621EA" w:rsidRPr="00625DA5" w:rsidRDefault="003621EA" w:rsidP="003621EA">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625DA5">
              <w:rPr>
                <w:rFonts w:ascii="Times New Roman" w:eastAsia="Aptos" w:hAnsi="Times New Roman" w:cs="Times New Roman"/>
                <w:color w:val="000000" w:themeColor="text1"/>
                <w14:ligatures w14:val="standardContextual"/>
              </w:rPr>
              <w:t>Theme</w:t>
            </w:r>
          </w:p>
        </w:tc>
        <w:tc>
          <w:tcPr>
            <w:tcW w:w="413" w:type="pct"/>
            <w:tcBorders>
              <w:top w:val="single" w:sz="4" w:space="0" w:color="auto"/>
              <w:left w:val="none" w:sz="0" w:space="0" w:color="auto"/>
              <w:bottom w:val="single" w:sz="4" w:space="0" w:color="auto"/>
              <w:right w:val="none" w:sz="0" w:space="0" w:color="auto"/>
            </w:tcBorders>
            <w:shd w:val="clear" w:color="auto" w:fill="auto"/>
          </w:tcPr>
          <w:p w14:paraId="181E3BC8" w14:textId="77777777" w:rsidR="003621EA" w:rsidRPr="00625DA5" w:rsidRDefault="003621EA" w:rsidP="003621EA">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625DA5">
              <w:rPr>
                <w:rFonts w:ascii="Times New Roman" w:eastAsia="Aptos" w:hAnsi="Times New Roman" w:cs="Times New Roman"/>
                <w:color w:val="000000" w:themeColor="text1"/>
                <w14:ligatures w14:val="standardContextual"/>
              </w:rPr>
              <w:t>P1</w:t>
            </w:r>
          </w:p>
        </w:tc>
        <w:tc>
          <w:tcPr>
            <w:tcW w:w="367" w:type="pct"/>
            <w:tcBorders>
              <w:top w:val="single" w:sz="4" w:space="0" w:color="auto"/>
              <w:left w:val="none" w:sz="0" w:space="0" w:color="auto"/>
              <w:bottom w:val="single" w:sz="4" w:space="0" w:color="auto"/>
              <w:right w:val="none" w:sz="0" w:space="0" w:color="auto"/>
            </w:tcBorders>
            <w:shd w:val="clear" w:color="auto" w:fill="auto"/>
          </w:tcPr>
          <w:p w14:paraId="5AE82BC4" w14:textId="77777777" w:rsidR="003621EA" w:rsidRPr="00625DA5" w:rsidRDefault="003621EA" w:rsidP="003621EA">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625DA5">
              <w:rPr>
                <w:rFonts w:ascii="Times New Roman" w:eastAsia="Aptos" w:hAnsi="Times New Roman" w:cs="Times New Roman"/>
                <w:color w:val="000000" w:themeColor="text1"/>
                <w14:ligatures w14:val="standardContextual"/>
              </w:rPr>
              <w:t>P2</w:t>
            </w:r>
          </w:p>
        </w:tc>
        <w:tc>
          <w:tcPr>
            <w:tcW w:w="371" w:type="pct"/>
            <w:tcBorders>
              <w:top w:val="single" w:sz="4" w:space="0" w:color="auto"/>
              <w:left w:val="none" w:sz="0" w:space="0" w:color="auto"/>
              <w:bottom w:val="single" w:sz="4" w:space="0" w:color="auto"/>
              <w:right w:val="none" w:sz="0" w:space="0" w:color="auto"/>
            </w:tcBorders>
            <w:shd w:val="clear" w:color="auto" w:fill="auto"/>
          </w:tcPr>
          <w:p w14:paraId="17E3DC51" w14:textId="77777777" w:rsidR="003621EA" w:rsidRPr="00625DA5" w:rsidRDefault="003621EA" w:rsidP="003621EA">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625DA5">
              <w:rPr>
                <w:rFonts w:ascii="Times New Roman" w:eastAsia="Aptos" w:hAnsi="Times New Roman" w:cs="Times New Roman"/>
                <w:color w:val="000000" w:themeColor="text1"/>
                <w14:ligatures w14:val="standardContextual"/>
              </w:rPr>
              <w:t>P3</w:t>
            </w:r>
          </w:p>
        </w:tc>
        <w:tc>
          <w:tcPr>
            <w:tcW w:w="414" w:type="pct"/>
            <w:tcBorders>
              <w:top w:val="single" w:sz="4" w:space="0" w:color="auto"/>
              <w:left w:val="none" w:sz="0" w:space="0" w:color="auto"/>
              <w:bottom w:val="single" w:sz="4" w:space="0" w:color="auto"/>
              <w:right w:val="none" w:sz="0" w:space="0" w:color="auto"/>
            </w:tcBorders>
            <w:shd w:val="clear" w:color="auto" w:fill="auto"/>
          </w:tcPr>
          <w:p w14:paraId="1B87C84D" w14:textId="77777777" w:rsidR="003621EA" w:rsidRPr="00625DA5" w:rsidRDefault="003621EA" w:rsidP="003621EA">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625DA5">
              <w:rPr>
                <w:rFonts w:ascii="Times New Roman" w:eastAsia="Aptos" w:hAnsi="Times New Roman" w:cs="Times New Roman"/>
                <w:color w:val="000000" w:themeColor="text1"/>
                <w14:ligatures w14:val="standardContextual"/>
              </w:rPr>
              <w:t>P4</w:t>
            </w:r>
          </w:p>
        </w:tc>
        <w:tc>
          <w:tcPr>
            <w:tcW w:w="460" w:type="pct"/>
            <w:tcBorders>
              <w:top w:val="single" w:sz="4" w:space="0" w:color="auto"/>
              <w:left w:val="none" w:sz="0" w:space="0" w:color="auto"/>
              <w:bottom w:val="single" w:sz="4" w:space="0" w:color="auto"/>
              <w:right w:val="none" w:sz="0" w:space="0" w:color="auto"/>
            </w:tcBorders>
            <w:shd w:val="clear" w:color="auto" w:fill="auto"/>
          </w:tcPr>
          <w:p w14:paraId="431BE047" w14:textId="77777777" w:rsidR="003621EA" w:rsidRPr="00625DA5" w:rsidRDefault="003621EA" w:rsidP="003621EA">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625DA5">
              <w:rPr>
                <w:rFonts w:ascii="Times New Roman" w:eastAsia="Aptos" w:hAnsi="Times New Roman" w:cs="Times New Roman"/>
                <w:color w:val="000000" w:themeColor="text1"/>
                <w14:ligatures w14:val="standardContextual"/>
              </w:rPr>
              <w:t>P5</w:t>
            </w:r>
          </w:p>
        </w:tc>
        <w:tc>
          <w:tcPr>
            <w:tcW w:w="441" w:type="pct"/>
            <w:tcBorders>
              <w:top w:val="single" w:sz="4" w:space="0" w:color="auto"/>
              <w:left w:val="none" w:sz="0" w:space="0" w:color="auto"/>
              <w:bottom w:val="single" w:sz="4" w:space="0" w:color="auto"/>
              <w:right w:val="none" w:sz="0" w:space="0" w:color="auto"/>
            </w:tcBorders>
            <w:shd w:val="clear" w:color="auto" w:fill="auto"/>
          </w:tcPr>
          <w:p w14:paraId="1F77E760" w14:textId="77777777" w:rsidR="003621EA" w:rsidRPr="00625DA5" w:rsidRDefault="003621EA" w:rsidP="003621EA">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625DA5">
              <w:rPr>
                <w:rFonts w:ascii="Times New Roman" w:eastAsia="Aptos" w:hAnsi="Times New Roman" w:cs="Times New Roman"/>
                <w:color w:val="000000" w:themeColor="text1"/>
                <w14:ligatures w14:val="standardContextual"/>
              </w:rPr>
              <w:t>P6</w:t>
            </w:r>
          </w:p>
        </w:tc>
      </w:tr>
      <w:tr w:rsidR="003621EA" w:rsidRPr="003621EA" w14:paraId="4F591E3C" w14:textId="77777777" w:rsidTr="00386131">
        <w:trPr>
          <w:trHeight w:val="184"/>
        </w:trPr>
        <w:tc>
          <w:tcPr>
            <w:tcW w:w="2534" w:type="pct"/>
            <w:tcBorders>
              <w:top w:val="single" w:sz="4" w:space="0" w:color="auto"/>
            </w:tcBorders>
            <w:noWrap/>
          </w:tcPr>
          <w:p w14:paraId="03248A65" w14:textId="77777777" w:rsidR="00386131" w:rsidRDefault="00386131" w:rsidP="00625DA5">
            <w:pPr>
              <w:autoSpaceDE w:val="0"/>
              <w:autoSpaceDN w:val="0"/>
              <w:adjustRightInd w:val="0"/>
              <w:spacing w:line="276" w:lineRule="auto"/>
              <w:rPr>
                <w:rFonts w:ascii="Times New Roman" w:eastAsia="Aptos" w:hAnsi="Times New Roman" w:cs="Times New Roman"/>
                <w14:ligatures w14:val="standardContextual"/>
              </w:rPr>
            </w:pPr>
          </w:p>
          <w:p w14:paraId="09F1DA21" w14:textId="7FF207DC" w:rsidR="003621EA" w:rsidRPr="003621EA" w:rsidRDefault="00625DA5" w:rsidP="00625DA5">
            <w:pPr>
              <w:autoSpaceDE w:val="0"/>
              <w:autoSpaceDN w:val="0"/>
              <w:adjustRightInd w:val="0"/>
              <w:spacing w:line="276" w:lineRule="auto"/>
              <w:rPr>
                <w:rFonts w:ascii="Times New Roman" w:eastAsia="Aptos" w:hAnsi="Times New Roman" w:cs="Times New Roman"/>
                <w14:ligatures w14:val="standardContextual"/>
              </w:rPr>
            </w:pPr>
            <w:r>
              <w:rPr>
                <w:rFonts w:ascii="Times New Roman" w:eastAsia="Aptos" w:hAnsi="Times New Roman" w:cs="Times New Roman"/>
                <w14:ligatures w14:val="standardContextual"/>
              </w:rPr>
              <w:t>Attend to watch other groups</w:t>
            </w:r>
          </w:p>
          <w:p w14:paraId="67EA9796" w14:textId="77777777" w:rsidR="00386131" w:rsidRDefault="00386131" w:rsidP="0069070D">
            <w:pPr>
              <w:autoSpaceDE w:val="0"/>
              <w:autoSpaceDN w:val="0"/>
              <w:adjustRightInd w:val="0"/>
              <w:spacing w:line="276" w:lineRule="auto"/>
              <w:rPr>
                <w:rFonts w:ascii="Times New Roman" w:eastAsia="Aptos" w:hAnsi="Times New Roman" w:cs="Times New Roman"/>
                <w14:ligatures w14:val="standardContextual"/>
              </w:rPr>
            </w:pPr>
          </w:p>
          <w:p w14:paraId="1E49CBED" w14:textId="71C68509" w:rsidR="003621EA" w:rsidRPr="003621EA" w:rsidRDefault="00625DA5" w:rsidP="0069070D">
            <w:pPr>
              <w:autoSpaceDE w:val="0"/>
              <w:autoSpaceDN w:val="0"/>
              <w:adjustRightInd w:val="0"/>
              <w:spacing w:line="276" w:lineRule="auto"/>
              <w:rPr>
                <w:rFonts w:ascii="Times New Roman" w:eastAsia="Aptos" w:hAnsi="Times New Roman" w:cs="Times New Roman"/>
                <w14:ligatures w14:val="standardContextual"/>
              </w:rPr>
            </w:pPr>
            <w:r>
              <w:rPr>
                <w:rFonts w:ascii="Times New Roman" w:eastAsia="Aptos" w:hAnsi="Times New Roman" w:cs="Times New Roman"/>
                <w14:ligatures w14:val="standardContextual"/>
              </w:rPr>
              <w:t>Attend to g</w:t>
            </w:r>
            <w:r w:rsidR="003621EA" w:rsidRPr="003621EA">
              <w:rPr>
                <w:rFonts w:ascii="Times New Roman" w:eastAsia="Aptos" w:hAnsi="Times New Roman" w:cs="Times New Roman"/>
                <w14:ligatures w14:val="standardContextual"/>
              </w:rPr>
              <w:t xml:space="preserve">et </w:t>
            </w:r>
            <w:r>
              <w:rPr>
                <w:rFonts w:ascii="Times New Roman" w:eastAsia="Aptos" w:hAnsi="Times New Roman" w:cs="Times New Roman"/>
                <w14:ligatures w14:val="standardContextual"/>
              </w:rPr>
              <w:t>f</w:t>
            </w:r>
            <w:r w:rsidR="003621EA" w:rsidRPr="003621EA">
              <w:rPr>
                <w:rFonts w:ascii="Times New Roman" w:eastAsia="Aptos" w:hAnsi="Times New Roman" w:cs="Times New Roman"/>
                <w14:ligatures w14:val="standardContextual"/>
              </w:rPr>
              <w:t xml:space="preserve">eedback from </w:t>
            </w:r>
            <w:r>
              <w:rPr>
                <w:rFonts w:ascii="Times New Roman" w:eastAsia="Aptos" w:hAnsi="Times New Roman" w:cs="Times New Roman"/>
                <w14:ligatures w14:val="standardContextual"/>
              </w:rPr>
              <w:t>j</w:t>
            </w:r>
            <w:r w:rsidR="003621EA" w:rsidRPr="003621EA">
              <w:rPr>
                <w:rFonts w:ascii="Times New Roman" w:eastAsia="Aptos" w:hAnsi="Times New Roman" w:cs="Times New Roman"/>
                <w14:ligatures w14:val="standardContextual"/>
              </w:rPr>
              <w:t>udges</w:t>
            </w:r>
          </w:p>
        </w:tc>
        <w:tc>
          <w:tcPr>
            <w:tcW w:w="413" w:type="pct"/>
            <w:tcBorders>
              <w:top w:val="single" w:sz="4" w:space="0" w:color="auto"/>
            </w:tcBorders>
          </w:tcPr>
          <w:p w14:paraId="102115D2"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p w14:paraId="604EE125"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p w14:paraId="7FDC4064" w14:textId="77777777" w:rsidR="00386131" w:rsidRDefault="00386131" w:rsidP="003621EA">
            <w:pPr>
              <w:autoSpaceDE w:val="0"/>
              <w:autoSpaceDN w:val="0"/>
              <w:adjustRightInd w:val="0"/>
              <w:spacing w:line="276" w:lineRule="auto"/>
              <w:rPr>
                <w:rFonts w:ascii="Times New Roman" w:eastAsia="Aptos" w:hAnsi="Times New Roman" w:cs="Times New Roman"/>
                <w14:ligatures w14:val="standardContextual"/>
              </w:rPr>
            </w:pPr>
          </w:p>
          <w:p w14:paraId="4D2029B3" w14:textId="2BDE07C1"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3621EA">
              <w:rPr>
                <w:rFonts w:ascii="Times New Roman" w:eastAsia="Aptos" w:hAnsi="Times New Roman" w:cs="Times New Roman"/>
                <w14:ligatures w14:val="standardContextual"/>
              </w:rPr>
              <w:t>X</w:t>
            </w:r>
          </w:p>
        </w:tc>
        <w:tc>
          <w:tcPr>
            <w:tcW w:w="367" w:type="pct"/>
            <w:tcBorders>
              <w:top w:val="single" w:sz="4" w:space="0" w:color="auto"/>
            </w:tcBorders>
          </w:tcPr>
          <w:p w14:paraId="65EC8906"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p w14:paraId="3E519295"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p w14:paraId="5A712B14"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tc>
        <w:tc>
          <w:tcPr>
            <w:tcW w:w="371" w:type="pct"/>
            <w:tcBorders>
              <w:top w:val="single" w:sz="4" w:space="0" w:color="auto"/>
            </w:tcBorders>
          </w:tcPr>
          <w:p w14:paraId="428E8D03"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p w14:paraId="71C47165"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3621EA">
              <w:rPr>
                <w:rFonts w:ascii="Times New Roman" w:eastAsia="Aptos" w:hAnsi="Times New Roman" w:cs="Times New Roman"/>
                <w14:ligatures w14:val="standardContextual"/>
              </w:rPr>
              <w:t>X</w:t>
            </w:r>
          </w:p>
          <w:p w14:paraId="5C494EE9" w14:textId="77777777" w:rsidR="00386131" w:rsidRDefault="00386131" w:rsidP="003621EA">
            <w:pPr>
              <w:autoSpaceDE w:val="0"/>
              <w:autoSpaceDN w:val="0"/>
              <w:adjustRightInd w:val="0"/>
              <w:spacing w:line="276" w:lineRule="auto"/>
              <w:rPr>
                <w:rFonts w:ascii="Times New Roman" w:eastAsia="Aptos" w:hAnsi="Times New Roman" w:cs="Times New Roman"/>
                <w14:ligatures w14:val="standardContextual"/>
              </w:rPr>
            </w:pPr>
          </w:p>
          <w:p w14:paraId="183F3092" w14:textId="3F9F45E6"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3621EA">
              <w:rPr>
                <w:rFonts w:ascii="Times New Roman" w:eastAsia="Aptos" w:hAnsi="Times New Roman" w:cs="Times New Roman"/>
                <w14:ligatures w14:val="standardContextual"/>
              </w:rPr>
              <w:t>X</w:t>
            </w:r>
          </w:p>
        </w:tc>
        <w:tc>
          <w:tcPr>
            <w:tcW w:w="414" w:type="pct"/>
            <w:tcBorders>
              <w:top w:val="single" w:sz="4" w:space="0" w:color="auto"/>
            </w:tcBorders>
          </w:tcPr>
          <w:p w14:paraId="4B3714B3"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p w14:paraId="1B21F1B1"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3621EA">
              <w:rPr>
                <w:rFonts w:ascii="Times New Roman" w:eastAsia="Aptos" w:hAnsi="Times New Roman" w:cs="Times New Roman"/>
                <w14:ligatures w14:val="standardContextual"/>
              </w:rPr>
              <w:t>X</w:t>
            </w:r>
          </w:p>
          <w:p w14:paraId="5BEED39A" w14:textId="77777777" w:rsidR="00386131" w:rsidRDefault="00386131" w:rsidP="003621EA">
            <w:pPr>
              <w:autoSpaceDE w:val="0"/>
              <w:autoSpaceDN w:val="0"/>
              <w:adjustRightInd w:val="0"/>
              <w:spacing w:line="276" w:lineRule="auto"/>
              <w:rPr>
                <w:rFonts w:ascii="Times New Roman" w:eastAsia="Aptos" w:hAnsi="Times New Roman" w:cs="Times New Roman"/>
                <w14:ligatures w14:val="standardContextual"/>
              </w:rPr>
            </w:pPr>
          </w:p>
          <w:p w14:paraId="0041E4E7" w14:textId="03652FFE"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3621EA">
              <w:rPr>
                <w:rFonts w:ascii="Times New Roman" w:eastAsia="Aptos" w:hAnsi="Times New Roman" w:cs="Times New Roman"/>
                <w14:ligatures w14:val="standardContextual"/>
              </w:rPr>
              <w:t>X</w:t>
            </w:r>
          </w:p>
        </w:tc>
        <w:tc>
          <w:tcPr>
            <w:tcW w:w="460" w:type="pct"/>
            <w:tcBorders>
              <w:top w:val="single" w:sz="4" w:space="0" w:color="auto"/>
            </w:tcBorders>
          </w:tcPr>
          <w:p w14:paraId="7AF71DF9"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p w14:paraId="7545D22A"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p w14:paraId="129C9577"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tc>
        <w:tc>
          <w:tcPr>
            <w:tcW w:w="441" w:type="pct"/>
            <w:tcBorders>
              <w:top w:val="single" w:sz="4" w:space="0" w:color="auto"/>
            </w:tcBorders>
          </w:tcPr>
          <w:p w14:paraId="1C1EA19E"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p w14:paraId="5E2AE464"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3621EA">
              <w:rPr>
                <w:rFonts w:ascii="Times New Roman" w:eastAsia="Aptos" w:hAnsi="Times New Roman" w:cs="Times New Roman"/>
                <w14:ligatures w14:val="standardContextual"/>
              </w:rPr>
              <w:t>X</w:t>
            </w:r>
          </w:p>
          <w:p w14:paraId="3A998A37" w14:textId="77777777" w:rsidR="00386131" w:rsidRDefault="00386131" w:rsidP="003621EA">
            <w:pPr>
              <w:autoSpaceDE w:val="0"/>
              <w:autoSpaceDN w:val="0"/>
              <w:adjustRightInd w:val="0"/>
              <w:spacing w:line="276" w:lineRule="auto"/>
              <w:rPr>
                <w:rFonts w:ascii="Times New Roman" w:eastAsia="Aptos" w:hAnsi="Times New Roman" w:cs="Times New Roman"/>
                <w14:ligatures w14:val="standardContextual"/>
              </w:rPr>
            </w:pPr>
          </w:p>
          <w:p w14:paraId="2E88C0CC" w14:textId="74389ADA"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3621EA">
              <w:rPr>
                <w:rFonts w:ascii="Times New Roman" w:eastAsia="Aptos" w:hAnsi="Times New Roman" w:cs="Times New Roman"/>
                <w14:ligatures w14:val="standardContextual"/>
              </w:rPr>
              <w:t>X</w:t>
            </w:r>
          </w:p>
        </w:tc>
      </w:tr>
      <w:tr w:rsidR="003621EA" w:rsidRPr="003621EA" w14:paraId="5C472B3F" w14:textId="77777777" w:rsidTr="00386131">
        <w:trPr>
          <w:trHeight w:val="348"/>
        </w:trPr>
        <w:tc>
          <w:tcPr>
            <w:tcW w:w="2534" w:type="pct"/>
            <w:noWrap/>
          </w:tcPr>
          <w:p w14:paraId="2CE95E4E" w14:textId="77777777" w:rsidR="00386131" w:rsidRDefault="00386131" w:rsidP="003621EA">
            <w:pPr>
              <w:autoSpaceDE w:val="0"/>
              <w:autoSpaceDN w:val="0"/>
              <w:adjustRightInd w:val="0"/>
              <w:spacing w:line="276" w:lineRule="auto"/>
              <w:rPr>
                <w:rFonts w:ascii="Times New Roman" w:eastAsia="Aptos" w:hAnsi="Times New Roman" w:cs="Times New Roman"/>
                <w14:ligatures w14:val="standardContextual"/>
              </w:rPr>
            </w:pPr>
          </w:p>
          <w:p w14:paraId="28E9D29E" w14:textId="2DC6564C" w:rsidR="003621EA" w:rsidRPr="00625DA5"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625DA5">
              <w:rPr>
                <w:rFonts w:ascii="Times New Roman" w:eastAsia="Aptos" w:hAnsi="Times New Roman" w:cs="Times New Roman"/>
                <w14:ligatures w14:val="standardContextual"/>
              </w:rPr>
              <w:t xml:space="preserve">Scoring and </w:t>
            </w:r>
            <w:r w:rsidR="00625DA5">
              <w:rPr>
                <w:rFonts w:ascii="Times New Roman" w:eastAsia="Aptos" w:hAnsi="Times New Roman" w:cs="Times New Roman"/>
                <w14:ligatures w14:val="standardContextual"/>
              </w:rPr>
              <w:t>a</w:t>
            </w:r>
            <w:r w:rsidRPr="00625DA5">
              <w:rPr>
                <w:rFonts w:ascii="Times New Roman" w:eastAsia="Aptos" w:hAnsi="Times New Roman" w:cs="Times New Roman"/>
                <w14:ligatures w14:val="standardContextual"/>
              </w:rPr>
              <w:t xml:space="preserve">wards are </w:t>
            </w:r>
            <w:r w:rsidR="00625DA5">
              <w:rPr>
                <w:rFonts w:ascii="Times New Roman" w:eastAsia="Aptos" w:hAnsi="Times New Roman" w:cs="Times New Roman"/>
                <w14:ligatures w14:val="standardContextual"/>
              </w:rPr>
              <w:t>g</w:t>
            </w:r>
            <w:r w:rsidRPr="00625DA5">
              <w:rPr>
                <w:rFonts w:ascii="Times New Roman" w:eastAsia="Aptos" w:hAnsi="Times New Roman" w:cs="Times New Roman"/>
                <w14:ligatures w14:val="standardContextual"/>
              </w:rPr>
              <w:t xml:space="preserve">ood </w:t>
            </w:r>
            <w:r w:rsidR="00625DA5">
              <w:rPr>
                <w:rFonts w:ascii="Times New Roman" w:eastAsia="Aptos" w:hAnsi="Times New Roman" w:cs="Times New Roman"/>
                <w14:ligatures w14:val="standardContextual"/>
              </w:rPr>
              <w:t>i</w:t>
            </w:r>
            <w:r w:rsidRPr="00625DA5">
              <w:rPr>
                <w:rFonts w:ascii="Times New Roman" w:eastAsia="Aptos" w:hAnsi="Times New Roman" w:cs="Times New Roman"/>
                <w14:ligatures w14:val="standardContextual"/>
              </w:rPr>
              <w:t xml:space="preserve">ndicators of </w:t>
            </w:r>
            <w:r w:rsidR="00625DA5">
              <w:rPr>
                <w:rFonts w:ascii="Times New Roman" w:eastAsia="Aptos" w:hAnsi="Times New Roman" w:cs="Times New Roman"/>
                <w14:ligatures w14:val="standardContextual"/>
              </w:rPr>
              <w:t>m</w:t>
            </w:r>
            <w:r w:rsidRPr="00625DA5">
              <w:rPr>
                <w:rFonts w:ascii="Times New Roman" w:eastAsia="Aptos" w:hAnsi="Times New Roman" w:cs="Times New Roman"/>
                <w14:ligatures w14:val="standardContextual"/>
              </w:rPr>
              <w:t xml:space="preserve">usical </w:t>
            </w:r>
            <w:r w:rsidR="00625DA5">
              <w:rPr>
                <w:rFonts w:ascii="Times New Roman" w:eastAsia="Aptos" w:hAnsi="Times New Roman" w:cs="Times New Roman"/>
                <w14:ligatures w14:val="standardContextual"/>
              </w:rPr>
              <w:t>a</w:t>
            </w:r>
            <w:r w:rsidRPr="00625DA5">
              <w:rPr>
                <w:rFonts w:ascii="Times New Roman" w:eastAsia="Aptos" w:hAnsi="Times New Roman" w:cs="Times New Roman"/>
                <w14:ligatures w14:val="standardContextual"/>
              </w:rPr>
              <w:t>chievement</w:t>
            </w:r>
          </w:p>
        </w:tc>
        <w:tc>
          <w:tcPr>
            <w:tcW w:w="413" w:type="pct"/>
          </w:tcPr>
          <w:p w14:paraId="2D41C3AD"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tc>
        <w:tc>
          <w:tcPr>
            <w:tcW w:w="367" w:type="pct"/>
          </w:tcPr>
          <w:p w14:paraId="4EFC9A3D"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tc>
        <w:tc>
          <w:tcPr>
            <w:tcW w:w="371" w:type="pct"/>
          </w:tcPr>
          <w:p w14:paraId="68586BD2" w14:textId="77777777" w:rsidR="00386131" w:rsidRDefault="00386131" w:rsidP="003621EA">
            <w:pPr>
              <w:autoSpaceDE w:val="0"/>
              <w:autoSpaceDN w:val="0"/>
              <w:adjustRightInd w:val="0"/>
              <w:spacing w:line="276" w:lineRule="auto"/>
              <w:rPr>
                <w:rFonts w:ascii="Times New Roman" w:eastAsia="Aptos" w:hAnsi="Times New Roman" w:cs="Times New Roman"/>
                <w14:ligatures w14:val="standardContextual"/>
              </w:rPr>
            </w:pPr>
          </w:p>
          <w:p w14:paraId="4BB6008F" w14:textId="2F5844E9"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3621EA">
              <w:rPr>
                <w:rFonts w:ascii="Times New Roman" w:eastAsia="Aptos" w:hAnsi="Times New Roman" w:cs="Times New Roman"/>
                <w14:ligatures w14:val="standardContextual"/>
              </w:rPr>
              <w:t>X</w:t>
            </w:r>
          </w:p>
        </w:tc>
        <w:tc>
          <w:tcPr>
            <w:tcW w:w="414" w:type="pct"/>
          </w:tcPr>
          <w:p w14:paraId="20404518"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tc>
        <w:tc>
          <w:tcPr>
            <w:tcW w:w="460" w:type="pct"/>
          </w:tcPr>
          <w:p w14:paraId="5CA766B5"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tc>
        <w:tc>
          <w:tcPr>
            <w:tcW w:w="441" w:type="pct"/>
          </w:tcPr>
          <w:p w14:paraId="1D1C286A"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tc>
      </w:tr>
      <w:tr w:rsidR="003621EA" w:rsidRPr="003621EA" w14:paraId="20A15346" w14:textId="77777777" w:rsidTr="00386131">
        <w:trPr>
          <w:cnfStyle w:val="010000000000" w:firstRow="0" w:lastRow="1" w:firstColumn="0" w:lastColumn="0" w:oddVBand="0" w:evenVBand="0" w:oddHBand="0" w:evenHBand="0" w:firstRowFirstColumn="0" w:firstRowLastColumn="0" w:lastRowFirstColumn="0" w:lastRowLastColumn="0"/>
          <w:trHeight w:val="348"/>
        </w:trPr>
        <w:tc>
          <w:tcPr>
            <w:tcW w:w="2534" w:type="pct"/>
            <w:tcBorders>
              <w:top w:val="none" w:sz="0" w:space="0" w:color="auto"/>
              <w:left w:val="none" w:sz="0" w:space="0" w:color="auto"/>
              <w:bottom w:val="single" w:sz="4" w:space="0" w:color="auto"/>
              <w:right w:val="none" w:sz="0" w:space="0" w:color="auto"/>
            </w:tcBorders>
            <w:noWrap/>
          </w:tcPr>
          <w:p w14:paraId="421879B3" w14:textId="77777777" w:rsidR="00386131" w:rsidRDefault="00386131" w:rsidP="003621EA">
            <w:pPr>
              <w:autoSpaceDE w:val="0"/>
              <w:autoSpaceDN w:val="0"/>
              <w:adjustRightInd w:val="0"/>
              <w:spacing w:line="276" w:lineRule="auto"/>
              <w:rPr>
                <w:rFonts w:ascii="Times New Roman" w:eastAsia="Aptos" w:hAnsi="Times New Roman" w:cs="Times New Roman"/>
                <w14:ligatures w14:val="standardContextual"/>
              </w:rPr>
            </w:pPr>
          </w:p>
          <w:p w14:paraId="3152E754" w14:textId="0FD38EC3" w:rsidR="003621EA" w:rsidRPr="00625DA5"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625DA5">
              <w:rPr>
                <w:rFonts w:ascii="Times New Roman" w:eastAsia="Aptos" w:hAnsi="Times New Roman" w:cs="Times New Roman"/>
                <w14:ligatures w14:val="standardContextual"/>
              </w:rPr>
              <w:t xml:space="preserve">Success at </w:t>
            </w:r>
            <w:r w:rsidR="00625DA5" w:rsidRPr="00625DA5">
              <w:rPr>
                <w:rFonts w:ascii="Times New Roman" w:eastAsia="Aptos" w:hAnsi="Times New Roman" w:cs="Times New Roman"/>
                <w14:ligatures w14:val="standardContextual"/>
              </w:rPr>
              <w:t>competition is superior ratings</w:t>
            </w:r>
          </w:p>
          <w:p w14:paraId="19161A0C" w14:textId="77777777" w:rsidR="00386131" w:rsidRDefault="00386131" w:rsidP="00625DA5">
            <w:pPr>
              <w:autoSpaceDE w:val="0"/>
              <w:autoSpaceDN w:val="0"/>
              <w:adjustRightInd w:val="0"/>
              <w:spacing w:line="276" w:lineRule="auto"/>
              <w:rPr>
                <w:rFonts w:ascii="Times New Roman" w:eastAsia="Aptos" w:hAnsi="Times New Roman" w:cs="Times New Roman"/>
                <w14:ligatures w14:val="standardContextual"/>
              </w:rPr>
            </w:pPr>
          </w:p>
          <w:p w14:paraId="0175256A" w14:textId="40019DF8" w:rsidR="003621EA" w:rsidRPr="003621EA" w:rsidRDefault="00625DA5" w:rsidP="00625DA5">
            <w:pPr>
              <w:autoSpaceDE w:val="0"/>
              <w:autoSpaceDN w:val="0"/>
              <w:adjustRightInd w:val="0"/>
              <w:spacing w:line="276" w:lineRule="auto"/>
              <w:rPr>
                <w:rFonts w:ascii="Times New Roman" w:eastAsia="Aptos" w:hAnsi="Times New Roman" w:cs="Times New Roman"/>
                <w14:ligatures w14:val="standardContextual"/>
              </w:rPr>
            </w:pPr>
            <w:r w:rsidRPr="00625DA5">
              <w:rPr>
                <w:rFonts w:ascii="Times New Roman" w:eastAsia="Aptos" w:hAnsi="Times New Roman" w:cs="Times New Roman"/>
                <w14:ligatures w14:val="standardContextual"/>
              </w:rPr>
              <w:t>Success at competition is a</w:t>
            </w:r>
            <w:r w:rsidR="003621EA" w:rsidRPr="00625DA5">
              <w:rPr>
                <w:rFonts w:ascii="Times New Roman" w:eastAsia="Aptos" w:hAnsi="Times New Roman" w:cs="Times New Roman"/>
                <w14:ligatures w14:val="standardContextual"/>
              </w:rPr>
              <w:t>wards</w:t>
            </w:r>
          </w:p>
        </w:tc>
        <w:tc>
          <w:tcPr>
            <w:tcW w:w="413" w:type="pct"/>
            <w:tcBorders>
              <w:top w:val="none" w:sz="0" w:space="0" w:color="auto"/>
              <w:left w:val="none" w:sz="0" w:space="0" w:color="auto"/>
              <w:bottom w:val="single" w:sz="4" w:space="0" w:color="auto"/>
              <w:right w:val="none" w:sz="0" w:space="0" w:color="auto"/>
            </w:tcBorders>
          </w:tcPr>
          <w:p w14:paraId="1846CAB7" w14:textId="77777777" w:rsidR="00386131" w:rsidRDefault="00386131" w:rsidP="003621EA">
            <w:pPr>
              <w:autoSpaceDE w:val="0"/>
              <w:autoSpaceDN w:val="0"/>
              <w:adjustRightInd w:val="0"/>
              <w:spacing w:line="276" w:lineRule="auto"/>
              <w:rPr>
                <w:rFonts w:ascii="Times New Roman" w:eastAsia="Aptos" w:hAnsi="Times New Roman" w:cs="Times New Roman"/>
                <w14:ligatures w14:val="standardContextual"/>
              </w:rPr>
            </w:pPr>
          </w:p>
          <w:p w14:paraId="713409BD" w14:textId="232D3494"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3621EA">
              <w:rPr>
                <w:rFonts w:ascii="Times New Roman" w:eastAsia="Aptos" w:hAnsi="Times New Roman" w:cs="Times New Roman"/>
                <w14:ligatures w14:val="standardContextual"/>
              </w:rPr>
              <w:t>X</w:t>
            </w:r>
          </w:p>
        </w:tc>
        <w:tc>
          <w:tcPr>
            <w:tcW w:w="367" w:type="pct"/>
            <w:tcBorders>
              <w:top w:val="none" w:sz="0" w:space="0" w:color="auto"/>
              <w:left w:val="none" w:sz="0" w:space="0" w:color="auto"/>
              <w:bottom w:val="single" w:sz="4" w:space="0" w:color="auto"/>
              <w:right w:val="none" w:sz="0" w:space="0" w:color="auto"/>
            </w:tcBorders>
          </w:tcPr>
          <w:p w14:paraId="74669CB0"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p w14:paraId="593D1FC2"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3621EA">
              <w:rPr>
                <w:rFonts w:ascii="Times New Roman" w:eastAsia="Aptos" w:hAnsi="Times New Roman" w:cs="Times New Roman"/>
                <w14:ligatures w14:val="standardContextual"/>
              </w:rPr>
              <w:t>X</w:t>
            </w:r>
          </w:p>
        </w:tc>
        <w:tc>
          <w:tcPr>
            <w:tcW w:w="371" w:type="pct"/>
            <w:tcBorders>
              <w:top w:val="none" w:sz="0" w:space="0" w:color="auto"/>
              <w:left w:val="none" w:sz="0" w:space="0" w:color="auto"/>
              <w:bottom w:val="single" w:sz="4" w:space="0" w:color="auto"/>
              <w:right w:val="none" w:sz="0" w:space="0" w:color="auto"/>
            </w:tcBorders>
          </w:tcPr>
          <w:p w14:paraId="2C8C86B7" w14:textId="77777777" w:rsidR="00386131" w:rsidRDefault="00386131" w:rsidP="003621EA">
            <w:pPr>
              <w:autoSpaceDE w:val="0"/>
              <w:autoSpaceDN w:val="0"/>
              <w:adjustRightInd w:val="0"/>
              <w:spacing w:line="276" w:lineRule="auto"/>
              <w:rPr>
                <w:rFonts w:ascii="Times New Roman" w:eastAsia="Aptos" w:hAnsi="Times New Roman" w:cs="Times New Roman"/>
                <w14:ligatures w14:val="standardContextual"/>
              </w:rPr>
            </w:pPr>
          </w:p>
          <w:p w14:paraId="03BAADEC" w14:textId="3C3085DF"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3621EA">
              <w:rPr>
                <w:rFonts w:ascii="Times New Roman" w:eastAsia="Aptos" w:hAnsi="Times New Roman" w:cs="Times New Roman"/>
                <w14:ligatures w14:val="standardContextual"/>
              </w:rPr>
              <w:t>X</w:t>
            </w:r>
          </w:p>
          <w:p w14:paraId="33312B56" w14:textId="77777777" w:rsidR="00386131" w:rsidRDefault="00386131" w:rsidP="003621EA">
            <w:pPr>
              <w:autoSpaceDE w:val="0"/>
              <w:autoSpaceDN w:val="0"/>
              <w:adjustRightInd w:val="0"/>
              <w:spacing w:line="276" w:lineRule="auto"/>
              <w:rPr>
                <w:rFonts w:ascii="Times New Roman" w:eastAsia="Aptos" w:hAnsi="Times New Roman" w:cs="Times New Roman"/>
                <w14:ligatures w14:val="standardContextual"/>
              </w:rPr>
            </w:pPr>
          </w:p>
          <w:p w14:paraId="2BAEE365" w14:textId="6D09FCB9"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3621EA">
              <w:rPr>
                <w:rFonts w:ascii="Times New Roman" w:eastAsia="Aptos" w:hAnsi="Times New Roman" w:cs="Times New Roman"/>
                <w14:ligatures w14:val="standardContextual"/>
              </w:rPr>
              <w:t>X</w:t>
            </w:r>
          </w:p>
        </w:tc>
        <w:tc>
          <w:tcPr>
            <w:tcW w:w="414" w:type="pct"/>
            <w:tcBorders>
              <w:top w:val="none" w:sz="0" w:space="0" w:color="auto"/>
              <w:left w:val="none" w:sz="0" w:space="0" w:color="auto"/>
              <w:bottom w:val="single" w:sz="4" w:space="0" w:color="auto"/>
              <w:right w:val="none" w:sz="0" w:space="0" w:color="auto"/>
            </w:tcBorders>
          </w:tcPr>
          <w:p w14:paraId="26EE9920" w14:textId="77777777" w:rsidR="00386131" w:rsidRDefault="00386131" w:rsidP="003621EA">
            <w:pPr>
              <w:autoSpaceDE w:val="0"/>
              <w:autoSpaceDN w:val="0"/>
              <w:adjustRightInd w:val="0"/>
              <w:spacing w:line="276" w:lineRule="auto"/>
              <w:rPr>
                <w:rFonts w:ascii="Times New Roman" w:eastAsia="Aptos" w:hAnsi="Times New Roman" w:cs="Times New Roman"/>
                <w14:ligatures w14:val="standardContextual"/>
              </w:rPr>
            </w:pPr>
          </w:p>
          <w:p w14:paraId="5E56AB38" w14:textId="2618F7FE"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3621EA">
              <w:rPr>
                <w:rFonts w:ascii="Times New Roman" w:eastAsia="Aptos" w:hAnsi="Times New Roman" w:cs="Times New Roman"/>
                <w14:ligatures w14:val="standardContextual"/>
              </w:rPr>
              <w:t>X</w:t>
            </w:r>
          </w:p>
          <w:p w14:paraId="56647F3C" w14:textId="77777777" w:rsidR="00386131" w:rsidRDefault="00386131" w:rsidP="003621EA">
            <w:pPr>
              <w:autoSpaceDE w:val="0"/>
              <w:autoSpaceDN w:val="0"/>
              <w:adjustRightInd w:val="0"/>
              <w:spacing w:line="276" w:lineRule="auto"/>
              <w:rPr>
                <w:rFonts w:ascii="Times New Roman" w:eastAsia="Aptos" w:hAnsi="Times New Roman" w:cs="Times New Roman"/>
                <w14:ligatures w14:val="standardContextual"/>
              </w:rPr>
            </w:pPr>
          </w:p>
          <w:p w14:paraId="3DF37C5A" w14:textId="00584BE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3621EA">
              <w:rPr>
                <w:rFonts w:ascii="Times New Roman" w:eastAsia="Aptos" w:hAnsi="Times New Roman" w:cs="Times New Roman"/>
                <w14:ligatures w14:val="standardContextual"/>
              </w:rPr>
              <w:t>X</w:t>
            </w:r>
          </w:p>
        </w:tc>
        <w:tc>
          <w:tcPr>
            <w:tcW w:w="460" w:type="pct"/>
            <w:tcBorders>
              <w:top w:val="none" w:sz="0" w:space="0" w:color="auto"/>
              <w:left w:val="none" w:sz="0" w:space="0" w:color="auto"/>
              <w:bottom w:val="single" w:sz="4" w:space="0" w:color="auto"/>
              <w:right w:val="none" w:sz="0" w:space="0" w:color="auto"/>
            </w:tcBorders>
          </w:tcPr>
          <w:p w14:paraId="40F66FF2"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p w14:paraId="49317C4B"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p w14:paraId="0A7A19DF" w14:textId="7777777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p>
        </w:tc>
        <w:tc>
          <w:tcPr>
            <w:tcW w:w="441" w:type="pct"/>
            <w:tcBorders>
              <w:top w:val="none" w:sz="0" w:space="0" w:color="auto"/>
              <w:left w:val="none" w:sz="0" w:space="0" w:color="auto"/>
              <w:bottom w:val="single" w:sz="4" w:space="0" w:color="auto"/>
              <w:right w:val="none" w:sz="0" w:space="0" w:color="auto"/>
            </w:tcBorders>
          </w:tcPr>
          <w:p w14:paraId="6CBB6B23" w14:textId="77777777" w:rsidR="00386131" w:rsidRDefault="00386131" w:rsidP="003621EA">
            <w:pPr>
              <w:autoSpaceDE w:val="0"/>
              <w:autoSpaceDN w:val="0"/>
              <w:adjustRightInd w:val="0"/>
              <w:spacing w:line="276" w:lineRule="auto"/>
              <w:rPr>
                <w:rFonts w:ascii="Times New Roman" w:eastAsia="Aptos" w:hAnsi="Times New Roman" w:cs="Times New Roman"/>
                <w14:ligatures w14:val="standardContextual"/>
              </w:rPr>
            </w:pPr>
          </w:p>
          <w:p w14:paraId="5B367698" w14:textId="2A752FE7"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3621EA">
              <w:rPr>
                <w:rFonts w:ascii="Times New Roman" w:eastAsia="Aptos" w:hAnsi="Times New Roman" w:cs="Times New Roman"/>
                <w14:ligatures w14:val="standardContextual"/>
              </w:rPr>
              <w:t>X</w:t>
            </w:r>
          </w:p>
          <w:p w14:paraId="78C2D299" w14:textId="77777777" w:rsidR="00386131" w:rsidRDefault="00386131" w:rsidP="003621EA">
            <w:pPr>
              <w:autoSpaceDE w:val="0"/>
              <w:autoSpaceDN w:val="0"/>
              <w:adjustRightInd w:val="0"/>
              <w:spacing w:line="276" w:lineRule="auto"/>
              <w:rPr>
                <w:rFonts w:ascii="Times New Roman" w:eastAsia="Aptos" w:hAnsi="Times New Roman" w:cs="Times New Roman"/>
                <w14:ligatures w14:val="standardContextual"/>
              </w:rPr>
            </w:pPr>
          </w:p>
          <w:p w14:paraId="53709217" w14:textId="687201FA" w:rsidR="003621EA" w:rsidRPr="003621EA" w:rsidRDefault="003621EA" w:rsidP="003621EA">
            <w:pPr>
              <w:autoSpaceDE w:val="0"/>
              <w:autoSpaceDN w:val="0"/>
              <w:adjustRightInd w:val="0"/>
              <w:spacing w:line="276" w:lineRule="auto"/>
              <w:rPr>
                <w:rFonts w:ascii="Times New Roman" w:eastAsia="Aptos" w:hAnsi="Times New Roman" w:cs="Times New Roman"/>
                <w14:ligatures w14:val="standardContextual"/>
              </w:rPr>
            </w:pPr>
            <w:r w:rsidRPr="003621EA">
              <w:rPr>
                <w:rFonts w:ascii="Times New Roman" w:eastAsia="Aptos" w:hAnsi="Times New Roman" w:cs="Times New Roman"/>
                <w14:ligatures w14:val="standardContextual"/>
              </w:rPr>
              <w:t>X</w:t>
            </w:r>
          </w:p>
        </w:tc>
      </w:tr>
    </w:tbl>
    <w:p w14:paraId="46143A5D" w14:textId="77777777" w:rsidR="00F85E1B" w:rsidRPr="007F7898" w:rsidRDefault="00F85E1B" w:rsidP="003621EA">
      <w:pPr>
        <w:autoSpaceDE w:val="0"/>
        <w:autoSpaceDN w:val="0"/>
        <w:adjustRightInd w:val="0"/>
        <w:spacing w:line="276" w:lineRule="auto"/>
        <w:rPr>
          <w:rFonts w:ascii="Times New Roman" w:eastAsia="Aptos" w:hAnsi="Times New Roman" w:cs="Times New Roman"/>
          <w14:ligatures w14:val="standardContextual"/>
        </w:rPr>
      </w:pPr>
    </w:p>
    <w:p w14:paraId="55468D35" w14:textId="77777777" w:rsidR="00E75071" w:rsidRDefault="00E75071" w:rsidP="007F7898">
      <w:pPr>
        <w:autoSpaceDE w:val="0"/>
        <w:autoSpaceDN w:val="0"/>
        <w:adjustRightInd w:val="0"/>
        <w:spacing w:line="480" w:lineRule="auto"/>
        <w:rPr>
          <w:rFonts w:ascii="Times New Roman" w:eastAsia="Aptos" w:hAnsi="Times New Roman" w:cs="Times New Roman"/>
          <w:b/>
          <w:bCs/>
          <w14:ligatures w14:val="standardContextual"/>
        </w:rPr>
      </w:pPr>
    </w:p>
    <w:p w14:paraId="47D020C6" w14:textId="77777777" w:rsidR="00E75071" w:rsidRDefault="00E75071" w:rsidP="007F7898">
      <w:pPr>
        <w:autoSpaceDE w:val="0"/>
        <w:autoSpaceDN w:val="0"/>
        <w:adjustRightInd w:val="0"/>
        <w:spacing w:line="480" w:lineRule="auto"/>
        <w:rPr>
          <w:rFonts w:ascii="Times New Roman" w:eastAsia="Aptos" w:hAnsi="Times New Roman" w:cs="Times New Roman"/>
          <w:b/>
          <w:bCs/>
          <w14:ligatures w14:val="standardContextual"/>
        </w:rPr>
      </w:pPr>
    </w:p>
    <w:p w14:paraId="359FCE81" w14:textId="77777777" w:rsidR="00E75071" w:rsidRDefault="00E75071" w:rsidP="007F7898">
      <w:pPr>
        <w:autoSpaceDE w:val="0"/>
        <w:autoSpaceDN w:val="0"/>
        <w:adjustRightInd w:val="0"/>
        <w:spacing w:line="480" w:lineRule="auto"/>
        <w:rPr>
          <w:rFonts w:ascii="Times New Roman" w:eastAsia="Aptos" w:hAnsi="Times New Roman" w:cs="Times New Roman"/>
          <w:b/>
          <w:bCs/>
          <w14:ligatures w14:val="standardContextual"/>
        </w:rPr>
      </w:pPr>
    </w:p>
    <w:p w14:paraId="09959DD1" w14:textId="168634AF" w:rsidR="007F7898" w:rsidRDefault="007F7898" w:rsidP="007F7898">
      <w:pPr>
        <w:autoSpaceDE w:val="0"/>
        <w:autoSpaceDN w:val="0"/>
        <w:adjustRightInd w:val="0"/>
        <w:spacing w:line="480" w:lineRule="auto"/>
        <w:rPr>
          <w:rFonts w:ascii="Times New Roman" w:eastAsia="Aptos" w:hAnsi="Times New Roman" w:cs="Times New Roman"/>
          <w:b/>
          <w:bCs/>
          <w14:ligatures w14:val="standardContextual"/>
        </w:rPr>
      </w:pPr>
      <w:r w:rsidRPr="007F7898">
        <w:rPr>
          <w:rFonts w:ascii="Times New Roman" w:eastAsia="Aptos" w:hAnsi="Times New Roman" w:cs="Times New Roman"/>
          <w:b/>
          <w:bCs/>
          <w14:ligatures w14:val="standardContextual"/>
        </w:rPr>
        <w:lastRenderedPageBreak/>
        <w:t xml:space="preserve">Table 9. Student </w:t>
      </w:r>
      <w:r w:rsidR="00343A11">
        <w:rPr>
          <w:rFonts w:ascii="Times New Roman" w:eastAsia="Aptos" w:hAnsi="Times New Roman" w:cs="Times New Roman"/>
          <w:b/>
          <w:bCs/>
          <w14:ligatures w14:val="standardContextual"/>
        </w:rPr>
        <w:t>t</w:t>
      </w:r>
      <w:r w:rsidRPr="007F7898">
        <w:rPr>
          <w:rFonts w:ascii="Times New Roman" w:eastAsia="Aptos" w:hAnsi="Times New Roman" w:cs="Times New Roman"/>
          <w:b/>
          <w:bCs/>
          <w14:ligatures w14:val="standardContextual"/>
        </w:rPr>
        <w:t xml:space="preserve">hemes </w:t>
      </w:r>
    </w:p>
    <w:tbl>
      <w:tblPr>
        <w:tblStyle w:val="MediumShading2-Accent5"/>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60" w:firstRow="1" w:lastRow="1" w:firstColumn="0" w:lastColumn="0" w:noHBand="1" w:noVBand="1"/>
      </w:tblPr>
      <w:tblGrid>
        <w:gridCol w:w="4578"/>
        <w:gridCol w:w="750"/>
        <w:gridCol w:w="705"/>
        <w:gridCol w:w="987"/>
        <w:gridCol w:w="768"/>
        <w:gridCol w:w="915"/>
        <w:gridCol w:w="1073"/>
      </w:tblGrid>
      <w:tr w:rsidR="004C686F" w:rsidRPr="004C686F" w14:paraId="4B2B0894" w14:textId="77777777" w:rsidTr="00343A11">
        <w:trPr>
          <w:cnfStyle w:val="100000000000" w:firstRow="1" w:lastRow="0" w:firstColumn="0" w:lastColumn="0" w:oddVBand="0" w:evenVBand="0" w:oddHBand="0" w:evenHBand="0" w:firstRowFirstColumn="0" w:firstRowLastColumn="0" w:lastRowFirstColumn="0" w:lastRowLastColumn="0"/>
          <w:trHeight w:val="184"/>
        </w:trPr>
        <w:tc>
          <w:tcPr>
            <w:tcW w:w="4578" w:type="dxa"/>
            <w:tcBorders>
              <w:top w:val="single" w:sz="4" w:space="0" w:color="auto"/>
              <w:bottom w:val="single" w:sz="4" w:space="0" w:color="auto"/>
            </w:tcBorders>
            <w:shd w:val="clear" w:color="auto" w:fill="auto"/>
            <w:noWrap/>
          </w:tcPr>
          <w:p w14:paraId="6D5B36EB" w14:textId="77777777" w:rsidR="004C686F" w:rsidRPr="00343A11" w:rsidRDefault="004C686F" w:rsidP="004C686F">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343A11">
              <w:rPr>
                <w:rFonts w:ascii="Times New Roman" w:eastAsia="Aptos" w:hAnsi="Times New Roman" w:cs="Times New Roman"/>
                <w:color w:val="000000" w:themeColor="text1"/>
                <w14:ligatures w14:val="standardContextual"/>
              </w:rPr>
              <w:t>Theme</w:t>
            </w:r>
          </w:p>
        </w:tc>
        <w:tc>
          <w:tcPr>
            <w:tcW w:w="750" w:type="dxa"/>
            <w:tcBorders>
              <w:top w:val="single" w:sz="4" w:space="0" w:color="auto"/>
              <w:bottom w:val="single" w:sz="4" w:space="0" w:color="auto"/>
            </w:tcBorders>
            <w:shd w:val="clear" w:color="auto" w:fill="auto"/>
          </w:tcPr>
          <w:p w14:paraId="5F56CD68" w14:textId="77777777" w:rsidR="004C686F" w:rsidRPr="00343A11" w:rsidRDefault="004C686F" w:rsidP="004C686F">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343A11">
              <w:rPr>
                <w:rFonts w:ascii="Times New Roman" w:eastAsia="Aptos" w:hAnsi="Times New Roman" w:cs="Times New Roman"/>
                <w:color w:val="000000" w:themeColor="text1"/>
                <w14:ligatures w14:val="standardContextual"/>
              </w:rPr>
              <w:t>ST1</w:t>
            </w:r>
          </w:p>
        </w:tc>
        <w:tc>
          <w:tcPr>
            <w:tcW w:w="705" w:type="dxa"/>
            <w:tcBorders>
              <w:top w:val="single" w:sz="4" w:space="0" w:color="auto"/>
              <w:bottom w:val="single" w:sz="4" w:space="0" w:color="auto"/>
            </w:tcBorders>
            <w:shd w:val="clear" w:color="auto" w:fill="auto"/>
          </w:tcPr>
          <w:p w14:paraId="2012E853" w14:textId="77777777" w:rsidR="004C686F" w:rsidRPr="00343A11" w:rsidRDefault="004C686F" w:rsidP="004C686F">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343A11">
              <w:rPr>
                <w:rFonts w:ascii="Times New Roman" w:eastAsia="Aptos" w:hAnsi="Times New Roman" w:cs="Times New Roman"/>
                <w:color w:val="000000" w:themeColor="text1"/>
                <w14:ligatures w14:val="standardContextual"/>
              </w:rPr>
              <w:t>ST2</w:t>
            </w:r>
          </w:p>
        </w:tc>
        <w:tc>
          <w:tcPr>
            <w:tcW w:w="987" w:type="dxa"/>
            <w:tcBorders>
              <w:top w:val="single" w:sz="4" w:space="0" w:color="auto"/>
              <w:bottom w:val="single" w:sz="4" w:space="0" w:color="auto"/>
            </w:tcBorders>
            <w:shd w:val="clear" w:color="auto" w:fill="auto"/>
          </w:tcPr>
          <w:p w14:paraId="10676DF4" w14:textId="77777777" w:rsidR="004C686F" w:rsidRPr="00343A11" w:rsidRDefault="004C686F" w:rsidP="004C686F">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343A11">
              <w:rPr>
                <w:rFonts w:ascii="Times New Roman" w:eastAsia="Aptos" w:hAnsi="Times New Roman" w:cs="Times New Roman"/>
                <w:color w:val="000000" w:themeColor="text1"/>
                <w14:ligatures w14:val="standardContextual"/>
              </w:rPr>
              <w:t>ST3</w:t>
            </w:r>
          </w:p>
        </w:tc>
        <w:tc>
          <w:tcPr>
            <w:tcW w:w="768" w:type="dxa"/>
            <w:tcBorders>
              <w:top w:val="single" w:sz="4" w:space="0" w:color="auto"/>
              <w:bottom w:val="single" w:sz="4" w:space="0" w:color="auto"/>
            </w:tcBorders>
            <w:shd w:val="clear" w:color="auto" w:fill="auto"/>
          </w:tcPr>
          <w:p w14:paraId="6AF1ED26" w14:textId="77777777" w:rsidR="004C686F" w:rsidRPr="00343A11" w:rsidRDefault="004C686F" w:rsidP="004C686F">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343A11">
              <w:rPr>
                <w:rFonts w:ascii="Times New Roman" w:eastAsia="Aptos" w:hAnsi="Times New Roman" w:cs="Times New Roman"/>
                <w:color w:val="000000" w:themeColor="text1"/>
                <w14:ligatures w14:val="standardContextual"/>
              </w:rPr>
              <w:t>ST4</w:t>
            </w:r>
          </w:p>
        </w:tc>
        <w:tc>
          <w:tcPr>
            <w:tcW w:w="915" w:type="dxa"/>
            <w:tcBorders>
              <w:top w:val="single" w:sz="4" w:space="0" w:color="auto"/>
              <w:bottom w:val="single" w:sz="4" w:space="0" w:color="auto"/>
            </w:tcBorders>
            <w:shd w:val="clear" w:color="auto" w:fill="auto"/>
          </w:tcPr>
          <w:p w14:paraId="5E23BDE5" w14:textId="77777777" w:rsidR="004C686F" w:rsidRPr="00343A11" w:rsidRDefault="004C686F" w:rsidP="004C686F">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343A11">
              <w:rPr>
                <w:rFonts w:ascii="Times New Roman" w:eastAsia="Aptos" w:hAnsi="Times New Roman" w:cs="Times New Roman"/>
                <w:color w:val="000000" w:themeColor="text1"/>
                <w14:ligatures w14:val="standardContextual"/>
              </w:rPr>
              <w:t>ST5</w:t>
            </w:r>
          </w:p>
        </w:tc>
        <w:tc>
          <w:tcPr>
            <w:tcW w:w="1073" w:type="dxa"/>
            <w:tcBorders>
              <w:top w:val="single" w:sz="4" w:space="0" w:color="auto"/>
              <w:bottom w:val="single" w:sz="4" w:space="0" w:color="auto"/>
            </w:tcBorders>
            <w:shd w:val="clear" w:color="auto" w:fill="auto"/>
          </w:tcPr>
          <w:p w14:paraId="1C38D408" w14:textId="77777777" w:rsidR="004C686F" w:rsidRPr="00343A11" w:rsidRDefault="004C686F" w:rsidP="004C686F">
            <w:pPr>
              <w:autoSpaceDE w:val="0"/>
              <w:autoSpaceDN w:val="0"/>
              <w:adjustRightInd w:val="0"/>
              <w:spacing w:line="480" w:lineRule="auto"/>
              <w:rPr>
                <w:rFonts w:ascii="Times New Roman" w:eastAsia="Aptos" w:hAnsi="Times New Roman" w:cs="Times New Roman"/>
                <w:color w:val="000000" w:themeColor="text1"/>
                <w14:ligatures w14:val="standardContextual"/>
              </w:rPr>
            </w:pPr>
            <w:r w:rsidRPr="00343A11">
              <w:rPr>
                <w:rFonts w:ascii="Times New Roman" w:eastAsia="Aptos" w:hAnsi="Times New Roman" w:cs="Times New Roman"/>
                <w:color w:val="000000" w:themeColor="text1"/>
                <w14:ligatures w14:val="standardContextual"/>
              </w:rPr>
              <w:t>ST6</w:t>
            </w:r>
          </w:p>
        </w:tc>
      </w:tr>
      <w:tr w:rsidR="004C686F" w:rsidRPr="004C686F" w14:paraId="12332D9C" w14:textId="77777777" w:rsidTr="00343A11">
        <w:trPr>
          <w:trHeight w:val="184"/>
        </w:trPr>
        <w:tc>
          <w:tcPr>
            <w:tcW w:w="4578" w:type="dxa"/>
            <w:tcBorders>
              <w:top w:val="single" w:sz="4" w:space="0" w:color="auto"/>
              <w:left w:val="nil"/>
              <w:bottom w:val="nil"/>
              <w:right w:val="nil"/>
            </w:tcBorders>
            <w:noWrap/>
          </w:tcPr>
          <w:p w14:paraId="6B879FC1" w14:textId="029703E4" w:rsidR="004C686F" w:rsidRPr="004C686F" w:rsidRDefault="00343A11" w:rsidP="00343A11">
            <w:pPr>
              <w:autoSpaceDE w:val="0"/>
              <w:autoSpaceDN w:val="0"/>
              <w:adjustRightInd w:val="0"/>
              <w:spacing w:line="276" w:lineRule="auto"/>
              <w:rPr>
                <w:rFonts w:ascii="Times New Roman" w:eastAsia="Aptos" w:hAnsi="Times New Roman" w:cs="Times New Roman"/>
                <w14:ligatures w14:val="standardContextual"/>
              </w:rPr>
            </w:pPr>
            <w:bookmarkStart w:id="154" w:name="_Hlk200276346"/>
            <w:r>
              <w:rPr>
                <w:rFonts w:ascii="Times New Roman" w:eastAsia="Aptos" w:hAnsi="Times New Roman" w:cs="Times New Roman"/>
                <w14:ligatures w14:val="standardContextual"/>
              </w:rPr>
              <w:t>Attend for fun</w:t>
            </w:r>
          </w:p>
          <w:p w14:paraId="28F5FE8E" w14:textId="77777777" w:rsidR="0057250E" w:rsidRDefault="0057250E" w:rsidP="00343A11">
            <w:pPr>
              <w:autoSpaceDE w:val="0"/>
              <w:autoSpaceDN w:val="0"/>
              <w:adjustRightInd w:val="0"/>
              <w:spacing w:line="276" w:lineRule="auto"/>
              <w:rPr>
                <w:rFonts w:ascii="Times New Roman" w:eastAsia="Aptos" w:hAnsi="Times New Roman" w:cs="Times New Roman"/>
                <w14:ligatures w14:val="standardContextual"/>
              </w:rPr>
            </w:pPr>
          </w:p>
          <w:p w14:paraId="4D08A13B" w14:textId="6E074BDB" w:rsidR="004C686F" w:rsidRPr="004C686F" w:rsidRDefault="00343A11" w:rsidP="00343A11">
            <w:pPr>
              <w:autoSpaceDE w:val="0"/>
              <w:autoSpaceDN w:val="0"/>
              <w:adjustRightInd w:val="0"/>
              <w:spacing w:line="276" w:lineRule="auto"/>
              <w:rPr>
                <w:rFonts w:ascii="Times New Roman" w:eastAsia="Aptos" w:hAnsi="Times New Roman" w:cs="Times New Roman"/>
                <w:i/>
                <w:iCs/>
                <w14:ligatures w14:val="standardContextual"/>
              </w:rPr>
            </w:pPr>
            <w:r>
              <w:rPr>
                <w:rFonts w:ascii="Times New Roman" w:eastAsia="Aptos" w:hAnsi="Times New Roman" w:cs="Times New Roman"/>
                <w14:ligatures w14:val="standardContextual"/>
              </w:rPr>
              <w:t>Attend to c</w:t>
            </w:r>
            <w:r w:rsidR="004C686F" w:rsidRPr="004C686F">
              <w:rPr>
                <w:rFonts w:ascii="Times New Roman" w:eastAsia="Aptos" w:hAnsi="Times New Roman" w:cs="Times New Roman"/>
                <w14:ligatures w14:val="standardContextual"/>
              </w:rPr>
              <w:t>ompared to other groups</w:t>
            </w:r>
          </w:p>
        </w:tc>
        <w:tc>
          <w:tcPr>
            <w:tcW w:w="750" w:type="dxa"/>
            <w:tcBorders>
              <w:top w:val="single" w:sz="4" w:space="0" w:color="auto"/>
              <w:left w:val="nil"/>
              <w:bottom w:val="nil"/>
              <w:right w:val="nil"/>
            </w:tcBorders>
          </w:tcPr>
          <w:p w14:paraId="5F1E207C" w14:textId="77777777" w:rsidR="004C686F" w:rsidRPr="004C686F" w:rsidRDefault="004C686F" w:rsidP="004C686F">
            <w:pPr>
              <w:autoSpaceDE w:val="0"/>
              <w:autoSpaceDN w:val="0"/>
              <w:adjustRightInd w:val="0"/>
              <w:spacing w:line="276" w:lineRule="auto"/>
              <w:rPr>
                <w:rFonts w:ascii="Times New Roman" w:eastAsia="Aptos" w:hAnsi="Times New Roman" w:cs="Times New Roman"/>
                <w:i/>
                <w:iCs/>
                <w14:ligatures w14:val="standardContextual"/>
              </w:rPr>
            </w:pPr>
          </w:p>
          <w:p w14:paraId="21D11CE6" w14:textId="77777777" w:rsidR="004C686F" w:rsidRPr="004C686F" w:rsidRDefault="004C686F" w:rsidP="004C686F">
            <w:pPr>
              <w:autoSpaceDE w:val="0"/>
              <w:autoSpaceDN w:val="0"/>
              <w:adjustRightInd w:val="0"/>
              <w:spacing w:line="276" w:lineRule="auto"/>
              <w:rPr>
                <w:rFonts w:ascii="Times New Roman" w:eastAsia="Aptos" w:hAnsi="Times New Roman" w:cs="Times New Roman"/>
                <w:i/>
                <w:iCs/>
                <w14:ligatures w14:val="standardContextual"/>
              </w:rPr>
            </w:pPr>
          </w:p>
          <w:p w14:paraId="6E4E73F3" w14:textId="77777777"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r w:rsidRPr="004C686F">
              <w:rPr>
                <w:rFonts w:ascii="Times New Roman" w:eastAsia="Aptos" w:hAnsi="Times New Roman" w:cs="Times New Roman"/>
                <w14:ligatures w14:val="standardContextual"/>
              </w:rPr>
              <w:t>X</w:t>
            </w:r>
          </w:p>
        </w:tc>
        <w:tc>
          <w:tcPr>
            <w:tcW w:w="705" w:type="dxa"/>
            <w:tcBorders>
              <w:top w:val="single" w:sz="4" w:space="0" w:color="auto"/>
              <w:left w:val="nil"/>
              <w:bottom w:val="nil"/>
              <w:right w:val="nil"/>
            </w:tcBorders>
          </w:tcPr>
          <w:p w14:paraId="24BB73F4" w14:textId="77777777"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r w:rsidRPr="004C686F">
              <w:rPr>
                <w:rFonts w:ascii="Times New Roman" w:eastAsia="Aptos" w:hAnsi="Times New Roman" w:cs="Times New Roman"/>
                <w14:ligatures w14:val="standardContextual"/>
              </w:rPr>
              <w:t>X</w:t>
            </w:r>
          </w:p>
          <w:p w14:paraId="4D0E298C" w14:textId="77777777" w:rsidR="0057250E" w:rsidRDefault="0057250E" w:rsidP="004C686F">
            <w:pPr>
              <w:autoSpaceDE w:val="0"/>
              <w:autoSpaceDN w:val="0"/>
              <w:adjustRightInd w:val="0"/>
              <w:spacing w:line="276" w:lineRule="auto"/>
              <w:rPr>
                <w:rFonts w:ascii="Times New Roman" w:eastAsia="Aptos" w:hAnsi="Times New Roman" w:cs="Times New Roman"/>
                <w14:ligatures w14:val="standardContextual"/>
              </w:rPr>
            </w:pPr>
          </w:p>
          <w:p w14:paraId="465C1D06" w14:textId="003359F1"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r w:rsidRPr="004C686F">
              <w:rPr>
                <w:rFonts w:ascii="Times New Roman" w:eastAsia="Aptos" w:hAnsi="Times New Roman" w:cs="Times New Roman"/>
                <w14:ligatures w14:val="standardContextual"/>
              </w:rPr>
              <w:t>X</w:t>
            </w:r>
          </w:p>
        </w:tc>
        <w:tc>
          <w:tcPr>
            <w:tcW w:w="987" w:type="dxa"/>
            <w:tcBorders>
              <w:top w:val="single" w:sz="4" w:space="0" w:color="auto"/>
              <w:left w:val="nil"/>
              <w:bottom w:val="nil"/>
              <w:right w:val="nil"/>
            </w:tcBorders>
          </w:tcPr>
          <w:p w14:paraId="56D250A9" w14:textId="77777777"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p>
          <w:p w14:paraId="5D6D494C" w14:textId="77777777"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p>
          <w:p w14:paraId="44A1C3A6" w14:textId="77777777"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r w:rsidRPr="004C686F">
              <w:rPr>
                <w:rFonts w:ascii="Times New Roman" w:eastAsia="Aptos" w:hAnsi="Times New Roman" w:cs="Times New Roman"/>
                <w14:ligatures w14:val="standardContextual"/>
              </w:rPr>
              <w:t>X</w:t>
            </w:r>
          </w:p>
        </w:tc>
        <w:tc>
          <w:tcPr>
            <w:tcW w:w="768" w:type="dxa"/>
            <w:tcBorders>
              <w:top w:val="single" w:sz="4" w:space="0" w:color="auto"/>
              <w:left w:val="nil"/>
              <w:bottom w:val="nil"/>
              <w:right w:val="nil"/>
            </w:tcBorders>
          </w:tcPr>
          <w:p w14:paraId="0CDB8562" w14:textId="77777777"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p>
          <w:p w14:paraId="5C98BE6A" w14:textId="77777777"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p>
          <w:p w14:paraId="6ACDE317" w14:textId="77777777"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r w:rsidRPr="004C686F">
              <w:rPr>
                <w:rFonts w:ascii="Times New Roman" w:eastAsia="Aptos" w:hAnsi="Times New Roman" w:cs="Times New Roman"/>
                <w14:ligatures w14:val="standardContextual"/>
              </w:rPr>
              <w:t>X</w:t>
            </w:r>
          </w:p>
        </w:tc>
        <w:tc>
          <w:tcPr>
            <w:tcW w:w="915" w:type="dxa"/>
            <w:tcBorders>
              <w:top w:val="single" w:sz="4" w:space="0" w:color="auto"/>
              <w:left w:val="nil"/>
              <w:bottom w:val="nil"/>
              <w:right w:val="nil"/>
            </w:tcBorders>
          </w:tcPr>
          <w:p w14:paraId="15779C0D" w14:textId="77777777"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r w:rsidRPr="004C686F">
              <w:rPr>
                <w:rFonts w:ascii="Times New Roman" w:eastAsia="Aptos" w:hAnsi="Times New Roman" w:cs="Times New Roman"/>
                <w14:ligatures w14:val="standardContextual"/>
              </w:rPr>
              <w:t>X</w:t>
            </w:r>
          </w:p>
        </w:tc>
        <w:tc>
          <w:tcPr>
            <w:tcW w:w="1073" w:type="dxa"/>
            <w:tcBorders>
              <w:top w:val="single" w:sz="4" w:space="0" w:color="auto"/>
              <w:left w:val="nil"/>
              <w:bottom w:val="nil"/>
              <w:right w:val="nil"/>
            </w:tcBorders>
          </w:tcPr>
          <w:p w14:paraId="29FAB65F" w14:textId="77777777"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r w:rsidRPr="004C686F">
              <w:rPr>
                <w:rFonts w:ascii="Times New Roman" w:eastAsia="Aptos" w:hAnsi="Times New Roman" w:cs="Times New Roman"/>
                <w14:ligatures w14:val="standardContextual"/>
              </w:rPr>
              <w:t>X</w:t>
            </w:r>
          </w:p>
        </w:tc>
      </w:tr>
      <w:tr w:rsidR="004C686F" w:rsidRPr="004C686F" w14:paraId="2A4D85F6" w14:textId="77777777" w:rsidTr="00343A11">
        <w:trPr>
          <w:trHeight w:val="348"/>
        </w:trPr>
        <w:tc>
          <w:tcPr>
            <w:tcW w:w="4578" w:type="dxa"/>
            <w:tcBorders>
              <w:top w:val="nil"/>
              <w:left w:val="nil"/>
              <w:bottom w:val="nil"/>
              <w:right w:val="nil"/>
            </w:tcBorders>
            <w:noWrap/>
          </w:tcPr>
          <w:p w14:paraId="092A129F" w14:textId="77777777" w:rsidR="0057250E" w:rsidRDefault="0057250E" w:rsidP="004C686F">
            <w:pPr>
              <w:autoSpaceDE w:val="0"/>
              <w:autoSpaceDN w:val="0"/>
              <w:adjustRightInd w:val="0"/>
              <w:spacing w:line="276" w:lineRule="auto"/>
              <w:rPr>
                <w:rFonts w:ascii="Times New Roman" w:eastAsia="Aptos" w:hAnsi="Times New Roman" w:cs="Times New Roman"/>
                <w14:ligatures w14:val="standardContextual"/>
              </w:rPr>
            </w:pPr>
          </w:p>
          <w:p w14:paraId="50697E01" w14:textId="335CC624" w:rsidR="004C686F" w:rsidRPr="00343A11" w:rsidRDefault="004C686F" w:rsidP="004C686F">
            <w:pPr>
              <w:autoSpaceDE w:val="0"/>
              <w:autoSpaceDN w:val="0"/>
              <w:adjustRightInd w:val="0"/>
              <w:spacing w:line="276" w:lineRule="auto"/>
              <w:rPr>
                <w:rFonts w:ascii="Times New Roman" w:eastAsia="Aptos" w:hAnsi="Times New Roman" w:cs="Times New Roman"/>
                <w14:ligatures w14:val="standardContextual"/>
              </w:rPr>
            </w:pPr>
            <w:r w:rsidRPr="00343A11">
              <w:rPr>
                <w:rFonts w:ascii="Times New Roman" w:eastAsia="Aptos" w:hAnsi="Times New Roman" w:cs="Times New Roman"/>
                <w14:ligatures w14:val="standardContextual"/>
              </w:rPr>
              <w:t xml:space="preserve">Scoring and </w:t>
            </w:r>
            <w:r w:rsidR="00343A11">
              <w:rPr>
                <w:rFonts w:ascii="Times New Roman" w:eastAsia="Aptos" w:hAnsi="Times New Roman" w:cs="Times New Roman"/>
                <w14:ligatures w14:val="standardContextual"/>
              </w:rPr>
              <w:t>a</w:t>
            </w:r>
            <w:r w:rsidRPr="00343A11">
              <w:rPr>
                <w:rFonts w:ascii="Times New Roman" w:eastAsia="Aptos" w:hAnsi="Times New Roman" w:cs="Times New Roman"/>
                <w14:ligatures w14:val="standardContextual"/>
              </w:rPr>
              <w:t xml:space="preserve">wards are </w:t>
            </w:r>
            <w:r w:rsidR="00343A11">
              <w:rPr>
                <w:rFonts w:ascii="Times New Roman" w:eastAsia="Aptos" w:hAnsi="Times New Roman" w:cs="Times New Roman"/>
                <w14:ligatures w14:val="standardContextual"/>
              </w:rPr>
              <w:t>g</w:t>
            </w:r>
            <w:r w:rsidRPr="00343A11">
              <w:rPr>
                <w:rFonts w:ascii="Times New Roman" w:eastAsia="Aptos" w:hAnsi="Times New Roman" w:cs="Times New Roman"/>
                <w14:ligatures w14:val="standardContextual"/>
              </w:rPr>
              <w:t xml:space="preserve">ood </w:t>
            </w:r>
            <w:r w:rsidR="00343A11">
              <w:rPr>
                <w:rFonts w:ascii="Times New Roman" w:eastAsia="Aptos" w:hAnsi="Times New Roman" w:cs="Times New Roman"/>
                <w14:ligatures w14:val="standardContextual"/>
              </w:rPr>
              <w:t>i</w:t>
            </w:r>
            <w:r w:rsidRPr="00343A11">
              <w:rPr>
                <w:rFonts w:ascii="Times New Roman" w:eastAsia="Aptos" w:hAnsi="Times New Roman" w:cs="Times New Roman"/>
                <w14:ligatures w14:val="standardContextual"/>
              </w:rPr>
              <w:t xml:space="preserve">ndicators of </w:t>
            </w:r>
            <w:r w:rsidR="00343A11">
              <w:rPr>
                <w:rFonts w:ascii="Times New Roman" w:eastAsia="Aptos" w:hAnsi="Times New Roman" w:cs="Times New Roman"/>
                <w14:ligatures w14:val="standardContextual"/>
              </w:rPr>
              <w:t>m</w:t>
            </w:r>
            <w:r w:rsidRPr="00343A11">
              <w:rPr>
                <w:rFonts w:ascii="Times New Roman" w:eastAsia="Aptos" w:hAnsi="Times New Roman" w:cs="Times New Roman"/>
                <w14:ligatures w14:val="standardContextual"/>
              </w:rPr>
              <w:t xml:space="preserve">usical </w:t>
            </w:r>
            <w:r w:rsidR="00343A11">
              <w:rPr>
                <w:rFonts w:ascii="Times New Roman" w:eastAsia="Aptos" w:hAnsi="Times New Roman" w:cs="Times New Roman"/>
                <w14:ligatures w14:val="standardContextual"/>
              </w:rPr>
              <w:t>a</w:t>
            </w:r>
            <w:r w:rsidRPr="00343A11">
              <w:rPr>
                <w:rFonts w:ascii="Times New Roman" w:eastAsia="Aptos" w:hAnsi="Times New Roman" w:cs="Times New Roman"/>
                <w14:ligatures w14:val="standardContextual"/>
              </w:rPr>
              <w:t>chievement</w:t>
            </w:r>
          </w:p>
        </w:tc>
        <w:tc>
          <w:tcPr>
            <w:tcW w:w="750" w:type="dxa"/>
            <w:tcBorders>
              <w:top w:val="nil"/>
              <w:left w:val="nil"/>
              <w:bottom w:val="nil"/>
              <w:right w:val="nil"/>
            </w:tcBorders>
          </w:tcPr>
          <w:p w14:paraId="7A13DF60" w14:textId="77777777"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p>
        </w:tc>
        <w:tc>
          <w:tcPr>
            <w:tcW w:w="705" w:type="dxa"/>
            <w:tcBorders>
              <w:top w:val="nil"/>
              <w:left w:val="nil"/>
              <w:bottom w:val="nil"/>
              <w:right w:val="nil"/>
            </w:tcBorders>
          </w:tcPr>
          <w:p w14:paraId="676D5F1B" w14:textId="77777777"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p>
        </w:tc>
        <w:tc>
          <w:tcPr>
            <w:tcW w:w="987" w:type="dxa"/>
            <w:tcBorders>
              <w:top w:val="nil"/>
              <w:left w:val="nil"/>
              <w:bottom w:val="nil"/>
              <w:right w:val="nil"/>
            </w:tcBorders>
          </w:tcPr>
          <w:p w14:paraId="69E68B1D" w14:textId="77777777"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p>
        </w:tc>
        <w:tc>
          <w:tcPr>
            <w:tcW w:w="768" w:type="dxa"/>
            <w:tcBorders>
              <w:top w:val="nil"/>
              <w:left w:val="nil"/>
              <w:bottom w:val="nil"/>
              <w:right w:val="nil"/>
            </w:tcBorders>
          </w:tcPr>
          <w:p w14:paraId="12E520C4" w14:textId="77777777" w:rsidR="0057250E" w:rsidRDefault="0057250E" w:rsidP="004C686F">
            <w:pPr>
              <w:autoSpaceDE w:val="0"/>
              <w:autoSpaceDN w:val="0"/>
              <w:adjustRightInd w:val="0"/>
              <w:spacing w:line="276" w:lineRule="auto"/>
              <w:rPr>
                <w:rFonts w:ascii="Times New Roman" w:eastAsia="Aptos" w:hAnsi="Times New Roman" w:cs="Times New Roman"/>
                <w14:ligatures w14:val="standardContextual"/>
              </w:rPr>
            </w:pPr>
          </w:p>
          <w:p w14:paraId="4C73BE7C" w14:textId="2E191270"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r w:rsidRPr="004C686F">
              <w:rPr>
                <w:rFonts w:ascii="Times New Roman" w:eastAsia="Aptos" w:hAnsi="Times New Roman" w:cs="Times New Roman"/>
                <w14:ligatures w14:val="standardContextual"/>
              </w:rPr>
              <w:t>X</w:t>
            </w:r>
          </w:p>
        </w:tc>
        <w:tc>
          <w:tcPr>
            <w:tcW w:w="915" w:type="dxa"/>
            <w:tcBorders>
              <w:top w:val="nil"/>
              <w:left w:val="nil"/>
              <w:bottom w:val="nil"/>
              <w:right w:val="nil"/>
            </w:tcBorders>
          </w:tcPr>
          <w:p w14:paraId="0F5F8AEB" w14:textId="77777777"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p>
        </w:tc>
        <w:tc>
          <w:tcPr>
            <w:tcW w:w="1073" w:type="dxa"/>
            <w:tcBorders>
              <w:top w:val="nil"/>
              <w:left w:val="nil"/>
              <w:bottom w:val="nil"/>
              <w:right w:val="nil"/>
            </w:tcBorders>
          </w:tcPr>
          <w:p w14:paraId="5F61141D" w14:textId="77777777"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p>
        </w:tc>
      </w:tr>
      <w:tr w:rsidR="004C686F" w:rsidRPr="004C686F" w14:paraId="3FE43B1E" w14:textId="77777777" w:rsidTr="00343A11">
        <w:trPr>
          <w:cnfStyle w:val="010000000000" w:firstRow="0" w:lastRow="1" w:firstColumn="0" w:lastColumn="0" w:oddVBand="0" w:evenVBand="0" w:oddHBand="0" w:evenHBand="0" w:firstRowFirstColumn="0" w:firstRowLastColumn="0" w:lastRowFirstColumn="0" w:lastRowLastColumn="0"/>
          <w:trHeight w:val="360"/>
        </w:trPr>
        <w:tc>
          <w:tcPr>
            <w:tcW w:w="4578" w:type="dxa"/>
            <w:tcBorders>
              <w:top w:val="nil"/>
              <w:bottom w:val="single" w:sz="4" w:space="0" w:color="auto"/>
            </w:tcBorders>
            <w:noWrap/>
          </w:tcPr>
          <w:p w14:paraId="182E3D0A" w14:textId="77777777" w:rsidR="0057250E" w:rsidRDefault="0057250E" w:rsidP="004C686F">
            <w:pPr>
              <w:autoSpaceDE w:val="0"/>
              <w:autoSpaceDN w:val="0"/>
              <w:adjustRightInd w:val="0"/>
              <w:spacing w:line="276" w:lineRule="auto"/>
              <w:rPr>
                <w:rFonts w:ascii="Times New Roman" w:eastAsia="Aptos" w:hAnsi="Times New Roman" w:cs="Times New Roman"/>
                <w:i/>
                <w:iCs/>
                <w14:ligatures w14:val="standardContextual"/>
              </w:rPr>
            </w:pPr>
          </w:p>
          <w:p w14:paraId="7B18F7A5" w14:textId="7B26BD04" w:rsidR="004C686F" w:rsidRPr="0057250E" w:rsidRDefault="004C686F" w:rsidP="004C686F">
            <w:pPr>
              <w:autoSpaceDE w:val="0"/>
              <w:autoSpaceDN w:val="0"/>
              <w:adjustRightInd w:val="0"/>
              <w:spacing w:line="276" w:lineRule="auto"/>
              <w:rPr>
                <w:rFonts w:ascii="Times New Roman" w:eastAsia="Aptos" w:hAnsi="Times New Roman" w:cs="Times New Roman"/>
                <w14:ligatures w14:val="standardContextual"/>
              </w:rPr>
            </w:pPr>
            <w:r w:rsidRPr="0057250E">
              <w:rPr>
                <w:rFonts w:ascii="Times New Roman" w:eastAsia="Aptos" w:hAnsi="Times New Roman" w:cs="Times New Roman"/>
                <w14:ligatures w14:val="standardContextual"/>
              </w:rPr>
              <w:t xml:space="preserve">Overall </w:t>
            </w:r>
            <w:r w:rsidR="00343A11" w:rsidRPr="0057250E">
              <w:rPr>
                <w:rFonts w:ascii="Times New Roman" w:eastAsia="Aptos" w:hAnsi="Times New Roman" w:cs="Times New Roman"/>
                <w14:ligatures w14:val="standardContextual"/>
              </w:rPr>
              <w:t>p</w:t>
            </w:r>
            <w:r w:rsidRPr="0057250E">
              <w:rPr>
                <w:rFonts w:ascii="Times New Roman" w:eastAsia="Aptos" w:hAnsi="Times New Roman" w:cs="Times New Roman"/>
                <w14:ligatures w14:val="standardContextual"/>
              </w:rPr>
              <w:t xml:space="preserve">ositive </w:t>
            </w:r>
            <w:r w:rsidR="00343A11" w:rsidRPr="0057250E">
              <w:rPr>
                <w:rFonts w:ascii="Times New Roman" w:eastAsia="Aptos" w:hAnsi="Times New Roman" w:cs="Times New Roman"/>
                <w14:ligatures w14:val="standardContextual"/>
              </w:rPr>
              <w:t>e</w:t>
            </w:r>
            <w:r w:rsidRPr="0057250E">
              <w:rPr>
                <w:rFonts w:ascii="Times New Roman" w:eastAsia="Aptos" w:hAnsi="Times New Roman" w:cs="Times New Roman"/>
                <w14:ligatures w14:val="standardContextual"/>
              </w:rPr>
              <w:t>xperience</w:t>
            </w:r>
          </w:p>
        </w:tc>
        <w:tc>
          <w:tcPr>
            <w:tcW w:w="750" w:type="dxa"/>
            <w:tcBorders>
              <w:top w:val="nil"/>
              <w:bottom w:val="single" w:sz="4" w:space="0" w:color="auto"/>
            </w:tcBorders>
          </w:tcPr>
          <w:p w14:paraId="2E13E4FB" w14:textId="77777777" w:rsidR="0057250E" w:rsidRDefault="0057250E" w:rsidP="004C686F">
            <w:pPr>
              <w:autoSpaceDE w:val="0"/>
              <w:autoSpaceDN w:val="0"/>
              <w:adjustRightInd w:val="0"/>
              <w:spacing w:line="276" w:lineRule="auto"/>
              <w:rPr>
                <w:rFonts w:ascii="Times New Roman" w:eastAsia="Aptos" w:hAnsi="Times New Roman" w:cs="Times New Roman"/>
                <w14:ligatures w14:val="standardContextual"/>
              </w:rPr>
            </w:pPr>
          </w:p>
          <w:p w14:paraId="07E16783" w14:textId="40E86267"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r w:rsidRPr="004C686F">
              <w:rPr>
                <w:rFonts w:ascii="Times New Roman" w:eastAsia="Aptos" w:hAnsi="Times New Roman" w:cs="Times New Roman"/>
                <w14:ligatures w14:val="standardContextual"/>
              </w:rPr>
              <w:t>X</w:t>
            </w:r>
          </w:p>
        </w:tc>
        <w:tc>
          <w:tcPr>
            <w:tcW w:w="705" w:type="dxa"/>
            <w:tcBorders>
              <w:top w:val="nil"/>
              <w:bottom w:val="single" w:sz="4" w:space="0" w:color="auto"/>
            </w:tcBorders>
          </w:tcPr>
          <w:p w14:paraId="72CB392D" w14:textId="77777777" w:rsidR="0057250E" w:rsidRDefault="0057250E" w:rsidP="004C686F">
            <w:pPr>
              <w:autoSpaceDE w:val="0"/>
              <w:autoSpaceDN w:val="0"/>
              <w:adjustRightInd w:val="0"/>
              <w:spacing w:line="276" w:lineRule="auto"/>
              <w:rPr>
                <w:rFonts w:ascii="Times New Roman" w:eastAsia="Aptos" w:hAnsi="Times New Roman" w:cs="Times New Roman"/>
                <w14:ligatures w14:val="standardContextual"/>
              </w:rPr>
            </w:pPr>
          </w:p>
          <w:p w14:paraId="6D4CB5B9" w14:textId="4C4449AC"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r w:rsidRPr="004C686F">
              <w:rPr>
                <w:rFonts w:ascii="Times New Roman" w:eastAsia="Aptos" w:hAnsi="Times New Roman" w:cs="Times New Roman"/>
                <w14:ligatures w14:val="standardContextual"/>
              </w:rPr>
              <w:t>X</w:t>
            </w:r>
          </w:p>
        </w:tc>
        <w:tc>
          <w:tcPr>
            <w:tcW w:w="987" w:type="dxa"/>
            <w:tcBorders>
              <w:top w:val="nil"/>
              <w:bottom w:val="single" w:sz="4" w:space="0" w:color="auto"/>
            </w:tcBorders>
          </w:tcPr>
          <w:p w14:paraId="10B3BF25" w14:textId="77777777" w:rsidR="0057250E" w:rsidRDefault="0057250E" w:rsidP="004C686F">
            <w:pPr>
              <w:autoSpaceDE w:val="0"/>
              <w:autoSpaceDN w:val="0"/>
              <w:adjustRightInd w:val="0"/>
              <w:spacing w:line="276" w:lineRule="auto"/>
              <w:rPr>
                <w:rFonts w:ascii="Times New Roman" w:eastAsia="Aptos" w:hAnsi="Times New Roman" w:cs="Times New Roman"/>
                <w14:ligatures w14:val="standardContextual"/>
              </w:rPr>
            </w:pPr>
          </w:p>
          <w:p w14:paraId="32E46FB2" w14:textId="795D708D"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r w:rsidRPr="004C686F">
              <w:rPr>
                <w:rFonts w:ascii="Times New Roman" w:eastAsia="Aptos" w:hAnsi="Times New Roman" w:cs="Times New Roman"/>
                <w14:ligatures w14:val="standardContextual"/>
              </w:rPr>
              <w:t>X</w:t>
            </w:r>
          </w:p>
        </w:tc>
        <w:tc>
          <w:tcPr>
            <w:tcW w:w="768" w:type="dxa"/>
            <w:tcBorders>
              <w:top w:val="nil"/>
              <w:bottom w:val="single" w:sz="4" w:space="0" w:color="auto"/>
            </w:tcBorders>
          </w:tcPr>
          <w:p w14:paraId="7ADA6700" w14:textId="77777777" w:rsidR="0057250E" w:rsidRDefault="0057250E" w:rsidP="004C686F">
            <w:pPr>
              <w:autoSpaceDE w:val="0"/>
              <w:autoSpaceDN w:val="0"/>
              <w:adjustRightInd w:val="0"/>
              <w:spacing w:line="276" w:lineRule="auto"/>
              <w:rPr>
                <w:rFonts w:ascii="Times New Roman" w:eastAsia="Aptos" w:hAnsi="Times New Roman" w:cs="Times New Roman"/>
                <w14:ligatures w14:val="standardContextual"/>
              </w:rPr>
            </w:pPr>
          </w:p>
          <w:p w14:paraId="009DD250" w14:textId="5AB8B3E6"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r w:rsidRPr="004C686F">
              <w:rPr>
                <w:rFonts w:ascii="Times New Roman" w:eastAsia="Aptos" w:hAnsi="Times New Roman" w:cs="Times New Roman"/>
                <w14:ligatures w14:val="standardContextual"/>
              </w:rPr>
              <w:t>X</w:t>
            </w:r>
          </w:p>
        </w:tc>
        <w:tc>
          <w:tcPr>
            <w:tcW w:w="915" w:type="dxa"/>
            <w:tcBorders>
              <w:top w:val="nil"/>
              <w:bottom w:val="single" w:sz="4" w:space="0" w:color="auto"/>
            </w:tcBorders>
          </w:tcPr>
          <w:p w14:paraId="6A842DED" w14:textId="77777777" w:rsidR="0057250E" w:rsidRDefault="0057250E" w:rsidP="004C686F">
            <w:pPr>
              <w:autoSpaceDE w:val="0"/>
              <w:autoSpaceDN w:val="0"/>
              <w:adjustRightInd w:val="0"/>
              <w:spacing w:line="276" w:lineRule="auto"/>
              <w:rPr>
                <w:rFonts w:ascii="Times New Roman" w:eastAsia="Aptos" w:hAnsi="Times New Roman" w:cs="Times New Roman"/>
                <w14:ligatures w14:val="standardContextual"/>
              </w:rPr>
            </w:pPr>
          </w:p>
          <w:p w14:paraId="419A07F3" w14:textId="27AE7326"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r w:rsidRPr="004C686F">
              <w:rPr>
                <w:rFonts w:ascii="Times New Roman" w:eastAsia="Aptos" w:hAnsi="Times New Roman" w:cs="Times New Roman"/>
                <w14:ligatures w14:val="standardContextual"/>
              </w:rPr>
              <w:t>X</w:t>
            </w:r>
          </w:p>
        </w:tc>
        <w:tc>
          <w:tcPr>
            <w:tcW w:w="1073" w:type="dxa"/>
            <w:tcBorders>
              <w:top w:val="nil"/>
              <w:bottom w:val="single" w:sz="4" w:space="0" w:color="auto"/>
            </w:tcBorders>
          </w:tcPr>
          <w:p w14:paraId="781192FF" w14:textId="77777777" w:rsidR="0057250E" w:rsidRDefault="0057250E" w:rsidP="004C686F">
            <w:pPr>
              <w:autoSpaceDE w:val="0"/>
              <w:autoSpaceDN w:val="0"/>
              <w:adjustRightInd w:val="0"/>
              <w:spacing w:line="276" w:lineRule="auto"/>
              <w:rPr>
                <w:rFonts w:ascii="Times New Roman" w:eastAsia="Aptos" w:hAnsi="Times New Roman" w:cs="Times New Roman"/>
                <w14:ligatures w14:val="standardContextual"/>
              </w:rPr>
            </w:pPr>
          </w:p>
          <w:p w14:paraId="4D2FDAA8" w14:textId="6BE2D4FB" w:rsidR="004C686F" w:rsidRPr="004C686F" w:rsidRDefault="004C686F" w:rsidP="004C686F">
            <w:pPr>
              <w:autoSpaceDE w:val="0"/>
              <w:autoSpaceDN w:val="0"/>
              <w:adjustRightInd w:val="0"/>
              <w:spacing w:line="276" w:lineRule="auto"/>
              <w:rPr>
                <w:rFonts w:ascii="Times New Roman" w:eastAsia="Aptos" w:hAnsi="Times New Roman" w:cs="Times New Roman"/>
                <w14:ligatures w14:val="standardContextual"/>
              </w:rPr>
            </w:pPr>
            <w:r w:rsidRPr="004C686F">
              <w:rPr>
                <w:rFonts w:ascii="Times New Roman" w:eastAsia="Aptos" w:hAnsi="Times New Roman" w:cs="Times New Roman"/>
                <w14:ligatures w14:val="standardContextual"/>
              </w:rPr>
              <w:t>X</w:t>
            </w:r>
          </w:p>
        </w:tc>
      </w:tr>
      <w:bookmarkEnd w:id="154"/>
    </w:tbl>
    <w:p w14:paraId="4DD0C20E" w14:textId="77777777" w:rsidR="001354F4" w:rsidRPr="007F7898" w:rsidRDefault="001354F4" w:rsidP="004C686F">
      <w:pPr>
        <w:autoSpaceDE w:val="0"/>
        <w:autoSpaceDN w:val="0"/>
        <w:adjustRightInd w:val="0"/>
        <w:spacing w:line="276" w:lineRule="auto"/>
        <w:rPr>
          <w:rFonts w:ascii="Times New Roman" w:eastAsia="Aptos" w:hAnsi="Times New Roman" w:cs="Times New Roman"/>
          <w14:ligatures w14:val="standardContextual"/>
        </w:rPr>
      </w:pPr>
    </w:p>
    <w:p w14:paraId="57C792F6" w14:textId="77777777" w:rsidR="007F7898" w:rsidRPr="007F7898" w:rsidRDefault="007F7898" w:rsidP="00C04FB2">
      <w:pPr>
        <w:pStyle w:val="Heading3"/>
        <w:rPr>
          <w:rFonts w:eastAsia="Aptos"/>
        </w:rPr>
      </w:pPr>
      <w:bookmarkStart w:id="155" w:name="_Toc201777847"/>
      <w:bookmarkStart w:id="156" w:name="_Toc201780039"/>
      <w:r w:rsidRPr="007F7898">
        <w:rPr>
          <w:rFonts w:eastAsia="Aptos"/>
        </w:rPr>
        <w:t>Band Director Themes</w:t>
      </w:r>
      <w:bookmarkEnd w:id="155"/>
      <w:bookmarkEnd w:id="156"/>
    </w:p>
    <w:p w14:paraId="1E5DC09C" w14:textId="77777777" w:rsidR="007F7898" w:rsidRPr="007F7898" w:rsidRDefault="007F7898" w:rsidP="007F7898">
      <w:pPr>
        <w:autoSpaceDE w:val="0"/>
        <w:autoSpaceDN w:val="0"/>
        <w:adjustRightInd w:val="0"/>
        <w:spacing w:line="480" w:lineRule="auto"/>
        <w:rPr>
          <w:rFonts w:ascii="Times New Roman" w:eastAsia="Aptos" w:hAnsi="Times New Roman" w:cs="Times New Roman"/>
          <w14:ligatures w14:val="standardContextual"/>
        </w:rPr>
      </w:pPr>
      <w:r w:rsidRPr="007F7898">
        <w:rPr>
          <w:rFonts w:ascii="Times New Roman" w:eastAsia="Aptos" w:hAnsi="Times New Roman" w:cs="Times New Roman"/>
          <w:b/>
          <w:bCs/>
          <w14:ligatures w14:val="standardContextual"/>
        </w:rPr>
        <w:t xml:space="preserve">Interview Question 2— Theme: Tradition. </w:t>
      </w:r>
      <w:r w:rsidRPr="007F7898">
        <w:rPr>
          <w:rFonts w:ascii="Times New Roman" w:eastAsia="Aptos" w:hAnsi="Times New Roman" w:cs="Times New Roman"/>
          <w14:ligatures w14:val="standardContextual"/>
        </w:rPr>
        <w:t>All six band directors indicated that a primary reason their band attends marching band competitions is that it is part of the tradition of their band program. Band Director 1 (D1) stated, "It's just what you do in our area." Band Director 3 (D3) said, “I believe at the heart of that question is somewhat tradition. It's something that's always been done. And you know the old adage, if it's always done, you're going to keep doing it.” Band Director 2 (D2) stated that he attends “because that's kind of the tradition in this area.”</w:t>
      </w:r>
    </w:p>
    <w:p w14:paraId="5BB64E17" w14:textId="28A743B2" w:rsidR="00D426C9" w:rsidRDefault="007F7898" w:rsidP="007F7898">
      <w:pPr>
        <w:autoSpaceDE w:val="0"/>
        <w:autoSpaceDN w:val="0"/>
        <w:adjustRightInd w:val="0"/>
        <w:spacing w:line="480" w:lineRule="auto"/>
        <w:rPr>
          <w:rFonts w:ascii="Times New Roman" w:eastAsia="Aptos" w:hAnsi="Times New Roman" w:cs="Times New Roman"/>
          <w14:ligatures w14:val="standardContextual"/>
        </w:rPr>
      </w:pPr>
      <w:r w:rsidRPr="007F7898">
        <w:rPr>
          <w:rFonts w:ascii="Times New Roman" w:eastAsia="Aptos" w:hAnsi="Times New Roman" w:cs="Times New Roman"/>
          <w:b/>
          <w:bCs/>
          <w14:ligatures w14:val="standardContextual"/>
        </w:rPr>
        <w:t xml:space="preserve">Interview Question 2— Theme: Getting Feedback. </w:t>
      </w:r>
      <w:r w:rsidR="00D426C9" w:rsidRPr="00D426C9">
        <w:rPr>
          <w:rFonts w:ascii="Times New Roman" w:eastAsia="Aptos" w:hAnsi="Times New Roman" w:cs="Times New Roman"/>
          <w14:ligatures w14:val="standardContextual"/>
        </w:rPr>
        <w:t xml:space="preserve">Another theme that emerged in the band director interviews was the use of feedback as a primary reason for attending band competitions. Directors consistently emphasized the educational value of receiving critiques from judges. D1 described competitions as a tool to “get feedback from judges on what you're doing, and what you're doing right, what you're doing wrong, and what you need to work on,” while D2 echoed this by stating, “I'm going to get feedback from other judges.” D5 expanded on this idea by incorporating judges' comments into his instructional practices, explaining, “I also play for them all of the judges’ comments… most of the time, they hear the same things that I tell them. However, it's… has more, you know, push… if it's coming through… a judge.” D4 also agreed </w:t>
      </w:r>
      <w:r w:rsidR="00D426C9" w:rsidRPr="00D426C9">
        <w:rPr>
          <w:rFonts w:ascii="Times New Roman" w:eastAsia="Aptos" w:hAnsi="Times New Roman" w:cs="Times New Roman"/>
          <w14:ligatures w14:val="standardContextual"/>
        </w:rPr>
        <w:lastRenderedPageBreak/>
        <w:t>that feedback factored into his decision to attend competitions, but placed more emphasis on the comparative aspect, noting that having “three individuals that just see us at one time” allows the band to evaluate its performance and see “where we place up against the other bands.” While all directors recognized the value of judges’ feedback, their perspectives varied slightly, some highlighted its role in musical growth, others in reinforcing instruction, and some in providing competitive context.</w:t>
      </w:r>
    </w:p>
    <w:p w14:paraId="04629D3A" w14:textId="77777777" w:rsidR="00D426C9" w:rsidRPr="00D426C9" w:rsidRDefault="007F7898" w:rsidP="00D426C9">
      <w:pPr>
        <w:autoSpaceDE w:val="0"/>
        <w:autoSpaceDN w:val="0"/>
        <w:adjustRightInd w:val="0"/>
        <w:spacing w:line="480" w:lineRule="auto"/>
        <w:rPr>
          <w:rFonts w:ascii="Times New Roman" w:hAnsi="Times New Roman" w:cs="Times New Roman"/>
        </w:rPr>
      </w:pPr>
      <w:r w:rsidRPr="007F7898">
        <w:rPr>
          <w:rFonts w:ascii="Times New Roman" w:eastAsia="Aptos" w:hAnsi="Times New Roman" w:cs="Times New Roman"/>
          <w:b/>
          <w:bCs/>
          <w14:ligatures w14:val="standardContextual"/>
        </w:rPr>
        <w:t xml:space="preserve">Interview Question 9 - Theme: Scoring and Awards are a Good Indicator of Musical Achievement. </w:t>
      </w:r>
      <w:r w:rsidR="00D426C9" w:rsidRPr="00D426C9">
        <w:rPr>
          <w:rFonts w:ascii="Times New Roman" w:hAnsi="Times New Roman" w:cs="Times New Roman"/>
        </w:rPr>
        <w:t>All the band directors interviewed rejected the idea that competition scores and awards are accurate measures of individual student musical achievement. Directors such as D1 and D2 criticized the inconsistency and lack of reliability in judging practices, with D1 noting the absence of judge certification and the subjective nature of evaluations.</w:t>
      </w:r>
      <w:r w:rsidR="00D426C9">
        <w:rPr>
          <w:rFonts w:ascii="Times New Roman" w:hAnsi="Times New Roman" w:cs="Times New Roman"/>
        </w:rPr>
        <w:t xml:space="preserve"> </w:t>
      </w:r>
      <w:r w:rsidR="00D426C9" w:rsidRPr="00D426C9">
        <w:rPr>
          <w:rFonts w:ascii="Times New Roman" w:hAnsi="Times New Roman" w:cs="Times New Roman"/>
        </w:rPr>
        <w:t xml:space="preserve">D1 stated, “I don't think that it's a great indicator. Each competition judges so much differently, and some of the judges are just flat-out unreliable.” He further stated, “In Alabama, there's no judge certification that they go through. It's just who you know comes and judges your competition. And I think all of that affects what could be considered an indicator of the student's musical achievement,” He emphatically added, “not get too caught up in it.”  D2 asserted, “I think there's so much that goes into the marching band judging. I don't think it reflects the students' actual musical capacity accurately.” D5 and D6 emphasized that adjudication of large ensembles cannot capture individual performance quality, especially within the short time constraints of a marching show. D5 responded, “Oh, no! Not on an individual basis, because you're being judged as a band. So, you can have students in there that are not excelling but are covered up. Hopefully, the balance is tipped by enough people that are doing things correctly that overall, you have a good product. “D6 agreed and stated adjudication cannot “measure music ability that well in such a large </w:t>
      </w:r>
      <w:r w:rsidR="00D426C9" w:rsidRPr="00D426C9">
        <w:rPr>
          <w:rFonts w:ascii="Times New Roman" w:hAnsi="Times New Roman" w:cs="Times New Roman"/>
        </w:rPr>
        <w:lastRenderedPageBreak/>
        <w:t>group, in such a short program.”</w:t>
      </w:r>
      <w:r w:rsidR="00D426C9">
        <w:rPr>
          <w:rFonts w:ascii="Times New Roman" w:hAnsi="Times New Roman" w:cs="Times New Roman"/>
        </w:rPr>
        <w:t xml:space="preserve"> </w:t>
      </w:r>
      <w:r w:rsidR="00D426C9" w:rsidRPr="00D426C9">
        <w:rPr>
          <w:rFonts w:ascii="Times New Roman" w:hAnsi="Times New Roman" w:cs="Times New Roman"/>
        </w:rPr>
        <w:t>While D3 and D4 allowed that scores might offer some insight, they ultimately agreed that these evaluations fall short of truly measuring student ability. D3</w:t>
      </w:r>
      <w:r w:rsidR="00D426C9" w:rsidRPr="00D426C9">
        <w:rPr>
          <w:rFonts w:ascii="Times New Roman" w:hAnsi="Times New Roman" w:cs="Times New Roman"/>
          <w:b/>
          <w:bCs/>
        </w:rPr>
        <w:t> </w:t>
      </w:r>
      <w:r w:rsidR="00D426C9" w:rsidRPr="00D426C9">
        <w:rPr>
          <w:rFonts w:ascii="Times New Roman" w:hAnsi="Times New Roman" w:cs="Times New Roman"/>
        </w:rPr>
        <w:t>felt that scores had their place but were “not the only indicator.” D4 felt the time of the performance hindered the assessment and replied, “Oh, I think in some ways they might, but overall, no, the scores can’t really measure actual student levels, just in one quick performance on a field.” </w:t>
      </w:r>
    </w:p>
    <w:p w14:paraId="159A3B3A" w14:textId="77777777" w:rsidR="00D426C9" w:rsidRDefault="00D426C9" w:rsidP="007F7898">
      <w:pPr>
        <w:autoSpaceDE w:val="0"/>
        <w:autoSpaceDN w:val="0"/>
        <w:adjustRightInd w:val="0"/>
        <w:spacing w:line="480" w:lineRule="auto"/>
        <w:rPr>
          <w:rFonts w:ascii="Times New Roman" w:eastAsia="Aptos" w:hAnsi="Times New Roman" w:cs="Times New Roman"/>
          <w14:ligatures w14:val="standardContextual"/>
        </w:rPr>
      </w:pPr>
      <w:r w:rsidRPr="00D426C9">
        <w:rPr>
          <w:rFonts w:ascii="Times New Roman" w:hAnsi="Times New Roman" w:cs="Times New Roman"/>
        </w:rPr>
        <w:t>Despite minor differences in how they articulated their concerns, the directors shared a consistent belief that competition results are not valid indicators of student musicianship.</w:t>
      </w:r>
      <w:r>
        <w:rPr>
          <w:rFonts w:ascii="Times New Roman" w:eastAsia="Aptos" w:hAnsi="Times New Roman" w:cs="Times New Roman"/>
          <w:b/>
          <w:bCs/>
          <w14:ligatures w14:val="standardContextual"/>
        </w:rPr>
        <w:t xml:space="preserve">  </w:t>
      </w:r>
      <w:r w:rsidR="007F7898" w:rsidRPr="007F7898">
        <w:rPr>
          <w:rFonts w:ascii="Times New Roman" w:eastAsia="Aptos" w:hAnsi="Times New Roman" w:cs="Times New Roman"/>
          <w14:ligatures w14:val="standardContextual"/>
        </w:rPr>
        <w:t xml:space="preserve"> </w:t>
      </w:r>
    </w:p>
    <w:p w14:paraId="27B4A304" w14:textId="58DEDC3D" w:rsidR="007F7898" w:rsidRPr="007F7898" w:rsidRDefault="007F7898" w:rsidP="007F7898">
      <w:pPr>
        <w:autoSpaceDE w:val="0"/>
        <w:autoSpaceDN w:val="0"/>
        <w:adjustRightInd w:val="0"/>
        <w:spacing w:line="480" w:lineRule="auto"/>
        <w:rPr>
          <w:rFonts w:ascii="Times New Roman" w:eastAsia="Aptos" w:hAnsi="Times New Roman" w:cs="Times New Roman"/>
          <w:b/>
          <w:bCs/>
          <w14:ligatures w14:val="standardContextual"/>
        </w:rPr>
      </w:pPr>
      <w:r w:rsidRPr="007F7898">
        <w:rPr>
          <w:rFonts w:ascii="Times New Roman" w:eastAsia="Aptos" w:hAnsi="Times New Roman" w:cs="Times New Roman"/>
          <w:b/>
          <w:bCs/>
          <w14:ligatures w14:val="standardContextual"/>
        </w:rPr>
        <w:t>Interview Question 6 – Theme: Success is Doing Your Best or Achieving Goals</w:t>
      </w:r>
    </w:p>
    <w:p w14:paraId="57DEA7D2" w14:textId="77777777" w:rsidR="007F7898" w:rsidRPr="007F7898" w:rsidRDefault="007F7898" w:rsidP="007F7898">
      <w:pPr>
        <w:autoSpaceDE w:val="0"/>
        <w:autoSpaceDN w:val="0"/>
        <w:adjustRightInd w:val="0"/>
        <w:spacing w:line="480" w:lineRule="auto"/>
        <w:rPr>
          <w:rFonts w:ascii="Times New Roman" w:eastAsia="Aptos" w:hAnsi="Times New Roman" w:cs="Times New Roman"/>
          <w14:ligatures w14:val="standardContextual"/>
        </w:rPr>
      </w:pPr>
      <w:commentRangeStart w:id="157"/>
      <w:r w:rsidRPr="007F7898">
        <w:rPr>
          <w:rFonts w:ascii="Times New Roman" w:eastAsia="Aptos" w:hAnsi="Times New Roman" w:cs="Times New Roman"/>
          <w14:ligatures w14:val="standardContextual"/>
        </w:rPr>
        <w:t xml:space="preserve">All six band directors asserted that they define success at a marching band competition as the band students doing their best and achieving their goals. </w:t>
      </w:r>
      <w:commentRangeEnd w:id="157"/>
      <w:r w:rsidR="005F31BD">
        <w:rPr>
          <w:rStyle w:val="CommentReference"/>
          <w:rFonts w:ascii="Times New Roman" w:hAnsi="Times New Roman"/>
        </w:rPr>
        <w:commentReference w:id="157"/>
      </w:r>
      <w:r w:rsidRPr="007F7898">
        <w:rPr>
          <w:rFonts w:ascii="Times New Roman" w:eastAsia="Aptos" w:hAnsi="Times New Roman" w:cs="Times New Roman"/>
          <w14:ligatures w14:val="standardContextual"/>
        </w:rPr>
        <w:t>D1 said he would define success “as, you know, the students are going, and they've worked hard all year and correctly all year. And, now, they're going to do the best of their ability at this competition. It's not so much about the score.” D2 stated that he wanted his band to “</w:t>
      </w:r>
      <w:r w:rsidRPr="00726249">
        <w:rPr>
          <w:rFonts w:ascii="Times New Roman" w:eastAsia="Aptos" w:hAnsi="Times New Roman" w:cs="Times New Roman"/>
          <w14:ligatures w14:val="standardContextual"/>
        </w:rPr>
        <w:t>do</w:t>
      </w:r>
      <w:r w:rsidRPr="007F7898">
        <w:rPr>
          <w:rFonts w:ascii="Times New Roman" w:eastAsia="Aptos" w:hAnsi="Times New Roman" w:cs="Times New Roman"/>
          <w:color w:val="000000"/>
          <w:kern w:val="2"/>
          <w14:ligatures w14:val="standardContextual"/>
        </w:rPr>
        <w:t xml:space="preserve"> the best we can on our field show, exactly what we've been working on all year.” </w:t>
      </w:r>
      <w:r w:rsidRPr="007F7898">
        <w:rPr>
          <w:rFonts w:ascii="Times New Roman" w:eastAsia="Aptos" w:hAnsi="Times New Roman" w:cs="Times New Roman"/>
          <w:b/>
          <w:bCs/>
          <w14:ligatures w14:val="standardContextual"/>
        </w:rPr>
        <w:t xml:space="preserve"> </w:t>
      </w:r>
      <w:r w:rsidRPr="007F7898">
        <w:rPr>
          <w:rFonts w:ascii="Times New Roman" w:eastAsia="Aptos" w:hAnsi="Times New Roman" w:cs="Times New Roman"/>
          <w14:ligatures w14:val="standardContextual"/>
        </w:rPr>
        <w:t>D5</w:t>
      </w:r>
      <w:r w:rsidRPr="007F7898">
        <w:rPr>
          <w:rFonts w:ascii="Times New Roman" w:eastAsia="Aptos" w:hAnsi="Times New Roman" w:cs="Times New Roman"/>
          <w:b/>
          <w:bCs/>
          <w14:ligatures w14:val="standardContextual"/>
        </w:rPr>
        <w:t xml:space="preserve"> </w:t>
      </w:r>
      <w:r w:rsidRPr="007F7898">
        <w:rPr>
          <w:rFonts w:ascii="Times New Roman" w:eastAsia="Aptos" w:hAnsi="Times New Roman" w:cs="Times New Roman"/>
          <w14:ligatures w14:val="standardContextual"/>
        </w:rPr>
        <w:t>shared his conversation with his band at the last competition of the season:</w:t>
      </w:r>
    </w:p>
    <w:p w14:paraId="13D8F530" w14:textId="5B141D94" w:rsidR="007F7898" w:rsidRDefault="007F7898" w:rsidP="00606E22">
      <w:pPr>
        <w:ind w:left="720"/>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I was telling my kids before we get out on the field and everything that my wish for them is to be able to come off the field and know that they did the best possible performance that they were capable of. My push is not let's get as many trophies or let's get this specific rating or whatever. I just want them to be able to do a performance that they're proud of and to also realize, if they have, how far they've come since the beginning of the season and see the progress that they've made and be proud of that.</w:t>
      </w:r>
    </w:p>
    <w:p w14:paraId="0689C8DB" w14:textId="77777777" w:rsidR="00E3773E" w:rsidRDefault="00E3773E" w:rsidP="00E3773E">
      <w:pPr>
        <w:rPr>
          <w:rFonts w:ascii="Times New Roman" w:eastAsia="Aptos" w:hAnsi="Times New Roman" w:cs="Times New Roman"/>
          <w:kern w:val="2"/>
          <w:szCs w:val="22"/>
          <w14:ligatures w14:val="standardContextual"/>
        </w:rPr>
      </w:pPr>
    </w:p>
    <w:p w14:paraId="233FE881" w14:textId="40B71496" w:rsidR="00E3773E" w:rsidRPr="007F7898" w:rsidRDefault="00E3773E" w:rsidP="00E3773E">
      <w:pPr>
        <w:spacing w:line="480" w:lineRule="auto"/>
        <w:rPr>
          <w:rFonts w:ascii="Times New Roman" w:eastAsia="Aptos" w:hAnsi="Times New Roman" w:cs="Times New Roman"/>
          <w:kern w:val="2"/>
          <w:szCs w:val="22"/>
          <w14:ligatures w14:val="standardContextual"/>
        </w:rPr>
      </w:pPr>
      <w:r w:rsidRPr="00E3773E">
        <w:rPr>
          <w:rFonts w:ascii="Times New Roman" w:eastAsia="Aptos" w:hAnsi="Times New Roman" w:cs="Times New Roman"/>
          <w:kern w:val="2"/>
          <w:szCs w:val="22"/>
          <w14:ligatures w14:val="standardContextual"/>
        </w:rPr>
        <w:t>While the directors agree that success at a competition is defined by student effort and personal achievement rather than external scores, they differ slightly in what they choose to emphasize</w:t>
      </w:r>
      <w:r>
        <w:rPr>
          <w:rFonts w:ascii="Times New Roman" w:eastAsia="Aptos" w:hAnsi="Times New Roman" w:cs="Times New Roman"/>
          <w:kern w:val="2"/>
          <w:szCs w:val="22"/>
          <w14:ligatures w14:val="standardContextual"/>
        </w:rPr>
        <w:t xml:space="preserve">, </w:t>
      </w:r>
      <w:r w:rsidRPr="00E3773E">
        <w:rPr>
          <w:rFonts w:ascii="Times New Roman" w:eastAsia="Aptos" w:hAnsi="Times New Roman" w:cs="Times New Roman"/>
          <w:kern w:val="2"/>
          <w:szCs w:val="22"/>
          <w14:ligatures w14:val="standardContextual"/>
        </w:rPr>
        <w:t>whether it’s the season-long preparation (D1), the quality of the final performance (D2), or the emotional/motivational messaging shared with students (D5). These nuances illustrate different leadership styles and pedagogical priorities, even within a shared philosophy.</w:t>
      </w:r>
    </w:p>
    <w:p w14:paraId="0542FA5F" w14:textId="77777777" w:rsidR="007F7898" w:rsidRPr="007F7898" w:rsidRDefault="007F7898" w:rsidP="00E3773E">
      <w:pPr>
        <w:pStyle w:val="Heading3"/>
        <w:rPr>
          <w:rFonts w:eastAsia="Aptos"/>
        </w:rPr>
      </w:pPr>
      <w:bookmarkStart w:id="158" w:name="_Toc201777848"/>
      <w:bookmarkStart w:id="159" w:name="_Toc201780040"/>
      <w:r w:rsidRPr="007F7898">
        <w:rPr>
          <w:rFonts w:eastAsia="Aptos"/>
        </w:rPr>
        <w:lastRenderedPageBreak/>
        <w:t>Administrator Themes</w:t>
      </w:r>
      <w:bookmarkEnd w:id="158"/>
      <w:bookmarkEnd w:id="159"/>
    </w:p>
    <w:p w14:paraId="758BD05F" w14:textId="77777777" w:rsidR="007F7898" w:rsidRPr="007F7898" w:rsidRDefault="007F7898" w:rsidP="007F7898">
      <w:pPr>
        <w:autoSpaceDE w:val="0"/>
        <w:autoSpaceDN w:val="0"/>
        <w:adjustRightInd w:val="0"/>
        <w:spacing w:line="480" w:lineRule="auto"/>
        <w:rPr>
          <w:rFonts w:ascii="TimesNewRomanPS-BoldMT" w:eastAsia="Aptos" w:hAnsi="TimesNewRomanPS-BoldMT" w:cs="TimesNewRomanPS-BoldMT"/>
          <w:b/>
          <w:bCs/>
          <w14:ligatures w14:val="standardContextual"/>
        </w:rPr>
      </w:pPr>
      <w:r w:rsidRPr="007F7898">
        <w:rPr>
          <w:rFonts w:ascii="TimesNewRomanPS-BoldMT" w:eastAsia="Aptos" w:hAnsi="TimesNewRomanPS-BoldMT" w:cs="TimesNewRomanPS-BoldMT"/>
          <w:b/>
          <w:bCs/>
          <w14:ligatures w14:val="standardContextual"/>
        </w:rPr>
        <w:t>Question 1 – Theme: No background with Competitions</w:t>
      </w:r>
    </w:p>
    <w:p w14:paraId="0FC5BFC1" w14:textId="064BE886" w:rsidR="007F7898" w:rsidRPr="007F7898" w:rsidRDefault="007F7898" w:rsidP="007F7898">
      <w:pPr>
        <w:autoSpaceDE w:val="0"/>
        <w:autoSpaceDN w:val="0"/>
        <w:adjustRightInd w:val="0"/>
        <w:spacing w:line="480" w:lineRule="auto"/>
        <w:rPr>
          <w:rFonts w:ascii="Times New Roman" w:eastAsia="Aptos" w:hAnsi="Times New Roman" w:cs="Times New Roman"/>
          <w14:ligatures w14:val="standardContextual"/>
        </w:rPr>
      </w:pPr>
      <w:r w:rsidRPr="007F7898">
        <w:rPr>
          <w:rFonts w:ascii="Times New Roman" w:eastAsia="Aptos" w:hAnsi="Times New Roman" w:cs="Times New Roman"/>
          <w14:ligatures w14:val="standardContextual"/>
        </w:rPr>
        <w:t>A noticeable theme that emerged within the administrators’ responses was the lack of knowledge and experience with marching band competitions. None of the administrators reported having any experience with marching band competitions</w:t>
      </w:r>
      <w:r w:rsidRPr="007F7898">
        <w:rPr>
          <w:rFonts w:ascii="Times New Roman" w:eastAsia="Aptos" w:hAnsi="Times New Roman" w:cs="Times New Roman"/>
          <w:b/>
          <w:bCs/>
          <w14:ligatures w14:val="standardContextual"/>
        </w:rPr>
        <w:t xml:space="preserve">. </w:t>
      </w:r>
      <w:r w:rsidRPr="007F7898">
        <w:rPr>
          <w:rFonts w:ascii="Times New Roman" w:eastAsia="Aptos" w:hAnsi="Times New Roman" w:cs="Times New Roman"/>
          <w14:ligatures w14:val="standardContextual"/>
        </w:rPr>
        <w:t xml:space="preserve">Additionally, none of the administrators could tell the researcher the score of the last competition the marching band attended. </w:t>
      </w:r>
    </w:p>
    <w:p w14:paraId="305A10AD" w14:textId="3164BD36" w:rsidR="007F7898" w:rsidRPr="007F7898" w:rsidRDefault="007F7898" w:rsidP="007F7898">
      <w:pPr>
        <w:autoSpaceDE w:val="0"/>
        <w:autoSpaceDN w:val="0"/>
        <w:adjustRightInd w:val="0"/>
        <w:spacing w:line="480" w:lineRule="auto"/>
        <w:rPr>
          <w:rFonts w:ascii="Times New Roman" w:eastAsia="Aptos" w:hAnsi="Times New Roman" w:cs="Times New Roman"/>
          <w14:ligatures w14:val="standardContextual"/>
        </w:rPr>
      </w:pPr>
      <w:r w:rsidRPr="007F7898">
        <w:rPr>
          <w:rFonts w:ascii="Times New Roman" w:eastAsia="Aptos" w:hAnsi="Times New Roman" w:cs="Times New Roman"/>
          <w:b/>
          <w:bCs/>
          <w14:ligatures w14:val="standardContextual"/>
        </w:rPr>
        <w:t xml:space="preserve">Interview Question 6 – Theme: Success. </w:t>
      </w:r>
      <w:r w:rsidR="00E3773E">
        <w:rPr>
          <w:rFonts w:ascii="Times New Roman" w:eastAsia="Aptos" w:hAnsi="Times New Roman" w:cs="Times New Roman"/>
          <w:b/>
          <w:bCs/>
          <w14:ligatures w14:val="standardContextual"/>
        </w:rPr>
        <w:t xml:space="preserve"> </w:t>
      </w:r>
      <w:r w:rsidR="00E3773E" w:rsidRPr="00E3773E">
        <w:rPr>
          <w:rFonts w:ascii="Times New Roman" w:eastAsia="Aptos" w:hAnsi="Times New Roman" w:cs="Times New Roman"/>
          <w14:ligatures w14:val="standardContextual"/>
        </w:rPr>
        <w:t>Administrators expressed two dominant views on defining success in marching band competitions: achieving awards and doing one's best. While Administrator 3 defined success strictly as “winning awards,” Administrators 1 and 2 emphasized student effort and overall performance quality. Administrators 5 and 6 acknowledged both perspectives, suggesting that success can be measured by both competitive outcomes and the effort put forth by the students. This range of responses highlights a division between those who prioritize external recognition and those who value intrinsic performance goals, with some administrators adopting a dual approach.</w:t>
      </w:r>
    </w:p>
    <w:p w14:paraId="1D20108D" w14:textId="4AC2B1EE" w:rsidR="00757CE7" w:rsidRDefault="007F7898" w:rsidP="007F7898">
      <w:pPr>
        <w:autoSpaceDE w:val="0"/>
        <w:autoSpaceDN w:val="0"/>
        <w:adjustRightInd w:val="0"/>
        <w:spacing w:line="480" w:lineRule="auto"/>
        <w:rPr>
          <w:rFonts w:ascii="Times New Roman" w:eastAsia="Aptos" w:hAnsi="Times New Roman" w:cs="Times New Roman"/>
          <w14:ligatures w14:val="standardContextual"/>
        </w:rPr>
      </w:pPr>
      <w:bookmarkStart w:id="160" w:name="_Hlk200273400"/>
      <w:r w:rsidRPr="007F7898">
        <w:rPr>
          <w:rFonts w:ascii="Times New Roman" w:eastAsia="Aptos" w:hAnsi="Times New Roman" w:cs="Times New Roman"/>
          <w:b/>
          <w:bCs/>
          <w14:ligatures w14:val="standardContextual"/>
        </w:rPr>
        <w:t xml:space="preserve">Interview Question 9 - Theme: Scoring and Awards are a Good Indicator of Musical Achievement. </w:t>
      </w:r>
      <w:bookmarkEnd w:id="160"/>
      <w:r w:rsidR="00757CE7" w:rsidRPr="00757CE7">
        <w:rPr>
          <w:rFonts w:ascii="Times New Roman" w:eastAsia="Aptos" w:hAnsi="Times New Roman" w:cs="Times New Roman"/>
          <w14:ligatures w14:val="standardContextual"/>
        </w:rPr>
        <w:t xml:space="preserve">A clear division emerged among the administrators regarding whether competition scores and awards accurately reflect student musical achievement. Four out of the six administrators, Administrators 2, 3, 5, and 6, believed that high scores and trophies are valid indicators of musical success. This perspective suggests shared confidence in the adjudication process and a tendency to equate external recognition with the quality of student performance. For example, Administrator 2 stated, “Yes, I do, because I know our band is good, and I know we usually get really good scores, so I think that the trophies and scores, you know, indicate that our band is really good.” In contrast, Administrators 1 and 4 disagreed with this view, indicating </w:t>
      </w:r>
      <w:r w:rsidR="00757CE7" w:rsidRPr="00757CE7">
        <w:rPr>
          <w:rFonts w:ascii="Times New Roman" w:eastAsia="Aptos" w:hAnsi="Times New Roman" w:cs="Times New Roman"/>
          <w14:ligatures w14:val="standardContextual"/>
        </w:rPr>
        <w:lastRenderedPageBreak/>
        <w:t>a belief that musical achievement cannot be accurately measured through competition outcomes alone. This divide reveals a tension between internal measures of student growth and musicianship versus external validation through competitive results, highlighting differing philosophies that may influence how music programs are evaluated and supported within the educational system.</w:t>
      </w:r>
    </w:p>
    <w:p w14:paraId="1DC8D3E1" w14:textId="5EA5E3C6" w:rsidR="007F7898" w:rsidRPr="007F7898" w:rsidRDefault="007F7898" w:rsidP="007F7898">
      <w:pPr>
        <w:autoSpaceDE w:val="0"/>
        <w:autoSpaceDN w:val="0"/>
        <w:adjustRightInd w:val="0"/>
        <w:spacing w:line="480" w:lineRule="auto"/>
        <w:rPr>
          <w:rFonts w:ascii="Times New Roman" w:eastAsia="Aptos" w:hAnsi="Times New Roman" w:cs="Times New Roman"/>
          <w14:ligatures w14:val="standardContextual"/>
        </w:rPr>
      </w:pPr>
      <w:r w:rsidRPr="007F7898">
        <w:rPr>
          <w:rFonts w:ascii="Times New Roman" w:eastAsia="Aptos" w:hAnsi="Times New Roman" w:cs="Times New Roman"/>
          <w:b/>
          <w:bCs/>
          <w14:ligatures w14:val="standardContextual"/>
        </w:rPr>
        <w:t xml:space="preserve">Interview Question 2 – Theme: Reasons to Attend. </w:t>
      </w:r>
      <w:r w:rsidRPr="007F7898">
        <w:rPr>
          <w:rFonts w:ascii="Times New Roman" w:eastAsia="Aptos" w:hAnsi="Times New Roman" w:cs="Times New Roman"/>
          <w14:ligatures w14:val="standardContextual"/>
        </w:rPr>
        <w:t>Two themes emerged in response to interview question 2 regarding the reasons bands attend competitions. The first theme, shared by A1, A2, A3, and A4, was comparing the band to other groups. Three administrators shared the belief that the next theme is that marching bands attend competitions to learn how to compete. A1 replied,” Because I think it's important that our kids learn to compete. And when you compete, you try to perform at a high level. And if you're not trying to go to compete against other bands, it's sometimes hard to push kids.”</w:t>
      </w:r>
    </w:p>
    <w:p w14:paraId="3C7526AC" w14:textId="77777777" w:rsidR="007F7898" w:rsidRPr="007F7898" w:rsidRDefault="007F7898" w:rsidP="00C04FB2">
      <w:pPr>
        <w:pStyle w:val="Heading3"/>
        <w:rPr>
          <w:rFonts w:eastAsia="Aptos"/>
        </w:rPr>
      </w:pPr>
      <w:bookmarkStart w:id="161" w:name="_Toc201777849"/>
      <w:bookmarkStart w:id="162" w:name="_Toc201780041"/>
      <w:r w:rsidRPr="007F7898">
        <w:rPr>
          <w:rFonts w:eastAsia="Aptos"/>
        </w:rPr>
        <w:t>Parent Themes</w:t>
      </w:r>
      <w:bookmarkEnd w:id="161"/>
      <w:bookmarkEnd w:id="162"/>
    </w:p>
    <w:p w14:paraId="6DF13673" w14:textId="77777777" w:rsidR="00757CE7" w:rsidRDefault="007F7898" w:rsidP="007F7898">
      <w:pPr>
        <w:autoSpaceDE w:val="0"/>
        <w:autoSpaceDN w:val="0"/>
        <w:adjustRightInd w:val="0"/>
        <w:spacing w:line="480" w:lineRule="auto"/>
        <w:rPr>
          <w:rFonts w:ascii="Times New Roman" w:eastAsia="Aptos" w:hAnsi="Times New Roman" w:cs="Times New Roman"/>
          <w14:ligatures w14:val="standardContextual"/>
        </w:rPr>
      </w:pPr>
      <w:bookmarkStart w:id="163" w:name="_Hlk200276388"/>
      <w:r w:rsidRPr="007F7898">
        <w:rPr>
          <w:rFonts w:ascii="Times New Roman" w:eastAsia="Aptos" w:hAnsi="Times New Roman" w:cs="Times New Roman"/>
          <w:b/>
          <w:bCs/>
          <w14:ligatures w14:val="standardContextual"/>
        </w:rPr>
        <w:t>Interview Question 2—Themes</w:t>
      </w:r>
      <w:bookmarkEnd w:id="163"/>
      <w:r w:rsidRPr="007F7898">
        <w:rPr>
          <w:rFonts w:ascii="Times New Roman" w:eastAsia="Aptos" w:hAnsi="Times New Roman" w:cs="Times New Roman"/>
          <w:b/>
          <w:bCs/>
          <w14:ligatures w14:val="standardContextual"/>
        </w:rPr>
        <w:t xml:space="preserve">: Observe Other Groups and Receive Feedback. </w:t>
      </w:r>
      <w:r w:rsidR="00757CE7" w:rsidRPr="00757CE7">
        <w:rPr>
          <w:rFonts w:ascii="Times New Roman" w:eastAsia="Aptos" w:hAnsi="Times New Roman" w:cs="Times New Roman"/>
          <w14:ligatures w14:val="standardContextual"/>
        </w:rPr>
        <w:t xml:space="preserve">Parent responses to interview question two revealed two main themes regarding the purpose of attending marching band competitions: observing other groups and receiving feedback from judges. While some parents emphasized one theme over the other, a few acknowledged both. Three parents stated that their band attends competitions to watch other groups perform, while four believed the primary purpose is to receive feedback from judges. For example, Parent 1 </w:t>
      </w:r>
      <w:r w:rsidR="00757CE7">
        <w:rPr>
          <w:rFonts w:ascii="Times New Roman" w:eastAsia="Aptos" w:hAnsi="Times New Roman" w:cs="Times New Roman"/>
          <w14:ligatures w14:val="standardContextual"/>
        </w:rPr>
        <w:t>believed</w:t>
      </w:r>
      <w:r w:rsidR="00757CE7" w:rsidRPr="00757CE7">
        <w:rPr>
          <w:rFonts w:ascii="Times New Roman" w:eastAsia="Aptos" w:hAnsi="Times New Roman" w:cs="Times New Roman"/>
          <w14:ligatures w14:val="standardContextual"/>
        </w:rPr>
        <w:t xml:space="preserve"> in the value of external evaluation, saying competitions provide “an outside view of how they're doing,” though she questioned the reliability of that feedback. Parent 3 focused on growth and improvement, noting that competitions offer constructive criticism “to make them better for the next competition or the next year.” In contrast, Parent 2 presented a more </w:t>
      </w:r>
      <w:r w:rsidR="00757CE7" w:rsidRPr="00757CE7">
        <w:rPr>
          <w:rFonts w:ascii="Times New Roman" w:eastAsia="Aptos" w:hAnsi="Times New Roman" w:cs="Times New Roman"/>
          <w14:ligatures w14:val="standardContextual"/>
        </w:rPr>
        <w:lastRenderedPageBreak/>
        <w:t>competitive viewpoint, stating the purpose was “to compete against other schools and show how good they are,” highlighting a focus on comparison and performance rather than feedback or observation. Parent 6 acknowledged both perspectives, suggesting that competitions serve to “see other groups and get opinions from judges.” These varied responses reflect both shared and contrasting viewpoints: while many parents value the educational and developmental aspects of competition, others also see it as a venue for recognition and comparison.</w:t>
      </w:r>
    </w:p>
    <w:p w14:paraId="7F526134" w14:textId="055561DD" w:rsidR="007F7898" w:rsidRPr="007F7898" w:rsidRDefault="007F7898" w:rsidP="007F7898">
      <w:pPr>
        <w:autoSpaceDE w:val="0"/>
        <w:autoSpaceDN w:val="0"/>
        <w:adjustRightInd w:val="0"/>
        <w:spacing w:line="480" w:lineRule="auto"/>
        <w:rPr>
          <w:rFonts w:ascii="Times New Roman" w:eastAsia="Aptos" w:hAnsi="Times New Roman" w:cs="Times New Roman"/>
          <w14:ligatures w14:val="standardContextual"/>
        </w:rPr>
      </w:pPr>
      <w:r w:rsidRPr="007F7898">
        <w:rPr>
          <w:rFonts w:ascii="Times New Roman" w:eastAsia="Aptos" w:hAnsi="Times New Roman" w:cs="Times New Roman"/>
          <w:b/>
          <w:bCs/>
          <w14:ligatures w14:val="standardContextual"/>
        </w:rPr>
        <w:t xml:space="preserve">Interview Question 9 - Theme: Scoring and Awards are a Good Indicator of Musical Achievement. </w:t>
      </w:r>
      <w:r w:rsidRPr="007F7898">
        <w:rPr>
          <w:rFonts w:ascii="Times New Roman" w:eastAsia="Aptos" w:hAnsi="Times New Roman" w:cs="Times New Roman"/>
          <w14:ligatures w14:val="standardContextual"/>
        </w:rPr>
        <w:t xml:space="preserve">Only one parent, P2, felt that scoring and awards are a good indicator of musical achievement. </w:t>
      </w:r>
      <w:r w:rsidR="00757CE7">
        <w:rPr>
          <w:rFonts w:ascii="Times New Roman" w:eastAsia="Aptos" w:hAnsi="Times New Roman" w:cs="Times New Roman"/>
          <w14:ligatures w14:val="standardContextual"/>
        </w:rPr>
        <w:t>In contrast, t</w:t>
      </w:r>
      <w:r w:rsidRPr="007F7898">
        <w:rPr>
          <w:rFonts w:ascii="Times New Roman" w:eastAsia="Aptos" w:hAnsi="Times New Roman" w:cs="Times New Roman"/>
          <w14:ligatures w14:val="standardContextual"/>
        </w:rPr>
        <w:t>he other 5 participants indicated that scoring and awards do not reflect student musical achievement. On this interview question, P2 supported her belief by replying, “You could convince somebody that your band was awesome, even if they really weren't, because a lot of people don't understand the scoring. I know I didn't for a long time, just the ones, twos, threes, or best in whatever, and then what they're comparing you to?” P5 added, “I think maybe necessarily those scores aren't always indicative of the skill level that's involved with the program.”</w:t>
      </w:r>
    </w:p>
    <w:p w14:paraId="1668162F" w14:textId="493D6525" w:rsidR="007F7898" w:rsidRPr="007F7898" w:rsidRDefault="007F7898" w:rsidP="007F7898">
      <w:pPr>
        <w:autoSpaceDE w:val="0"/>
        <w:autoSpaceDN w:val="0"/>
        <w:adjustRightInd w:val="0"/>
        <w:spacing w:line="480" w:lineRule="auto"/>
        <w:rPr>
          <w:rFonts w:ascii="Times New Roman" w:eastAsia="Aptos" w:hAnsi="Times New Roman" w:cs="Times New Roman"/>
          <w14:ligatures w14:val="standardContextual"/>
        </w:rPr>
      </w:pPr>
      <w:r w:rsidRPr="007F7898">
        <w:rPr>
          <w:rFonts w:ascii="Times New Roman" w:eastAsia="Aptos" w:hAnsi="Times New Roman" w:cs="Times New Roman"/>
          <w:b/>
          <w:bCs/>
          <w14:ligatures w14:val="standardContextual"/>
        </w:rPr>
        <w:t xml:space="preserve">Interview Question 6 – Theme: Scores and Awards. </w:t>
      </w:r>
      <w:r w:rsidR="00757CE7">
        <w:rPr>
          <w:rFonts w:ascii="Times New Roman" w:eastAsia="Aptos" w:hAnsi="Times New Roman" w:cs="Times New Roman"/>
          <w:b/>
          <w:bCs/>
          <w14:ligatures w14:val="standardContextual"/>
        </w:rPr>
        <w:t xml:space="preserve"> </w:t>
      </w:r>
      <w:r w:rsidR="00757CE7" w:rsidRPr="00757CE7">
        <w:rPr>
          <w:rFonts w:ascii="Times New Roman" w:eastAsia="Aptos" w:hAnsi="Times New Roman" w:cs="Times New Roman"/>
          <w14:ligatures w14:val="standardContextual"/>
        </w:rPr>
        <w:t xml:space="preserve">Parent responses revealed a strong consensus regarding how success in marching band competitions is defined. Five out of six parents identified scores and awards as the primary indicators of success, reflecting a shared emphasis on external recognition and competitive results. Parent 3 clearly articulated this dominant viewpoint by stating, “The top goal is always best in class, you know, within some of the categories, if not all,” reinforcing the idea that winning is central to perceived success. Although a few parents, such as Parent 1, acknowledged the value of effort and performance quality, with P1 stating, “If you go and you put on your best show, then I think that makes it </w:t>
      </w:r>
      <w:r w:rsidR="00757CE7" w:rsidRPr="00757CE7">
        <w:rPr>
          <w:rFonts w:ascii="Times New Roman" w:eastAsia="Aptos" w:hAnsi="Times New Roman" w:cs="Times New Roman"/>
          <w14:ligatures w14:val="standardContextual"/>
        </w:rPr>
        <w:lastRenderedPageBreak/>
        <w:t>successful,” this viewpoint was not widely echoed and did not form a recurring theme among the group. The one parent who did not reference awards or scores stood in contrast to the majority, highlighting a minority perspective that defines success more intrinsically. This contrast underscores a division in parental perceptions: while most prioritize tangible outcomes, a small minority consider personal or group effort to be more meaningful, though this view lacked broader support.</w:t>
      </w:r>
    </w:p>
    <w:p w14:paraId="3227BA27" w14:textId="77777777" w:rsidR="007F7898" w:rsidRPr="007F7898" w:rsidRDefault="007F7898" w:rsidP="00C04FB2">
      <w:pPr>
        <w:pStyle w:val="Heading3"/>
        <w:rPr>
          <w:rFonts w:eastAsia="Aptos"/>
        </w:rPr>
      </w:pPr>
      <w:bookmarkStart w:id="164" w:name="_Toc201777850"/>
      <w:bookmarkStart w:id="165" w:name="_Toc201780042"/>
      <w:r w:rsidRPr="007F7898">
        <w:rPr>
          <w:rFonts w:eastAsia="Aptos"/>
        </w:rPr>
        <w:t>Student Themes</w:t>
      </w:r>
      <w:bookmarkEnd w:id="164"/>
      <w:bookmarkEnd w:id="165"/>
    </w:p>
    <w:p w14:paraId="042C2724" w14:textId="59B8C4FF" w:rsidR="00FC44CA" w:rsidRPr="00FC44CA" w:rsidRDefault="007F7898" w:rsidP="00FC44CA">
      <w:pPr>
        <w:autoSpaceDE w:val="0"/>
        <w:autoSpaceDN w:val="0"/>
        <w:adjustRightInd w:val="0"/>
        <w:spacing w:line="480" w:lineRule="auto"/>
        <w:rPr>
          <w:rFonts w:ascii="Times New Roman" w:eastAsia="Aptos" w:hAnsi="Times New Roman" w:cs="Times New Roman"/>
          <w14:ligatures w14:val="standardContextual"/>
        </w:rPr>
      </w:pPr>
      <w:r w:rsidRPr="007F7898">
        <w:rPr>
          <w:rFonts w:ascii="Times New Roman" w:eastAsia="Aptos" w:hAnsi="Times New Roman" w:cs="Times New Roman"/>
          <w:b/>
          <w:bCs/>
          <w14:ligatures w14:val="standardContextual"/>
        </w:rPr>
        <w:t>Interview Question 2—Themes: Fun and Comparison</w:t>
      </w:r>
      <w:r w:rsidRPr="00FC44CA">
        <w:rPr>
          <w:rFonts w:ascii="Times New Roman" w:eastAsia="Aptos" w:hAnsi="Times New Roman" w:cs="Times New Roman"/>
          <w14:ligatures w14:val="standardContextual"/>
        </w:rPr>
        <w:t xml:space="preserve">. </w:t>
      </w:r>
      <w:r w:rsidR="00FC44CA" w:rsidRPr="00FC44CA">
        <w:rPr>
          <w:rFonts w:ascii="Times New Roman" w:eastAsia="Aptos" w:hAnsi="Times New Roman" w:cs="Times New Roman"/>
          <w14:ligatures w14:val="standardContextual"/>
        </w:rPr>
        <w:t xml:space="preserve"> Student responses to why their band attends competitions revealed two overlapping but distinct themes: attending for fun and attending for comparison with other bands. Three students</w:t>
      </w:r>
      <w:r w:rsidR="00FC44CA">
        <w:rPr>
          <w:rFonts w:ascii="Times New Roman" w:eastAsia="Aptos" w:hAnsi="Times New Roman" w:cs="Times New Roman"/>
          <w14:ligatures w14:val="standardContextual"/>
        </w:rPr>
        <w:t xml:space="preserve">, </w:t>
      </w:r>
      <w:r w:rsidR="00FC44CA" w:rsidRPr="00FC44CA">
        <w:rPr>
          <w:rFonts w:ascii="Times New Roman" w:eastAsia="Aptos" w:hAnsi="Times New Roman" w:cs="Times New Roman"/>
          <w14:ligatures w14:val="standardContextual"/>
        </w:rPr>
        <w:t>S2, S5, and S6</w:t>
      </w:r>
      <w:r w:rsidR="00FC44CA">
        <w:rPr>
          <w:rFonts w:ascii="Times New Roman" w:eastAsia="Aptos" w:hAnsi="Times New Roman" w:cs="Times New Roman"/>
          <w14:ligatures w14:val="standardContextual"/>
        </w:rPr>
        <w:t xml:space="preserve">, </w:t>
      </w:r>
      <w:r w:rsidR="00FC44CA" w:rsidRPr="00FC44CA">
        <w:rPr>
          <w:rFonts w:ascii="Times New Roman" w:eastAsia="Aptos" w:hAnsi="Times New Roman" w:cs="Times New Roman"/>
          <w14:ligatures w14:val="standardContextual"/>
        </w:rPr>
        <w:t>identified enjoyment as a key reason, suggesting that competitions offer a positive, engaging experience beyond the competitive aspect. At the same time, four students</w:t>
      </w:r>
      <w:r w:rsidR="00FC44CA">
        <w:rPr>
          <w:rFonts w:ascii="Times New Roman" w:eastAsia="Aptos" w:hAnsi="Times New Roman" w:cs="Times New Roman"/>
          <w14:ligatures w14:val="standardContextual"/>
        </w:rPr>
        <w:t xml:space="preserve"> </w:t>
      </w:r>
      <w:r w:rsidR="00FC44CA" w:rsidRPr="00FC44CA">
        <w:rPr>
          <w:rFonts w:ascii="Times New Roman" w:eastAsia="Aptos" w:hAnsi="Times New Roman" w:cs="Times New Roman"/>
          <w14:ligatures w14:val="standardContextual"/>
        </w:rPr>
        <w:t>S1, S2, S3, and S4emphasized the opportunity to compare their band’s performance to others, indicating a more evaluative or motivational purpose.</w:t>
      </w:r>
      <w:r w:rsidR="00FC44CA">
        <w:rPr>
          <w:rFonts w:ascii="Times New Roman" w:eastAsia="Aptos" w:hAnsi="Times New Roman" w:cs="Times New Roman"/>
          <w14:ligatures w14:val="standardContextual"/>
        </w:rPr>
        <w:t xml:space="preserve"> </w:t>
      </w:r>
      <w:r w:rsidR="00FC44CA" w:rsidRPr="00FC44CA">
        <w:rPr>
          <w:rFonts w:ascii="Times New Roman" w:eastAsia="Aptos" w:hAnsi="Times New Roman" w:cs="Times New Roman"/>
          <w14:ligatures w14:val="standardContextual"/>
        </w:rPr>
        <w:t xml:space="preserve">Notably, S2 mentioned both themes, stating that seeing other bands perform can inspire students to work harder, blending the </w:t>
      </w:r>
      <w:r w:rsidR="00FC44CA">
        <w:rPr>
          <w:rFonts w:ascii="Times New Roman" w:eastAsia="Aptos" w:hAnsi="Times New Roman" w:cs="Times New Roman"/>
          <w14:ligatures w14:val="standardContextual"/>
        </w:rPr>
        <w:t>event's excitement</w:t>
      </w:r>
      <w:r w:rsidR="00FC44CA" w:rsidRPr="00FC44CA">
        <w:rPr>
          <w:rFonts w:ascii="Times New Roman" w:eastAsia="Aptos" w:hAnsi="Times New Roman" w:cs="Times New Roman"/>
          <w14:ligatures w14:val="standardContextual"/>
        </w:rPr>
        <w:t xml:space="preserve"> with its potential to drive improvement. Similarly, S1 and S4 focused on using competitions as a benchmark, with S1 noting the desire “to compare ourselves to other groups” and S4 explicitly stating they want to “see where we stack up.” These responses show a consistent belief that competition provides valuable perspective, either through direct comparison or by encouraging growth.</w:t>
      </w:r>
    </w:p>
    <w:p w14:paraId="556278E6" w14:textId="22FBB2C1" w:rsidR="00FC44CA" w:rsidRPr="00FC44CA" w:rsidRDefault="00FC44CA" w:rsidP="007F7898">
      <w:pPr>
        <w:autoSpaceDE w:val="0"/>
        <w:autoSpaceDN w:val="0"/>
        <w:adjustRightInd w:val="0"/>
        <w:spacing w:line="480" w:lineRule="auto"/>
        <w:rPr>
          <w:rFonts w:ascii="Times New Roman" w:eastAsia="Aptos" w:hAnsi="Times New Roman" w:cs="Times New Roman"/>
          <w14:ligatures w14:val="standardContextual"/>
        </w:rPr>
      </w:pPr>
      <w:r w:rsidRPr="00FC44CA">
        <w:rPr>
          <w:rFonts w:ascii="Times New Roman" w:eastAsia="Aptos" w:hAnsi="Times New Roman" w:cs="Times New Roman"/>
          <w14:ligatures w14:val="standardContextual"/>
        </w:rPr>
        <w:t>The presence of both themes across multiple responses</w:t>
      </w:r>
      <w:r>
        <w:rPr>
          <w:rFonts w:ascii="Times New Roman" w:eastAsia="Aptos" w:hAnsi="Times New Roman" w:cs="Times New Roman"/>
          <w14:ligatures w14:val="standardContextual"/>
        </w:rPr>
        <w:t xml:space="preserve">, </w:t>
      </w:r>
      <w:r w:rsidRPr="00FC44CA">
        <w:rPr>
          <w:rFonts w:ascii="Times New Roman" w:eastAsia="Aptos" w:hAnsi="Times New Roman" w:cs="Times New Roman"/>
          <w14:ligatures w14:val="standardContextual"/>
        </w:rPr>
        <w:t>sometimes even within the same response</w:t>
      </w:r>
      <w:r>
        <w:rPr>
          <w:rFonts w:ascii="Times New Roman" w:eastAsia="Aptos" w:hAnsi="Times New Roman" w:cs="Times New Roman"/>
          <w14:ligatures w14:val="standardContextual"/>
        </w:rPr>
        <w:t xml:space="preserve">, </w:t>
      </w:r>
      <w:r w:rsidRPr="00FC44CA">
        <w:rPr>
          <w:rFonts w:ascii="Times New Roman" w:eastAsia="Aptos" w:hAnsi="Times New Roman" w:cs="Times New Roman"/>
          <w14:ligatures w14:val="standardContextual"/>
        </w:rPr>
        <w:t xml:space="preserve">suggests that students do not see fun and evaluation as mutually exclusive. Instead, they often perceive competitions as both enjoyable social events and motivating learning </w:t>
      </w:r>
      <w:r w:rsidRPr="00FC44CA">
        <w:rPr>
          <w:rFonts w:ascii="Times New Roman" w:eastAsia="Aptos" w:hAnsi="Times New Roman" w:cs="Times New Roman"/>
          <w14:ligatures w14:val="standardContextual"/>
        </w:rPr>
        <w:lastRenderedPageBreak/>
        <w:t>experiences, highlighting a complementary relationship rather than a contradiction between the two perspectives.</w:t>
      </w:r>
    </w:p>
    <w:p w14:paraId="32A17415" w14:textId="3C37B874" w:rsidR="007F7898" w:rsidRPr="007F7898" w:rsidRDefault="007F7898" w:rsidP="00396755">
      <w:pPr>
        <w:autoSpaceDE w:val="0"/>
        <w:autoSpaceDN w:val="0"/>
        <w:adjustRightInd w:val="0"/>
        <w:spacing w:line="480" w:lineRule="auto"/>
        <w:rPr>
          <w:rFonts w:ascii="Times New Roman" w:eastAsia="Aptos" w:hAnsi="Times New Roman" w:cs="Times New Roman"/>
          <w14:ligatures w14:val="standardContextual"/>
        </w:rPr>
      </w:pPr>
      <w:r w:rsidRPr="007F7898">
        <w:rPr>
          <w:rFonts w:ascii="Times New Roman" w:eastAsia="Aptos" w:hAnsi="Times New Roman" w:cs="Times New Roman"/>
          <w:b/>
          <w:bCs/>
          <w14:ligatures w14:val="standardContextual"/>
        </w:rPr>
        <w:t xml:space="preserve">Interview Question 9 - Theme: Scoring and Awards are a Good Indicator of Musical Achievement. </w:t>
      </w:r>
      <w:r w:rsidR="00396755" w:rsidRPr="00396755">
        <w:rPr>
          <w:rFonts w:ascii="Times New Roman" w:eastAsia="Aptos" w:hAnsi="Times New Roman" w:cs="Times New Roman"/>
          <w14:ligatures w14:val="standardContextual"/>
        </w:rPr>
        <w:t>Student responses revealed a clear consensus against the idea that competition scores and awards are reliable indicators of musical achievement, with only one exception. Student 4 (S4) was the only respondent to agree, stating that scores and awards are good indicators, though notably, S4 did not provide any reasoning to support this view. In contrast, the remaining students explicitly rejected the notion, offering thoughtful explanations. Student 1 (S1) emphasized personal and group satisfaction over external validation, stating that success is defined by whether “the music sounded good to us.” Student 5 (S5) questioned the validity of scores in measuring individual musicianship, while Student 2 (S2) viewed scores as feedback tools rather than definitive measures of achievement.</w:t>
      </w:r>
      <w:r w:rsidR="00396755">
        <w:rPr>
          <w:rFonts w:ascii="Times New Roman" w:eastAsia="Aptos" w:hAnsi="Times New Roman" w:cs="Times New Roman"/>
          <w14:ligatures w14:val="standardContextual"/>
        </w:rPr>
        <w:t xml:space="preserve"> </w:t>
      </w:r>
      <w:r w:rsidR="00396755" w:rsidRPr="00396755">
        <w:rPr>
          <w:rFonts w:ascii="Times New Roman" w:eastAsia="Aptos" w:hAnsi="Times New Roman" w:cs="Times New Roman"/>
          <w14:ligatures w14:val="standardContextual"/>
        </w:rPr>
        <w:t>The contradiction between S4’s brief agreement and the other students’ more reflective disagreement highlights a clear divide, with the majority aligning around a more holistic and internalized view of success. Most students saw musical achievement as something measured by effort, improvement, and personal fulfillment, rather than by competitive outcomes. This contrast underscores a broader theme in student perceptions: a skepticism toward the objectivity and value of competition scores in fully capturing musical growth and success.</w:t>
      </w:r>
    </w:p>
    <w:p w14:paraId="62AAB29B" w14:textId="0FCEEC64" w:rsidR="007F7898" w:rsidRPr="007F7898" w:rsidRDefault="007F7898" w:rsidP="007F7898">
      <w:pPr>
        <w:autoSpaceDE w:val="0"/>
        <w:autoSpaceDN w:val="0"/>
        <w:adjustRightInd w:val="0"/>
        <w:spacing w:line="480" w:lineRule="auto"/>
        <w:rPr>
          <w:rFonts w:ascii="Times New Roman" w:eastAsia="Aptos" w:hAnsi="Times New Roman" w:cs="Times New Roman"/>
          <w14:ligatures w14:val="standardContextual"/>
        </w:rPr>
      </w:pPr>
      <w:r w:rsidRPr="007F7898">
        <w:rPr>
          <w:rFonts w:ascii="Times New Roman" w:eastAsia="Aptos" w:hAnsi="Times New Roman" w:cs="Times New Roman"/>
          <w:b/>
          <w:bCs/>
          <w14:ligatures w14:val="standardContextual"/>
        </w:rPr>
        <w:t xml:space="preserve">Interview Question 3 – Theme: Positive Experience. </w:t>
      </w:r>
      <w:r w:rsidRPr="007F7898">
        <w:rPr>
          <w:rFonts w:ascii="Times New Roman" w:eastAsia="Aptos" w:hAnsi="Times New Roman" w:cs="Times New Roman"/>
          <w14:ligatures w14:val="standardContextual"/>
        </w:rPr>
        <w:t xml:space="preserve">All students described their experience at the last competition as an overall positive experience. </w:t>
      </w:r>
    </w:p>
    <w:p w14:paraId="2232F453" w14:textId="77777777" w:rsidR="007F7898" w:rsidRPr="007F7898" w:rsidRDefault="007F7898" w:rsidP="008F4B7D">
      <w:pPr>
        <w:pStyle w:val="Heading2"/>
      </w:pPr>
      <w:bookmarkStart w:id="166" w:name="_Toc201777851"/>
      <w:bookmarkStart w:id="167" w:name="_Toc201780043"/>
      <w:r w:rsidRPr="007F7898">
        <w:t>Alignment with Research Questions</w:t>
      </w:r>
      <w:bookmarkEnd w:id="166"/>
      <w:bookmarkEnd w:id="167"/>
    </w:p>
    <w:p w14:paraId="17D3E7C6" w14:textId="77777777" w:rsidR="007F7898" w:rsidRPr="007F7898" w:rsidRDefault="007F7898" w:rsidP="00396755">
      <w:pPr>
        <w:spacing w:line="480" w:lineRule="auto"/>
        <w:ind w:firstLine="720"/>
        <w:rPr>
          <w:rFonts w:ascii="Times New Roman" w:eastAsia="Aptos" w:hAnsi="Times New Roman" w:cs="Times New Roman"/>
          <w14:ligatures w14:val="standardContextual"/>
        </w:rPr>
      </w:pPr>
      <w:r w:rsidRPr="007F7898">
        <w:rPr>
          <w:rFonts w:ascii="Times New Roman" w:eastAsia="Aptos" w:hAnsi="Times New Roman" w:cs="Times New Roman"/>
          <w:kern w:val="2"/>
          <w:szCs w:val="22"/>
          <w14:ligatures w14:val="standardContextual"/>
        </w:rPr>
        <w:t xml:space="preserve">Three central research questions guided the study and focused on the lived experiences of stakeholders involved in marching band competitions. The study aimed to identify unexplored </w:t>
      </w:r>
      <w:r w:rsidRPr="007F7898">
        <w:rPr>
          <w:rFonts w:ascii="Times New Roman" w:eastAsia="Aptos" w:hAnsi="Times New Roman" w:cs="Times New Roman"/>
          <w:kern w:val="2"/>
          <w:szCs w:val="22"/>
          <w14:ligatures w14:val="standardContextual"/>
        </w:rPr>
        <w:lastRenderedPageBreak/>
        <w:t xml:space="preserve">perspectives and determine the relationship between actual student performance abilities and stakeholders’ perceived success at marching band competitions in schools of varying sizes. This section aligns the themes that emerged from the interviews </w:t>
      </w:r>
      <w:r w:rsidRPr="007F7898">
        <w:rPr>
          <w:rFonts w:ascii="Times New Roman" w:eastAsia="Aptos" w:hAnsi="Times New Roman" w:cs="Times New Roman"/>
          <w14:ligatures w14:val="standardContextual"/>
        </w:rPr>
        <w:t>with the applicable research question.</w:t>
      </w:r>
    </w:p>
    <w:p w14:paraId="376F65AE" w14:textId="77777777" w:rsidR="007F7898" w:rsidRPr="007F7898" w:rsidRDefault="007F7898" w:rsidP="0003391C">
      <w:pPr>
        <w:pStyle w:val="Heading3"/>
        <w:rPr>
          <w:rFonts w:eastAsia="Aptos"/>
        </w:rPr>
      </w:pPr>
      <w:bookmarkStart w:id="168" w:name="_Toc201777852"/>
      <w:bookmarkStart w:id="169" w:name="_Toc201780044"/>
      <w:r w:rsidRPr="007F7898">
        <w:rPr>
          <w:rFonts w:eastAsia="Aptos"/>
        </w:rPr>
        <w:t>Research Question One</w:t>
      </w:r>
      <w:bookmarkEnd w:id="168"/>
      <w:bookmarkEnd w:id="169"/>
    </w:p>
    <w:p w14:paraId="479C9A61" w14:textId="77777777" w:rsidR="007F7898" w:rsidRPr="00E75071" w:rsidRDefault="007F7898" w:rsidP="007F7898">
      <w:pPr>
        <w:spacing w:after="160" w:line="480" w:lineRule="auto"/>
        <w:contextualSpacing/>
        <w:rPr>
          <w:rFonts w:ascii="Times New Roman" w:eastAsia="Aptos" w:hAnsi="Times New Roman" w:cs="Times New Roman"/>
          <w:kern w:val="2"/>
          <w:szCs w:val="22"/>
          <w14:ligatures w14:val="standardContextual"/>
        </w:rPr>
      </w:pPr>
      <w:bookmarkStart w:id="170" w:name="_Hlk200285495"/>
      <w:commentRangeStart w:id="171"/>
      <w:r w:rsidRPr="00E75071">
        <w:rPr>
          <w:rFonts w:ascii="Times New Roman" w:eastAsia="Aptos" w:hAnsi="Times New Roman" w:cs="Times New Roman"/>
          <w:kern w:val="2"/>
          <w:szCs w:val="22"/>
          <w14:ligatures w14:val="standardContextual"/>
        </w:rPr>
        <w:t xml:space="preserve">Do students’ performance abilities in tone, intonation, technique, rhythm, balance, musicianship, and other factors reflect scores received at marching band competitions? </w:t>
      </w:r>
      <w:commentRangeEnd w:id="171"/>
      <w:r w:rsidR="005F31BD" w:rsidRPr="00E75071">
        <w:rPr>
          <w:rStyle w:val="CommentReference"/>
          <w:rFonts w:ascii="Times New Roman" w:hAnsi="Times New Roman"/>
        </w:rPr>
        <w:commentReference w:id="171"/>
      </w:r>
    </w:p>
    <w:bookmarkEnd w:id="170"/>
    <w:p w14:paraId="5DDB50BB"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To compare students’ performance abilities with marching band competition scores, the researcher first examined the performance abilities of the bands in the study. Performance abilities in tone, intonation, technique, rhythm, balance, musicianship, and other general factors were assessed using the Alabama Bandmasters Association Music Performance Assessment Rubric. Table 10 lists those results by school. </w:t>
      </w:r>
    </w:p>
    <w:p w14:paraId="41B4F970" w14:textId="6690985B" w:rsidR="007F7898" w:rsidRPr="007F7898" w:rsidRDefault="007F7898" w:rsidP="007F7898">
      <w:pPr>
        <w:spacing w:after="160" w:line="480" w:lineRule="auto"/>
        <w:contextualSpacing/>
        <w:rPr>
          <w:rFonts w:ascii="Times New Roman" w:eastAsia="Aptos" w:hAnsi="Times New Roman" w:cs="Times New Roman"/>
          <w:b/>
          <w:bCs/>
          <w:kern w:val="2"/>
          <w:szCs w:val="22"/>
          <w14:ligatures w14:val="standardContextual"/>
        </w:rPr>
      </w:pPr>
      <w:r w:rsidRPr="007F7898">
        <w:rPr>
          <w:rFonts w:ascii="Times New Roman" w:eastAsia="Aptos" w:hAnsi="Times New Roman" w:cs="Times New Roman"/>
          <w:b/>
          <w:bCs/>
          <w:kern w:val="2"/>
          <w:szCs w:val="22"/>
          <w14:ligatures w14:val="standardContextual"/>
        </w:rPr>
        <w:t xml:space="preserve">Table 10. Music </w:t>
      </w:r>
      <w:r w:rsidR="00F8371D">
        <w:rPr>
          <w:rFonts w:ascii="Times New Roman" w:eastAsia="Aptos" w:hAnsi="Times New Roman" w:cs="Times New Roman"/>
          <w:b/>
          <w:bCs/>
          <w:kern w:val="2"/>
          <w:szCs w:val="22"/>
          <w14:ligatures w14:val="standardContextual"/>
        </w:rPr>
        <w:t>p</w:t>
      </w:r>
      <w:r w:rsidRPr="007F7898">
        <w:rPr>
          <w:rFonts w:ascii="Times New Roman" w:eastAsia="Aptos" w:hAnsi="Times New Roman" w:cs="Times New Roman"/>
          <w:b/>
          <w:bCs/>
          <w:kern w:val="2"/>
          <w:szCs w:val="22"/>
          <w14:ligatures w14:val="standardContextual"/>
        </w:rPr>
        <w:t xml:space="preserve">erformance </w:t>
      </w:r>
      <w:r w:rsidR="00F8371D">
        <w:rPr>
          <w:rFonts w:ascii="Times New Roman" w:eastAsia="Aptos" w:hAnsi="Times New Roman" w:cs="Times New Roman"/>
          <w:b/>
          <w:bCs/>
          <w:kern w:val="2"/>
          <w:szCs w:val="22"/>
          <w14:ligatures w14:val="standardContextual"/>
        </w:rPr>
        <w:t>a</w:t>
      </w:r>
      <w:r w:rsidRPr="007F7898">
        <w:rPr>
          <w:rFonts w:ascii="Times New Roman" w:eastAsia="Aptos" w:hAnsi="Times New Roman" w:cs="Times New Roman"/>
          <w:b/>
          <w:bCs/>
          <w:kern w:val="2"/>
          <w:szCs w:val="22"/>
          <w14:ligatures w14:val="standardContextual"/>
        </w:rPr>
        <w:t xml:space="preserve">ssessment </w:t>
      </w:r>
      <w:r w:rsidR="00B329CB">
        <w:rPr>
          <w:rFonts w:ascii="Times New Roman" w:eastAsia="Aptos" w:hAnsi="Times New Roman" w:cs="Times New Roman"/>
          <w:b/>
          <w:bCs/>
          <w:kern w:val="2"/>
          <w:szCs w:val="22"/>
          <w14:ligatures w14:val="standardContextual"/>
        </w:rPr>
        <w:t>r</w:t>
      </w:r>
      <w:r w:rsidRPr="007F7898">
        <w:rPr>
          <w:rFonts w:ascii="Times New Roman" w:eastAsia="Aptos" w:hAnsi="Times New Roman" w:cs="Times New Roman"/>
          <w:b/>
          <w:bCs/>
          <w:kern w:val="2"/>
          <w:szCs w:val="22"/>
          <w14:ligatures w14:val="standardContextual"/>
        </w:rPr>
        <w:t xml:space="preserve">ubric </w:t>
      </w:r>
      <w:r w:rsidR="00F8371D">
        <w:rPr>
          <w:rFonts w:ascii="Times New Roman" w:eastAsia="Aptos" w:hAnsi="Times New Roman" w:cs="Times New Roman"/>
          <w:b/>
          <w:bCs/>
          <w:kern w:val="2"/>
          <w:szCs w:val="22"/>
          <w14:ligatures w14:val="standardContextual"/>
        </w:rPr>
        <w:t>r</w:t>
      </w:r>
      <w:r w:rsidRPr="007F7898">
        <w:rPr>
          <w:rFonts w:ascii="Times New Roman" w:eastAsia="Aptos" w:hAnsi="Times New Roman" w:cs="Times New Roman"/>
          <w:b/>
          <w:bCs/>
          <w:kern w:val="2"/>
          <w:szCs w:val="22"/>
          <w14:ligatures w14:val="standardContextual"/>
        </w:rPr>
        <w:t>esults</w:t>
      </w:r>
    </w:p>
    <w:tbl>
      <w:tblPr>
        <w:tblStyle w:val="GridTable1Light"/>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9"/>
        <w:gridCol w:w="780"/>
        <w:gridCol w:w="1127"/>
        <w:gridCol w:w="1127"/>
        <w:gridCol w:w="954"/>
        <w:gridCol w:w="954"/>
        <w:gridCol w:w="1404"/>
        <w:gridCol w:w="1010"/>
        <w:gridCol w:w="880"/>
      </w:tblGrid>
      <w:tr w:rsidR="00421F0E" w:rsidRPr="00421F0E" w14:paraId="756223D1" w14:textId="77777777" w:rsidTr="00B329CB">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209" w:type="dxa"/>
            <w:tcBorders>
              <w:top w:val="single" w:sz="4" w:space="0" w:color="auto"/>
              <w:bottom w:val="single" w:sz="4" w:space="0" w:color="auto"/>
            </w:tcBorders>
            <w:hideMark/>
          </w:tcPr>
          <w:p w14:paraId="027AE90A" w14:textId="77777777" w:rsidR="00421F0E" w:rsidRPr="00421F0E" w:rsidRDefault="00421F0E" w:rsidP="00421F0E">
            <w:pPr>
              <w:spacing w:after="160" w:line="276" w:lineRule="auto"/>
              <w:contextualSpacing/>
              <w:rPr>
                <w:rFonts w:ascii="Times New Roman" w:eastAsia="Aptos" w:hAnsi="Times New Roman" w:cs="Times New Roman"/>
                <w:kern w:val="2"/>
                <w:sz w:val="20"/>
                <w:szCs w:val="20"/>
                <w14:ligatures w14:val="standardContextual"/>
              </w:rPr>
            </w:pPr>
            <w:r w:rsidRPr="00421F0E">
              <w:rPr>
                <w:rFonts w:ascii="Times New Roman" w:eastAsia="Aptos" w:hAnsi="Times New Roman" w:cs="Times New Roman"/>
                <w:kern w:val="2"/>
                <w:sz w:val="20"/>
                <w:szCs w:val="20"/>
                <w14:ligatures w14:val="standardContextual"/>
              </w:rPr>
              <w:t>School</w:t>
            </w:r>
          </w:p>
        </w:tc>
        <w:tc>
          <w:tcPr>
            <w:tcW w:w="780" w:type="dxa"/>
            <w:tcBorders>
              <w:top w:val="single" w:sz="4" w:space="0" w:color="auto"/>
              <w:bottom w:val="single" w:sz="4" w:space="0" w:color="auto"/>
            </w:tcBorders>
            <w:hideMark/>
          </w:tcPr>
          <w:p w14:paraId="404ACB5F" w14:textId="77777777" w:rsidR="00421F0E" w:rsidRPr="00421F0E" w:rsidRDefault="00421F0E" w:rsidP="00421F0E">
            <w:pPr>
              <w:spacing w:after="160"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14:ligatures w14:val="standardContextual"/>
              </w:rPr>
            </w:pPr>
            <w:r w:rsidRPr="00421F0E">
              <w:rPr>
                <w:rFonts w:ascii="Times New Roman" w:eastAsia="Aptos" w:hAnsi="Times New Roman" w:cs="Times New Roman"/>
                <w:kern w:val="2"/>
                <w:sz w:val="20"/>
                <w:szCs w:val="20"/>
                <w14:ligatures w14:val="standardContextual"/>
              </w:rPr>
              <w:t>Tone</w:t>
            </w:r>
          </w:p>
        </w:tc>
        <w:tc>
          <w:tcPr>
            <w:tcW w:w="1127" w:type="dxa"/>
            <w:tcBorders>
              <w:top w:val="single" w:sz="4" w:space="0" w:color="auto"/>
              <w:bottom w:val="single" w:sz="4" w:space="0" w:color="auto"/>
            </w:tcBorders>
            <w:hideMark/>
          </w:tcPr>
          <w:p w14:paraId="1068D1D6" w14:textId="77777777" w:rsidR="00421F0E" w:rsidRPr="00421F0E" w:rsidRDefault="00421F0E" w:rsidP="00421F0E">
            <w:pPr>
              <w:spacing w:after="160"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14:ligatures w14:val="standardContextual"/>
              </w:rPr>
            </w:pPr>
            <w:r w:rsidRPr="00421F0E">
              <w:rPr>
                <w:rFonts w:ascii="Times New Roman" w:eastAsia="Aptos" w:hAnsi="Times New Roman" w:cs="Times New Roman"/>
                <w:kern w:val="2"/>
                <w:sz w:val="20"/>
                <w:szCs w:val="20"/>
                <w14:ligatures w14:val="standardContextual"/>
              </w:rPr>
              <w:t>Intonation</w:t>
            </w:r>
          </w:p>
        </w:tc>
        <w:tc>
          <w:tcPr>
            <w:tcW w:w="1127" w:type="dxa"/>
            <w:tcBorders>
              <w:top w:val="single" w:sz="4" w:space="0" w:color="auto"/>
              <w:bottom w:val="single" w:sz="4" w:space="0" w:color="auto"/>
            </w:tcBorders>
            <w:hideMark/>
          </w:tcPr>
          <w:p w14:paraId="2046AC73" w14:textId="77777777" w:rsidR="00421F0E" w:rsidRPr="00421F0E" w:rsidRDefault="00421F0E" w:rsidP="00421F0E">
            <w:pPr>
              <w:spacing w:after="160"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14:ligatures w14:val="standardContextual"/>
              </w:rPr>
            </w:pPr>
            <w:r w:rsidRPr="00421F0E">
              <w:rPr>
                <w:rFonts w:ascii="Times New Roman" w:eastAsia="Aptos" w:hAnsi="Times New Roman" w:cs="Times New Roman"/>
                <w:kern w:val="2"/>
                <w:sz w:val="20"/>
                <w:szCs w:val="20"/>
                <w14:ligatures w14:val="standardContextual"/>
              </w:rPr>
              <w:t>Technique</w:t>
            </w:r>
          </w:p>
        </w:tc>
        <w:tc>
          <w:tcPr>
            <w:tcW w:w="954" w:type="dxa"/>
            <w:tcBorders>
              <w:top w:val="single" w:sz="4" w:space="0" w:color="auto"/>
              <w:bottom w:val="single" w:sz="4" w:space="0" w:color="auto"/>
            </w:tcBorders>
            <w:hideMark/>
          </w:tcPr>
          <w:p w14:paraId="525289F9" w14:textId="77777777" w:rsidR="00421F0E" w:rsidRPr="00421F0E" w:rsidRDefault="00421F0E" w:rsidP="00421F0E">
            <w:pPr>
              <w:spacing w:after="160"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14:ligatures w14:val="standardContextual"/>
              </w:rPr>
            </w:pPr>
            <w:r w:rsidRPr="00421F0E">
              <w:rPr>
                <w:rFonts w:ascii="Times New Roman" w:eastAsia="Aptos" w:hAnsi="Times New Roman" w:cs="Times New Roman"/>
                <w:kern w:val="2"/>
                <w:sz w:val="20"/>
                <w:szCs w:val="20"/>
                <w14:ligatures w14:val="standardContextual"/>
              </w:rPr>
              <w:t>Rhythm</w:t>
            </w:r>
          </w:p>
        </w:tc>
        <w:tc>
          <w:tcPr>
            <w:tcW w:w="954" w:type="dxa"/>
            <w:tcBorders>
              <w:top w:val="single" w:sz="4" w:space="0" w:color="auto"/>
              <w:bottom w:val="single" w:sz="4" w:space="0" w:color="auto"/>
            </w:tcBorders>
            <w:hideMark/>
          </w:tcPr>
          <w:p w14:paraId="4383F943" w14:textId="77777777" w:rsidR="00421F0E" w:rsidRPr="00421F0E" w:rsidRDefault="00421F0E" w:rsidP="00421F0E">
            <w:pPr>
              <w:spacing w:after="160"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14:ligatures w14:val="standardContextual"/>
              </w:rPr>
            </w:pPr>
            <w:r w:rsidRPr="00421F0E">
              <w:rPr>
                <w:rFonts w:ascii="Times New Roman" w:eastAsia="Aptos" w:hAnsi="Times New Roman" w:cs="Times New Roman"/>
                <w:kern w:val="2"/>
                <w:sz w:val="20"/>
                <w:szCs w:val="20"/>
                <w14:ligatures w14:val="standardContextual"/>
              </w:rPr>
              <w:t>Balance</w:t>
            </w:r>
          </w:p>
        </w:tc>
        <w:tc>
          <w:tcPr>
            <w:tcW w:w="1404" w:type="dxa"/>
            <w:tcBorders>
              <w:top w:val="single" w:sz="4" w:space="0" w:color="auto"/>
              <w:bottom w:val="single" w:sz="4" w:space="0" w:color="auto"/>
            </w:tcBorders>
            <w:hideMark/>
          </w:tcPr>
          <w:p w14:paraId="38FE5715" w14:textId="77777777" w:rsidR="00421F0E" w:rsidRPr="00421F0E" w:rsidRDefault="00421F0E" w:rsidP="00421F0E">
            <w:pPr>
              <w:spacing w:after="160"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14:ligatures w14:val="standardContextual"/>
              </w:rPr>
            </w:pPr>
            <w:r w:rsidRPr="00421F0E">
              <w:rPr>
                <w:rFonts w:ascii="Times New Roman" w:eastAsia="Aptos" w:hAnsi="Times New Roman" w:cs="Times New Roman"/>
                <w:kern w:val="2"/>
                <w:sz w:val="20"/>
                <w:szCs w:val="20"/>
                <w14:ligatures w14:val="standardContextual"/>
              </w:rPr>
              <w:t>Musicianship</w:t>
            </w:r>
          </w:p>
        </w:tc>
        <w:tc>
          <w:tcPr>
            <w:tcW w:w="1010" w:type="dxa"/>
            <w:tcBorders>
              <w:top w:val="single" w:sz="4" w:space="0" w:color="auto"/>
              <w:bottom w:val="single" w:sz="4" w:space="0" w:color="auto"/>
            </w:tcBorders>
            <w:hideMark/>
          </w:tcPr>
          <w:p w14:paraId="105F8F02" w14:textId="77777777" w:rsidR="00421F0E" w:rsidRPr="00421F0E" w:rsidRDefault="00421F0E" w:rsidP="00421F0E">
            <w:pPr>
              <w:spacing w:after="160"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14:ligatures w14:val="standardContextual"/>
              </w:rPr>
            </w:pPr>
            <w:r w:rsidRPr="00421F0E">
              <w:rPr>
                <w:rFonts w:ascii="Times New Roman" w:eastAsia="Aptos" w:hAnsi="Times New Roman" w:cs="Times New Roman"/>
                <w:kern w:val="2"/>
                <w:sz w:val="20"/>
                <w:szCs w:val="20"/>
                <w14:ligatures w14:val="standardContextual"/>
              </w:rPr>
              <w:t>General Factors</w:t>
            </w:r>
          </w:p>
        </w:tc>
        <w:tc>
          <w:tcPr>
            <w:tcW w:w="880" w:type="dxa"/>
            <w:tcBorders>
              <w:top w:val="single" w:sz="4" w:space="0" w:color="auto"/>
              <w:bottom w:val="single" w:sz="4" w:space="0" w:color="auto"/>
            </w:tcBorders>
            <w:hideMark/>
          </w:tcPr>
          <w:p w14:paraId="3CFDF30E" w14:textId="77777777" w:rsidR="00421F0E" w:rsidRPr="00421F0E" w:rsidRDefault="00421F0E" w:rsidP="00421F0E">
            <w:pPr>
              <w:spacing w:after="160"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14:ligatures w14:val="standardContextual"/>
              </w:rPr>
            </w:pPr>
            <w:r w:rsidRPr="00421F0E">
              <w:rPr>
                <w:rFonts w:ascii="Times New Roman" w:eastAsia="Aptos" w:hAnsi="Times New Roman" w:cs="Times New Roman"/>
                <w:kern w:val="2"/>
                <w:sz w:val="20"/>
                <w:szCs w:val="20"/>
                <w14:ligatures w14:val="standardContextual"/>
              </w:rPr>
              <w:t>Overall Rating</w:t>
            </w:r>
          </w:p>
        </w:tc>
      </w:tr>
      <w:tr w:rsidR="00421F0E" w:rsidRPr="00421F0E" w14:paraId="433E5BAD" w14:textId="77777777" w:rsidTr="00B329CB">
        <w:trPr>
          <w:trHeight w:val="307"/>
        </w:trPr>
        <w:tc>
          <w:tcPr>
            <w:cnfStyle w:val="001000000000" w:firstRow="0" w:lastRow="0" w:firstColumn="1" w:lastColumn="0" w:oddVBand="0" w:evenVBand="0" w:oddHBand="0" w:evenHBand="0" w:firstRowFirstColumn="0" w:firstRowLastColumn="0" w:lastRowFirstColumn="0" w:lastRowLastColumn="0"/>
            <w:tcW w:w="1209" w:type="dxa"/>
            <w:tcBorders>
              <w:top w:val="single" w:sz="4" w:space="0" w:color="auto"/>
            </w:tcBorders>
            <w:hideMark/>
          </w:tcPr>
          <w:p w14:paraId="510510EB" w14:textId="77777777" w:rsidR="00421F0E" w:rsidRPr="00421F0E" w:rsidRDefault="00421F0E" w:rsidP="00421F0E">
            <w:pPr>
              <w:spacing w:after="160" w:line="276" w:lineRule="auto"/>
              <w:contextualSpacing/>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S1</w:t>
            </w:r>
          </w:p>
        </w:tc>
        <w:tc>
          <w:tcPr>
            <w:tcW w:w="780" w:type="dxa"/>
            <w:tcBorders>
              <w:top w:val="single" w:sz="4" w:space="0" w:color="auto"/>
            </w:tcBorders>
            <w:hideMark/>
          </w:tcPr>
          <w:p w14:paraId="4A66FB49"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1127" w:type="dxa"/>
            <w:tcBorders>
              <w:top w:val="single" w:sz="4" w:space="0" w:color="auto"/>
            </w:tcBorders>
            <w:hideMark/>
          </w:tcPr>
          <w:p w14:paraId="6BC2F948"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1127" w:type="dxa"/>
            <w:tcBorders>
              <w:top w:val="single" w:sz="4" w:space="0" w:color="auto"/>
            </w:tcBorders>
            <w:hideMark/>
          </w:tcPr>
          <w:p w14:paraId="31E23039"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954" w:type="dxa"/>
            <w:tcBorders>
              <w:top w:val="single" w:sz="4" w:space="0" w:color="auto"/>
            </w:tcBorders>
            <w:hideMark/>
          </w:tcPr>
          <w:p w14:paraId="4D60D84B"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954" w:type="dxa"/>
            <w:tcBorders>
              <w:top w:val="single" w:sz="4" w:space="0" w:color="auto"/>
            </w:tcBorders>
            <w:hideMark/>
          </w:tcPr>
          <w:p w14:paraId="17568A11"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1404" w:type="dxa"/>
            <w:tcBorders>
              <w:top w:val="single" w:sz="4" w:space="0" w:color="auto"/>
            </w:tcBorders>
            <w:hideMark/>
          </w:tcPr>
          <w:p w14:paraId="6DFB7954"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1010" w:type="dxa"/>
            <w:tcBorders>
              <w:top w:val="single" w:sz="4" w:space="0" w:color="auto"/>
            </w:tcBorders>
            <w:hideMark/>
          </w:tcPr>
          <w:p w14:paraId="636A6C79"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880" w:type="dxa"/>
            <w:tcBorders>
              <w:top w:val="single" w:sz="4" w:space="0" w:color="auto"/>
            </w:tcBorders>
            <w:hideMark/>
          </w:tcPr>
          <w:p w14:paraId="04D03999"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33  I</w:t>
            </w:r>
          </w:p>
        </w:tc>
      </w:tr>
      <w:tr w:rsidR="00421F0E" w:rsidRPr="00421F0E" w14:paraId="2E52EA83" w14:textId="77777777" w:rsidTr="00B329CB">
        <w:trPr>
          <w:trHeight w:val="307"/>
        </w:trPr>
        <w:tc>
          <w:tcPr>
            <w:cnfStyle w:val="001000000000" w:firstRow="0" w:lastRow="0" w:firstColumn="1" w:lastColumn="0" w:oddVBand="0" w:evenVBand="0" w:oddHBand="0" w:evenHBand="0" w:firstRowFirstColumn="0" w:firstRowLastColumn="0" w:lastRowFirstColumn="0" w:lastRowLastColumn="0"/>
            <w:tcW w:w="1209" w:type="dxa"/>
            <w:hideMark/>
          </w:tcPr>
          <w:p w14:paraId="4A4FE56C" w14:textId="77777777" w:rsidR="00421F0E" w:rsidRPr="00421F0E" w:rsidRDefault="00421F0E" w:rsidP="00421F0E">
            <w:pPr>
              <w:spacing w:after="160" w:line="276" w:lineRule="auto"/>
              <w:contextualSpacing/>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S2</w:t>
            </w:r>
          </w:p>
        </w:tc>
        <w:tc>
          <w:tcPr>
            <w:tcW w:w="780" w:type="dxa"/>
            <w:hideMark/>
          </w:tcPr>
          <w:p w14:paraId="76213773"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1127" w:type="dxa"/>
            <w:hideMark/>
          </w:tcPr>
          <w:p w14:paraId="73592119"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1127" w:type="dxa"/>
            <w:hideMark/>
          </w:tcPr>
          <w:p w14:paraId="3D57B2B2"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954" w:type="dxa"/>
            <w:hideMark/>
          </w:tcPr>
          <w:p w14:paraId="686F1ED1"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954" w:type="dxa"/>
            <w:hideMark/>
          </w:tcPr>
          <w:p w14:paraId="09FE350F"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1404" w:type="dxa"/>
            <w:hideMark/>
          </w:tcPr>
          <w:p w14:paraId="784640F6"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1010" w:type="dxa"/>
            <w:hideMark/>
          </w:tcPr>
          <w:p w14:paraId="3A370644"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880" w:type="dxa"/>
            <w:hideMark/>
          </w:tcPr>
          <w:p w14:paraId="6BF843EE"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31  II</w:t>
            </w:r>
          </w:p>
        </w:tc>
      </w:tr>
      <w:tr w:rsidR="00421F0E" w:rsidRPr="00421F0E" w14:paraId="1C0541C6" w14:textId="77777777" w:rsidTr="00B329CB">
        <w:trPr>
          <w:trHeight w:val="307"/>
        </w:trPr>
        <w:tc>
          <w:tcPr>
            <w:cnfStyle w:val="001000000000" w:firstRow="0" w:lastRow="0" w:firstColumn="1" w:lastColumn="0" w:oddVBand="0" w:evenVBand="0" w:oddHBand="0" w:evenHBand="0" w:firstRowFirstColumn="0" w:firstRowLastColumn="0" w:lastRowFirstColumn="0" w:lastRowLastColumn="0"/>
            <w:tcW w:w="1209" w:type="dxa"/>
            <w:hideMark/>
          </w:tcPr>
          <w:p w14:paraId="3DFB708B" w14:textId="77777777" w:rsidR="00421F0E" w:rsidRPr="00421F0E" w:rsidRDefault="00421F0E" w:rsidP="00421F0E">
            <w:pPr>
              <w:spacing w:after="160" w:line="276" w:lineRule="auto"/>
              <w:contextualSpacing/>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S3</w:t>
            </w:r>
          </w:p>
        </w:tc>
        <w:tc>
          <w:tcPr>
            <w:tcW w:w="780" w:type="dxa"/>
            <w:hideMark/>
          </w:tcPr>
          <w:p w14:paraId="72194CE0"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1127" w:type="dxa"/>
            <w:hideMark/>
          </w:tcPr>
          <w:p w14:paraId="4FA7190C"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1127" w:type="dxa"/>
            <w:hideMark/>
          </w:tcPr>
          <w:p w14:paraId="5878BBF2"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954" w:type="dxa"/>
            <w:hideMark/>
          </w:tcPr>
          <w:p w14:paraId="2ACF23E8"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954" w:type="dxa"/>
            <w:hideMark/>
          </w:tcPr>
          <w:p w14:paraId="67A151D2"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1404" w:type="dxa"/>
            <w:hideMark/>
          </w:tcPr>
          <w:p w14:paraId="32CCDDA0"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1010" w:type="dxa"/>
            <w:hideMark/>
          </w:tcPr>
          <w:p w14:paraId="785F1205"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880" w:type="dxa"/>
            <w:hideMark/>
          </w:tcPr>
          <w:p w14:paraId="72435448"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28  II</w:t>
            </w:r>
          </w:p>
        </w:tc>
      </w:tr>
      <w:tr w:rsidR="00421F0E" w:rsidRPr="00421F0E" w14:paraId="18FB2604" w14:textId="77777777" w:rsidTr="00B329CB">
        <w:trPr>
          <w:trHeight w:val="307"/>
        </w:trPr>
        <w:tc>
          <w:tcPr>
            <w:cnfStyle w:val="001000000000" w:firstRow="0" w:lastRow="0" w:firstColumn="1" w:lastColumn="0" w:oddVBand="0" w:evenVBand="0" w:oddHBand="0" w:evenHBand="0" w:firstRowFirstColumn="0" w:firstRowLastColumn="0" w:lastRowFirstColumn="0" w:lastRowLastColumn="0"/>
            <w:tcW w:w="1209" w:type="dxa"/>
            <w:hideMark/>
          </w:tcPr>
          <w:p w14:paraId="10B906E6" w14:textId="77777777" w:rsidR="00421F0E" w:rsidRPr="00421F0E" w:rsidRDefault="00421F0E" w:rsidP="00421F0E">
            <w:pPr>
              <w:spacing w:after="160" w:line="276" w:lineRule="auto"/>
              <w:contextualSpacing/>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S4</w:t>
            </w:r>
          </w:p>
        </w:tc>
        <w:tc>
          <w:tcPr>
            <w:tcW w:w="780" w:type="dxa"/>
            <w:hideMark/>
          </w:tcPr>
          <w:p w14:paraId="254A6159"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1127" w:type="dxa"/>
            <w:hideMark/>
          </w:tcPr>
          <w:p w14:paraId="31856B39"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1127" w:type="dxa"/>
            <w:hideMark/>
          </w:tcPr>
          <w:p w14:paraId="666F4604"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954" w:type="dxa"/>
            <w:hideMark/>
          </w:tcPr>
          <w:p w14:paraId="55DDFF43"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954" w:type="dxa"/>
            <w:hideMark/>
          </w:tcPr>
          <w:p w14:paraId="40969830"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1404" w:type="dxa"/>
            <w:hideMark/>
          </w:tcPr>
          <w:p w14:paraId="6C594406"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1010" w:type="dxa"/>
            <w:hideMark/>
          </w:tcPr>
          <w:p w14:paraId="37938B2C"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880" w:type="dxa"/>
            <w:hideMark/>
          </w:tcPr>
          <w:p w14:paraId="324EED87"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33  I</w:t>
            </w:r>
          </w:p>
        </w:tc>
      </w:tr>
      <w:tr w:rsidR="00421F0E" w:rsidRPr="00421F0E" w14:paraId="405720E3" w14:textId="77777777" w:rsidTr="00B329CB">
        <w:trPr>
          <w:trHeight w:val="307"/>
        </w:trPr>
        <w:tc>
          <w:tcPr>
            <w:cnfStyle w:val="001000000000" w:firstRow="0" w:lastRow="0" w:firstColumn="1" w:lastColumn="0" w:oddVBand="0" w:evenVBand="0" w:oddHBand="0" w:evenHBand="0" w:firstRowFirstColumn="0" w:firstRowLastColumn="0" w:lastRowFirstColumn="0" w:lastRowLastColumn="0"/>
            <w:tcW w:w="1209" w:type="dxa"/>
            <w:hideMark/>
          </w:tcPr>
          <w:p w14:paraId="75EE365A" w14:textId="77777777" w:rsidR="00421F0E" w:rsidRPr="00421F0E" w:rsidRDefault="00421F0E" w:rsidP="00421F0E">
            <w:pPr>
              <w:spacing w:after="160" w:line="276" w:lineRule="auto"/>
              <w:contextualSpacing/>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S5</w:t>
            </w:r>
          </w:p>
        </w:tc>
        <w:tc>
          <w:tcPr>
            <w:tcW w:w="780" w:type="dxa"/>
            <w:hideMark/>
          </w:tcPr>
          <w:p w14:paraId="4EA7FECD"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1127" w:type="dxa"/>
            <w:hideMark/>
          </w:tcPr>
          <w:p w14:paraId="1DE6CBBA"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1127" w:type="dxa"/>
            <w:hideMark/>
          </w:tcPr>
          <w:p w14:paraId="3A225C76"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954" w:type="dxa"/>
            <w:hideMark/>
          </w:tcPr>
          <w:p w14:paraId="5341F60E"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954" w:type="dxa"/>
            <w:hideMark/>
          </w:tcPr>
          <w:p w14:paraId="2489531A"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1404" w:type="dxa"/>
            <w:hideMark/>
          </w:tcPr>
          <w:p w14:paraId="4345C205"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1010" w:type="dxa"/>
            <w:hideMark/>
          </w:tcPr>
          <w:p w14:paraId="66310EC8"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880" w:type="dxa"/>
            <w:hideMark/>
          </w:tcPr>
          <w:p w14:paraId="03110E1D"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33  I</w:t>
            </w:r>
          </w:p>
        </w:tc>
      </w:tr>
      <w:tr w:rsidR="00421F0E" w:rsidRPr="00421F0E" w14:paraId="68834EE5" w14:textId="77777777" w:rsidTr="00B329CB">
        <w:trPr>
          <w:trHeight w:val="307"/>
        </w:trPr>
        <w:tc>
          <w:tcPr>
            <w:cnfStyle w:val="001000000000" w:firstRow="0" w:lastRow="0" w:firstColumn="1" w:lastColumn="0" w:oddVBand="0" w:evenVBand="0" w:oddHBand="0" w:evenHBand="0" w:firstRowFirstColumn="0" w:firstRowLastColumn="0" w:lastRowFirstColumn="0" w:lastRowLastColumn="0"/>
            <w:tcW w:w="1209" w:type="dxa"/>
            <w:hideMark/>
          </w:tcPr>
          <w:p w14:paraId="699580B4" w14:textId="77777777" w:rsidR="00421F0E" w:rsidRPr="00421F0E" w:rsidRDefault="00421F0E" w:rsidP="00421F0E">
            <w:pPr>
              <w:spacing w:after="160" w:line="276" w:lineRule="auto"/>
              <w:contextualSpacing/>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S6</w:t>
            </w:r>
          </w:p>
        </w:tc>
        <w:tc>
          <w:tcPr>
            <w:tcW w:w="780" w:type="dxa"/>
            <w:hideMark/>
          </w:tcPr>
          <w:p w14:paraId="27775AE0"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1127" w:type="dxa"/>
            <w:hideMark/>
          </w:tcPr>
          <w:p w14:paraId="28E602EA"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1127" w:type="dxa"/>
            <w:hideMark/>
          </w:tcPr>
          <w:p w14:paraId="1B0AA60C"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954" w:type="dxa"/>
            <w:hideMark/>
          </w:tcPr>
          <w:p w14:paraId="0290E870"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954" w:type="dxa"/>
            <w:hideMark/>
          </w:tcPr>
          <w:p w14:paraId="0C31CE82"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5</w:t>
            </w:r>
          </w:p>
        </w:tc>
        <w:tc>
          <w:tcPr>
            <w:tcW w:w="1404" w:type="dxa"/>
            <w:hideMark/>
          </w:tcPr>
          <w:p w14:paraId="6DCBFF15"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1010" w:type="dxa"/>
            <w:hideMark/>
          </w:tcPr>
          <w:p w14:paraId="4605BFC1"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4</w:t>
            </w:r>
          </w:p>
        </w:tc>
        <w:tc>
          <w:tcPr>
            <w:tcW w:w="880" w:type="dxa"/>
            <w:hideMark/>
          </w:tcPr>
          <w:p w14:paraId="659A38D6" w14:textId="77777777" w:rsidR="00421F0E" w:rsidRPr="00421F0E" w:rsidRDefault="00421F0E" w:rsidP="00421F0E">
            <w:pPr>
              <w:spacing w:after="160"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14:ligatures w14:val="standardContextual"/>
              </w:rPr>
            </w:pPr>
            <w:r w:rsidRPr="00421F0E">
              <w:rPr>
                <w:rFonts w:ascii="Times New Roman" w:eastAsia="Aptos" w:hAnsi="Times New Roman" w:cs="Times New Roman"/>
                <w:kern w:val="2"/>
                <w14:ligatures w14:val="standardContextual"/>
              </w:rPr>
              <w:t>31  II</w:t>
            </w:r>
          </w:p>
        </w:tc>
      </w:tr>
    </w:tbl>
    <w:p w14:paraId="183CEB26" w14:textId="77777777" w:rsidR="0003391C" w:rsidRDefault="0003391C" w:rsidP="007F7898">
      <w:pPr>
        <w:spacing w:after="160" w:line="480" w:lineRule="auto"/>
        <w:contextualSpacing/>
        <w:rPr>
          <w:rFonts w:ascii="Times New Roman" w:eastAsia="Aptos" w:hAnsi="Times New Roman" w:cs="Times New Roman"/>
          <w:kern w:val="2"/>
          <w:szCs w:val="22"/>
          <w14:ligatures w14:val="standardContextual"/>
        </w:rPr>
      </w:pPr>
    </w:p>
    <w:p w14:paraId="1F635F85" w14:textId="0B7C455F" w:rsidR="007F7898" w:rsidRPr="007F7898" w:rsidRDefault="007F7898" w:rsidP="00335F7A">
      <w:pPr>
        <w:spacing w:after="160" w:line="480" w:lineRule="auto"/>
        <w:ind w:firstLine="720"/>
        <w:contextualSpacing/>
        <w:rPr>
          <w:rFonts w:ascii="TimesNewRomanPS-ItalicMT" w:eastAsia="Aptos" w:hAnsi="TimesNewRomanPS-ItalicMT" w:cs="TimesNewRomanPS-ItalicMT"/>
          <w14:ligatures w14:val="standardContextual"/>
        </w:rPr>
      </w:pPr>
      <w:r w:rsidRPr="007F7898">
        <w:rPr>
          <w:rFonts w:ascii="Times New Roman" w:eastAsia="Aptos" w:hAnsi="Times New Roman" w:cs="Times New Roman"/>
          <w:kern w:val="2"/>
          <w:szCs w:val="22"/>
          <w14:ligatures w14:val="standardContextual"/>
        </w:rPr>
        <w:t xml:space="preserve">The rating system used in each category is (2) – Fair, (3) – Good, (4) – Excellent, and (5) - Superior. The overall rating is determined by the total score based on the following point ranges: Fair (IV) = 14-17, Good (III) = 18-24, Excellent (II) = 25-31, and </w:t>
      </w:r>
      <w:r w:rsidRPr="007F7898">
        <w:rPr>
          <w:rFonts w:ascii="TimesNewRomanPS-ItalicMT" w:eastAsia="Aptos" w:hAnsi="TimesNewRomanPS-ItalicMT" w:cs="TimesNewRomanPS-ItalicMT"/>
          <w14:ligatures w14:val="standardContextual"/>
        </w:rPr>
        <w:t xml:space="preserve">Superior (I) = 32-35. As indicated in Table 10, S1, S4, and S5 received overall ratings of Superior (I), and S2, S3, and S6 received overall ratings of Excellent (II). </w:t>
      </w:r>
    </w:p>
    <w:p w14:paraId="37569000" w14:textId="0DADBC6D" w:rsidR="00A905A5" w:rsidRDefault="007F7898" w:rsidP="007F7898">
      <w:pPr>
        <w:spacing w:after="160" w:line="480" w:lineRule="auto"/>
        <w:contextualSpacing/>
        <w:rPr>
          <w:rFonts w:ascii="TimesNewRomanPS-ItalicMT" w:eastAsia="Aptos" w:hAnsi="TimesNewRomanPS-ItalicMT" w:cs="TimesNewRomanPS-ItalicMT"/>
          <w14:ligatures w14:val="standardContextual"/>
        </w:rPr>
      </w:pPr>
      <w:r w:rsidRPr="007F7898">
        <w:rPr>
          <w:rFonts w:ascii="TimesNewRomanPS-ItalicMT" w:eastAsia="Aptos" w:hAnsi="TimesNewRomanPS-ItalicMT" w:cs="TimesNewRomanPS-ItalicMT"/>
          <w14:ligatures w14:val="standardContextual"/>
        </w:rPr>
        <w:lastRenderedPageBreak/>
        <w:tab/>
      </w:r>
      <w:r w:rsidR="00A905A5" w:rsidRPr="00A905A5">
        <w:rPr>
          <w:rFonts w:ascii="TimesNewRomanPS-ItalicMT" w:eastAsia="Aptos" w:hAnsi="TimesNewRomanPS-ItalicMT" w:cs="TimesNewRomanPS-ItalicMT"/>
          <w14:ligatures w14:val="standardContextual"/>
        </w:rPr>
        <w:t>Next, the researcher compared the Music Performance Assessment (MPA) ratings with the scores received at the final marching band competition. This comparison aimed to identify any alignment or discrepancy between the two evaluation systems. Table 11 presents the results of this analysis. The data offers insight into how concert performance ratings relate to marching band competition outcomes.</w:t>
      </w:r>
    </w:p>
    <w:p w14:paraId="673CC646" w14:textId="38914025" w:rsidR="007F7898" w:rsidRPr="007F7898" w:rsidRDefault="007F7898" w:rsidP="007F7898">
      <w:pPr>
        <w:spacing w:after="160" w:line="480" w:lineRule="auto"/>
        <w:contextualSpacing/>
        <w:rPr>
          <w:rFonts w:ascii="TimesNewRomanPS-ItalicMT" w:eastAsia="Aptos" w:hAnsi="TimesNewRomanPS-ItalicMT" w:cs="TimesNewRomanPS-ItalicMT"/>
          <w:b/>
          <w:bCs/>
          <w14:ligatures w14:val="standardContextual"/>
        </w:rPr>
      </w:pPr>
      <w:r w:rsidRPr="007F7898">
        <w:rPr>
          <w:rFonts w:ascii="TimesNewRomanPS-ItalicMT" w:eastAsia="Aptos" w:hAnsi="TimesNewRomanPS-ItalicMT" w:cs="TimesNewRomanPS-ItalicMT"/>
          <w:b/>
          <w:bCs/>
          <w14:ligatures w14:val="standardContextual"/>
        </w:rPr>
        <w:t xml:space="preserve">Table 11. Competition </w:t>
      </w:r>
      <w:r w:rsidR="00335F7A">
        <w:rPr>
          <w:rFonts w:ascii="TimesNewRomanPS-ItalicMT" w:eastAsia="Aptos" w:hAnsi="TimesNewRomanPS-ItalicMT" w:cs="TimesNewRomanPS-ItalicMT"/>
          <w:b/>
          <w:bCs/>
          <w14:ligatures w14:val="standardContextual"/>
        </w:rPr>
        <w:t>s</w:t>
      </w:r>
      <w:r w:rsidRPr="007F7898">
        <w:rPr>
          <w:rFonts w:ascii="TimesNewRomanPS-ItalicMT" w:eastAsia="Aptos" w:hAnsi="TimesNewRomanPS-ItalicMT" w:cs="TimesNewRomanPS-ItalicMT"/>
          <w:b/>
          <w:bCs/>
          <w14:ligatures w14:val="standardContextual"/>
        </w:rPr>
        <w:t xml:space="preserve">core and </w:t>
      </w:r>
      <w:r w:rsidR="00335F7A">
        <w:rPr>
          <w:rFonts w:ascii="TimesNewRomanPS-ItalicMT" w:eastAsia="Aptos" w:hAnsi="TimesNewRomanPS-ItalicMT" w:cs="TimesNewRomanPS-ItalicMT"/>
          <w:b/>
          <w:bCs/>
          <w14:ligatures w14:val="standardContextual"/>
        </w:rPr>
        <w:t>m</w:t>
      </w:r>
      <w:r w:rsidRPr="007F7898">
        <w:rPr>
          <w:rFonts w:ascii="TimesNewRomanPS-ItalicMT" w:eastAsia="Aptos" w:hAnsi="TimesNewRomanPS-ItalicMT" w:cs="TimesNewRomanPS-ItalicMT"/>
          <w:b/>
          <w:bCs/>
          <w14:ligatures w14:val="standardContextual"/>
        </w:rPr>
        <w:t xml:space="preserve">usic </w:t>
      </w:r>
      <w:r w:rsidR="00335F7A">
        <w:rPr>
          <w:rFonts w:ascii="TimesNewRomanPS-ItalicMT" w:eastAsia="Aptos" w:hAnsi="TimesNewRomanPS-ItalicMT" w:cs="TimesNewRomanPS-ItalicMT"/>
          <w:b/>
          <w:bCs/>
          <w14:ligatures w14:val="standardContextual"/>
        </w:rPr>
        <w:t>p</w:t>
      </w:r>
      <w:r w:rsidRPr="007F7898">
        <w:rPr>
          <w:rFonts w:ascii="TimesNewRomanPS-ItalicMT" w:eastAsia="Aptos" w:hAnsi="TimesNewRomanPS-ItalicMT" w:cs="TimesNewRomanPS-ItalicMT"/>
          <w:b/>
          <w:bCs/>
          <w14:ligatures w14:val="standardContextual"/>
        </w:rPr>
        <w:t xml:space="preserve">erformance </w:t>
      </w:r>
      <w:r w:rsidR="00335F7A">
        <w:rPr>
          <w:rFonts w:ascii="TimesNewRomanPS-ItalicMT" w:eastAsia="Aptos" w:hAnsi="TimesNewRomanPS-ItalicMT" w:cs="TimesNewRomanPS-ItalicMT"/>
          <w:b/>
          <w:bCs/>
          <w14:ligatures w14:val="standardContextual"/>
        </w:rPr>
        <w:t>s</w:t>
      </w:r>
      <w:r w:rsidRPr="007F7898">
        <w:rPr>
          <w:rFonts w:ascii="TimesNewRomanPS-ItalicMT" w:eastAsia="Aptos" w:hAnsi="TimesNewRomanPS-ItalicMT" w:cs="TimesNewRomanPS-ItalicMT"/>
          <w:b/>
          <w:bCs/>
          <w14:ligatures w14:val="standardContextual"/>
        </w:rPr>
        <w:t xml:space="preserve">core </w:t>
      </w:r>
      <w:r w:rsidR="00335F7A">
        <w:rPr>
          <w:rFonts w:ascii="TimesNewRomanPS-ItalicMT" w:eastAsia="Aptos" w:hAnsi="TimesNewRomanPS-ItalicMT" w:cs="TimesNewRomanPS-ItalicMT"/>
          <w:b/>
          <w:bCs/>
          <w14:ligatures w14:val="standardContextual"/>
        </w:rPr>
        <w:t>r</w:t>
      </w:r>
      <w:r w:rsidRPr="007F7898">
        <w:rPr>
          <w:rFonts w:ascii="TimesNewRomanPS-ItalicMT" w:eastAsia="Aptos" w:hAnsi="TimesNewRomanPS-ItalicMT" w:cs="TimesNewRomanPS-ItalicMT"/>
          <w:b/>
          <w:bCs/>
          <w14:ligatures w14:val="standardContextual"/>
        </w:rPr>
        <w:t>elationships</w:t>
      </w:r>
    </w:p>
    <w:tbl>
      <w:tblPr>
        <w:tblpPr w:leftFromText="180" w:rightFromText="180" w:vertAnchor="text" w:horzAnchor="margin" w:tblpY="185"/>
        <w:tblW w:w="9448" w:type="dxa"/>
        <w:tblCellMar>
          <w:left w:w="0" w:type="dxa"/>
          <w:right w:w="0" w:type="dxa"/>
        </w:tblCellMar>
        <w:tblLook w:val="04A0" w:firstRow="1" w:lastRow="0" w:firstColumn="1" w:lastColumn="0" w:noHBand="0" w:noVBand="1"/>
      </w:tblPr>
      <w:tblGrid>
        <w:gridCol w:w="2865"/>
        <w:gridCol w:w="2971"/>
        <w:gridCol w:w="3612"/>
      </w:tblGrid>
      <w:tr w:rsidR="00A905A5" w:rsidRPr="007F7898" w14:paraId="2FDD101E" w14:textId="77777777" w:rsidTr="00A905A5">
        <w:trPr>
          <w:trHeight w:val="243"/>
        </w:trPr>
        <w:tc>
          <w:tcPr>
            <w:tcW w:w="2865" w:type="dxa"/>
            <w:tcBorders>
              <w:top w:val="single" w:sz="4" w:space="0" w:color="auto"/>
              <w:bottom w:val="single" w:sz="4" w:space="0" w:color="auto"/>
            </w:tcBorders>
          </w:tcPr>
          <w:p w14:paraId="091CF542" w14:textId="77777777" w:rsidR="00A905A5" w:rsidRPr="007F7898" w:rsidRDefault="00A905A5" w:rsidP="00A905A5">
            <w:pPr>
              <w:spacing w:after="160" w:line="276" w:lineRule="auto"/>
              <w:contextualSpacing/>
              <w:rPr>
                <w:rFonts w:ascii="Times New Roman" w:eastAsia="Aptos" w:hAnsi="Times New Roman" w:cs="Times New Roman"/>
                <w:b/>
                <w:bCs/>
                <w:kern w:val="2"/>
                <w14:ligatures w14:val="standardContextual"/>
              </w:rPr>
            </w:pPr>
            <w:r w:rsidRPr="007F7898">
              <w:rPr>
                <w:rFonts w:ascii="Times New Roman" w:eastAsia="Aptos" w:hAnsi="Times New Roman" w:cs="Times New Roman"/>
                <w:b/>
                <w:bCs/>
                <w:kern w:val="2"/>
                <w14:ligatures w14:val="standardContextual"/>
              </w:rPr>
              <w:t>School</w:t>
            </w:r>
          </w:p>
        </w:tc>
        <w:tc>
          <w:tcPr>
            <w:tcW w:w="2971" w:type="dxa"/>
            <w:tcBorders>
              <w:top w:val="single" w:sz="4" w:space="0" w:color="auto"/>
              <w:bottom w:val="single" w:sz="4" w:space="0" w:color="auto"/>
            </w:tcBorders>
            <w:tcMar>
              <w:top w:w="30" w:type="dxa"/>
              <w:left w:w="45" w:type="dxa"/>
              <w:bottom w:w="30" w:type="dxa"/>
              <w:right w:w="45" w:type="dxa"/>
            </w:tcMar>
            <w:vAlign w:val="bottom"/>
            <w:hideMark/>
          </w:tcPr>
          <w:p w14:paraId="36F9A8CA" w14:textId="77777777" w:rsidR="00A905A5" w:rsidRPr="007F7898" w:rsidRDefault="00A905A5" w:rsidP="00A905A5">
            <w:pPr>
              <w:spacing w:after="160" w:line="276" w:lineRule="auto"/>
              <w:contextualSpacing/>
              <w:rPr>
                <w:rFonts w:ascii="Times New Roman" w:eastAsia="Aptos" w:hAnsi="Times New Roman" w:cs="Times New Roman"/>
                <w:b/>
                <w:bCs/>
                <w:kern w:val="2"/>
                <w14:ligatures w14:val="standardContextual"/>
              </w:rPr>
            </w:pPr>
            <w:r w:rsidRPr="007F7898">
              <w:rPr>
                <w:rFonts w:ascii="Times New Roman" w:eastAsia="Aptos" w:hAnsi="Times New Roman" w:cs="Times New Roman"/>
                <w:b/>
                <w:bCs/>
                <w:kern w:val="2"/>
                <w14:ligatures w14:val="standardContextual"/>
              </w:rPr>
              <w:t>Competition Score/Rating</w:t>
            </w:r>
          </w:p>
        </w:tc>
        <w:tc>
          <w:tcPr>
            <w:tcW w:w="3612" w:type="dxa"/>
            <w:tcBorders>
              <w:top w:val="single" w:sz="4" w:space="0" w:color="auto"/>
              <w:bottom w:val="single" w:sz="4" w:space="0" w:color="auto"/>
            </w:tcBorders>
          </w:tcPr>
          <w:p w14:paraId="22CD0F9F" w14:textId="77777777" w:rsidR="00A905A5" w:rsidRPr="007F7898" w:rsidRDefault="00A905A5" w:rsidP="00A905A5">
            <w:pPr>
              <w:spacing w:after="160" w:line="276" w:lineRule="auto"/>
              <w:contextualSpacing/>
              <w:rPr>
                <w:rFonts w:ascii="Times New Roman" w:eastAsia="Aptos" w:hAnsi="Times New Roman" w:cs="Times New Roman"/>
                <w:b/>
                <w:bCs/>
                <w:kern w:val="2"/>
                <w14:ligatures w14:val="standardContextual"/>
              </w:rPr>
            </w:pPr>
            <w:r w:rsidRPr="007F7898">
              <w:rPr>
                <w:rFonts w:ascii="Times New Roman" w:eastAsia="Aptos" w:hAnsi="Times New Roman" w:cs="Times New Roman"/>
                <w:b/>
                <w:bCs/>
                <w:kern w:val="2"/>
                <w14:ligatures w14:val="standardContextual"/>
              </w:rPr>
              <w:t>Music Performance Score/ Rating</w:t>
            </w:r>
          </w:p>
        </w:tc>
      </w:tr>
      <w:tr w:rsidR="00A905A5" w:rsidRPr="007F7898" w14:paraId="4A00CD3F" w14:textId="77777777" w:rsidTr="00A905A5">
        <w:trPr>
          <w:trHeight w:val="243"/>
        </w:trPr>
        <w:tc>
          <w:tcPr>
            <w:tcW w:w="2865" w:type="dxa"/>
            <w:tcBorders>
              <w:top w:val="single" w:sz="4" w:space="0" w:color="auto"/>
            </w:tcBorders>
          </w:tcPr>
          <w:p w14:paraId="4EC02211"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14:ligatures w14:val="standardContextual"/>
              </w:rPr>
              <w:t>S1</w:t>
            </w:r>
          </w:p>
        </w:tc>
        <w:tc>
          <w:tcPr>
            <w:tcW w:w="2971" w:type="dxa"/>
            <w:tcBorders>
              <w:top w:val="single" w:sz="4" w:space="0" w:color="auto"/>
            </w:tcBorders>
            <w:tcMar>
              <w:top w:w="30" w:type="dxa"/>
              <w:left w:w="45" w:type="dxa"/>
              <w:bottom w:w="30" w:type="dxa"/>
              <w:right w:w="45" w:type="dxa"/>
            </w:tcMar>
            <w:vAlign w:val="bottom"/>
            <w:hideMark/>
          </w:tcPr>
          <w:p w14:paraId="3BE7D7D8"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80 II</w:t>
            </w:r>
          </w:p>
        </w:tc>
        <w:tc>
          <w:tcPr>
            <w:tcW w:w="3612" w:type="dxa"/>
            <w:tcBorders>
              <w:top w:val="single" w:sz="4" w:space="0" w:color="auto"/>
            </w:tcBorders>
          </w:tcPr>
          <w:p w14:paraId="48504200"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33  I</w:t>
            </w:r>
          </w:p>
        </w:tc>
      </w:tr>
      <w:tr w:rsidR="00A905A5" w:rsidRPr="007F7898" w14:paraId="2752B9C1" w14:textId="77777777" w:rsidTr="00A905A5">
        <w:trPr>
          <w:trHeight w:val="243"/>
        </w:trPr>
        <w:tc>
          <w:tcPr>
            <w:tcW w:w="2865" w:type="dxa"/>
          </w:tcPr>
          <w:p w14:paraId="1BCEBC29"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14:ligatures w14:val="standardContextual"/>
              </w:rPr>
              <w:t>S2</w:t>
            </w:r>
          </w:p>
        </w:tc>
        <w:tc>
          <w:tcPr>
            <w:tcW w:w="2971" w:type="dxa"/>
            <w:tcMar>
              <w:top w:w="30" w:type="dxa"/>
              <w:left w:w="45" w:type="dxa"/>
              <w:bottom w:w="30" w:type="dxa"/>
              <w:right w:w="45" w:type="dxa"/>
            </w:tcMar>
            <w:vAlign w:val="bottom"/>
            <w:hideMark/>
          </w:tcPr>
          <w:p w14:paraId="6515354D"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79 II</w:t>
            </w:r>
          </w:p>
        </w:tc>
        <w:tc>
          <w:tcPr>
            <w:tcW w:w="3612" w:type="dxa"/>
          </w:tcPr>
          <w:p w14:paraId="79AAC4F4"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31  II</w:t>
            </w:r>
          </w:p>
        </w:tc>
      </w:tr>
      <w:tr w:rsidR="00A905A5" w:rsidRPr="007F7898" w14:paraId="7D69B8A1" w14:textId="77777777" w:rsidTr="00A905A5">
        <w:trPr>
          <w:trHeight w:val="243"/>
        </w:trPr>
        <w:tc>
          <w:tcPr>
            <w:tcW w:w="2865" w:type="dxa"/>
          </w:tcPr>
          <w:p w14:paraId="2BACF75B"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14:ligatures w14:val="standardContextual"/>
              </w:rPr>
              <w:t>S3</w:t>
            </w:r>
          </w:p>
        </w:tc>
        <w:tc>
          <w:tcPr>
            <w:tcW w:w="2971" w:type="dxa"/>
            <w:tcMar>
              <w:top w:w="30" w:type="dxa"/>
              <w:left w:w="45" w:type="dxa"/>
              <w:bottom w:w="30" w:type="dxa"/>
              <w:right w:w="45" w:type="dxa"/>
            </w:tcMar>
            <w:vAlign w:val="bottom"/>
            <w:hideMark/>
          </w:tcPr>
          <w:p w14:paraId="259A3A86"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80 I</w:t>
            </w:r>
          </w:p>
        </w:tc>
        <w:tc>
          <w:tcPr>
            <w:tcW w:w="3612" w:type="dxa"/>
          </w:tcPr>
          <w:p w14:paraId="28C3DFB4"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27  II</w:t>
            </w:r>
          </w:p>
        </w:tc>
      </w:tr>
      <w:tr w:rsidR="00A905A5" w:rsidRPr="007F7898" w14:paraId="39E80D01" w14:textId="77777777" w:rsidTr="00A905A5">
        <w:trPr>
          <w:trHeight w:val="243"/>
        </w:trPr>
        <w:tc>
          <w:tcPr>
            <w:tcW w:w="2865" w:type="dxa"/>
          </w:tcPr>
          <w:p w14:paraId="5BDCFA30"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14:ligatures w14:val="standardContextual"/>
              </w:rPr>
              <w:t>S4</w:t>
            </w:r>
          </w:p>
        </w:tc>
        <w:tc>
          <w:tcPr>
            <w:tcW w:w="2971" w:type="dxa"/>
            <w:tcMar>
              <w:top w:w="30" w:type="dxa"/>
              <w:left w:w="45" w:type="dxa"/>
              <w:bottom w:w="30" w:type="dxa"/>
              <w:right w:w="45" w:type="dxa"/>
            </w:tcMar>
            <w:vAlign w:val="bottom"/>
            <w:hideMark/>
          </w:tcPr>
          <w:p w14:paraId="4776ED76"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87 I</w:t>
            </w:r>
          </w:p>
        </w:tc>
        <w:tc>
          <w:tcPr>
            <w:tcW w:w="3612" w:type="dxa"/>
          </w:tcPr>
          <w:p w14:paraId="3880A288"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33  I</w:t>
            </w:r>
          </w:p>
        </w:tc>
      </w:tr>
      <w:tr w:rsidR="00A905A5" w:rsidRPr="007F7898" w14:paraId="1D9D758B" w14:textId="77777777" w:rsidTr="00A905A5">
        <w:trPr>
          <w:trHeight w:val="243"/>
        </w:trPr>
        <w:tc>
          <w:tcPr>
            <w:tcW w:w="2865" w:type="dxa"/>
          </w:tcPr>
          <w:p w14:paraId="1647B1CA"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14:ligatures w14:val="standardContextual"/>
              </w:rPr>
              <w:t>S5</w:t>
            </w:r>
          </w:p>
        </w:tc>
        <w:tc>
          <w:tcPr>
            <w:tcW w:w="2971" w:type="dxa"/>
            <w:tcMar>
              <w:top w:w="30" w:type="dxa"/>
              <w:left w:w="45" w:type="dxa"/>
              <w:bottom w:w="30" w:type="dxa"/>
              <w:right w:w="45" w:type="dxa"/>
            </w:tcMar>
            <w:vAlign w:val="bottom"/>
            <w:hideMark/>
          </w:tcPr>
          <w:p w14:paraId="577C3E5D"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92 I</w:t>
            </w:r>
          </w:p>
        </w:tc>
        <w:tc>
          <w:tcPr>
            <w:tcW w:w="3612" w:type="dxa"/>
          </w:tcPr>
          <w:p w14:paraId="54716786"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33  I</w:t>
            </w:r>
          </w:p>
        </w:tc>
      </w:tr>
      <w:tr w:rsidR="00A905A5" w:rsidRPr="007F7898" w14:paraId="36E98B49" w14:textId="77777777" w:rsidTr="00A905A5">
        <w:trPr>
          <w:trHeight w:val="243"/>
        </w:trPr>
        <w:tc>
          <w:tcPr>
            <w:tcW w:w="2865" w:type="dxa"/>
          </w:tcPr>
          <w:p w14:paraId="3CB3249F"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14:ligatures w14:val="standardContextual"/>
              </w:rPr>
              <w:t>S6</w:t>
            </w:r>
          </w:p>
        </w:tc>
        <w:tc>
          <w:tcPr>
            <w:tcW w:w="2971" w:type="dxa"/>
            <w:tcMar>
              <w:top w:w="30" w:type="dxa"/>
              <w:left w:w="45" w:type="dxa"/>
              <w:bottom w:w="30" w:type="dxa"/>
              <w:right w:w="45" w:type="dxa"/>
            </w:tcMar>
            <w:vAlign w:val="bottom"/>
            <w:hideMark/>
          </w:tcPr>
          <w:p w14:paraId="3F90BA68"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94 I</w:t>
            </w:r>
          </w:p>
        </w:tc>
        <w:tc>
          <w:tcPr>
            <w:tcW w:w="3612" w:type="dxa"/>
          </w:tcPr>
          <w:p w14:paraId="2E4C0F09" w14:textId="77777777" w:rsidR="00A905A5" w:rsidRPr="007F7898" w:rsidRDefault="00A905A5" w:rsidP="00A905A5">
            <w:pPr>
              <w:spacing w:after="160" w:line="276"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31  II</w:t>
            </w:r>
          </w:p>
        </w:tc>
      </w:tr>
    </w:tbl>
    <w:p w14:paraId="218F6291" w14:textId="77777777" w:rsidR="007F7898" w:rsidRPr="007F7898" w:rsidRDefault="007F7898" w:rsidP="007F7898">
      <w:pPr>
        <w:spacing w:after="160" w:line="480" w:lineRule="auto"/>
        <w:contextualSpacing/>
        <w:rPr>
          <w:rFonts w:ascii="Times New Roman" w:eastAsia="Aptos" w:hAnsi="Times New Roman" w:cs="Times New Roman"/>
          <w:kern w:val="2"/>
          <w:szCs w:val="22"/>
          <w14:ligatures w14:val="standardContextual"/>
        </w:rPr>
      </w:pPr>
    </w:p>
    <w:p w14:paraId="14C5272D"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S1 achieved a score of 80 out of 100 and received a rating of II in the marching band competition. In contrast, they achieved a score of 33 out of 35 and a rating of "I" in the music performance assessment. The disparity between these scores is noteworthy. Specifically, a score of 80 with a rating of II in the marching band competition is significantly lower than the nearly perfect score of 33, accompanied by a rating of I in the music assessment. This discrepancy indicates that S1's performance in the competition does not accurately reflect their musical abilities.</w:t>
      </w:r>
    </w:p>
    <w:p w14:paraId="6A7C9C4C"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In the recent marching band competition, S2 achieved a score of 79 out of 100, accompanied by a rating of II. Additionally, in the music performance assessment, S2 attained a score of 31 out of 35, also receiving a rating of II. These scores and ratings are comparable, </w:t>
      </w:r>
      <w:r w:rsidRPr="007F7898">
        <w:rPr>
          <w:rFonts w:ascii="Times New Roman" w:eastAsia="Aptos" w:hAnsi="Times New Roman" w:cs="Times New Roman"/>
          <w:kern w:val="2"/>
          <w:szCs w:val="22"/>
          <w14:ligatures w14:val="standardContextual"/>
        </w:rPr>
        <w:lastRenderedPageBreak/>
        <w:t>suggesting that the performance evaluation of the marching band accurately reflects S2's musical achievements and capabilities.</w:t>
      </w:r>
    </w:p>
    <w:p w14:paraId="4984FD3B"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S3 received a score of 80 out of 100 and a rating of I at the marching band competition. In the music performance assessment, they scored 27 out of 35, earning a rating of II. The notable difference between these scores suggests that the students are struggling with music performance, as indicated by the evaluation. These results imply that S3’s scores in the band competition do not accurately reflect the band's musical abilities.</w:t>
      </w:r>
    </w:p>
    <w:p w14:paraId="0DF3904F"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S4 received a score of 87 out of 100 and a rating of "I" at the marching band competition. Additionally, they earned 33 out of 35 points with a rating of "I" on the music performance assessment. These scores and ratings reflect high performance in both events. To compare the scores more effectively, the researcher calculated the percentage for the music assessment. A score of 33 out of 35 equates to 94 percent, which is only slightly higher than the 87 percent received in the marching band competition. Therefore, these results suggest that S4's scores in the band competition accurately reflect the band's musical abilities.</w:t>
      </w:r>
    </w:p>
    <w:p w14:paraId="53F3F24D"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S5 achieved a score of 94 out of 100, accompanied by a rating of "I" at the recent marching band competition. Additionally, the ensemble earned a score of 33 out of 35, also with a rating of "I" in the music performance assessment. The close proximity of these scores and ratings suggests a consistent and high level of performance across both evaluations. These results indicate that S5's performance at the marching band competition is a reliable reflection of the band's overall musical capabilities.</w:t>
      </w:r>
    </w:p>
    <w:p w14:paraId="50A35860"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S6 achieved a score of 94 out of 100 and received a rating of I at the marching band competition. Conversely, in the music performance assessment, the band scored 31 out of 35 with a rating of II. This presents a significant discrepancy between the two scores, as the music </w:t>
      </w:r>
      <w:r w:rsidRPr="007F7898">
        <w:rPr>
          <w:rFonts w:ascii="Times New Roman" w:eastAsia="Aptos" w:hAnsi="Times New Roman" w:cs="Times New Roman"/>
          <w:kern w:val="2"/>
          <w:szCs w:val="22"/>
          <w14:ligatures w14:val="standardContextual"/>
        </w:rPr>
        <w:lastRenderedPageBreak/>
        <w:t>performance assessment is markedly lower than the marching band score. In the case of S6, the marching band score does not accurately represent the band’s musical performance capabilities.</w:t>
      </w:r>
    </w:p>
    <w:p w14:paraId="25824400" w14:textId="77777777" w:rsidR="007F7898" w:rsidRPr="007F7898" w:rsidRDefault="007F7898" w:rsidP="007F7898">
      <w:pPr>
        <w:spacing w:after="160" w:line="480"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b/>
          <w:bCs/>
          <w:kern w:val="2"/>
          <w:szCs w:val="22"/>
          <w14:ligatures w14:val="standardContextual"/>
        </w:rPr>
        <w:tab/>
      </w:r>
      <w:r w:rsidRPr="007F7898">
        <w:rPr>
          <w:rFonts w:ascii="Times New Roman" w:eastAsia="Aptos" w:hAnsi="Times New Roman" w:cs="Times New Roman"/>
          <w:kern w:val="2"/>
          <w:szCs w:val="22"/>
          <w14:ligatures w14:val="standardContextual"/>
        </w:rPr>
        <w:t>Out of the six schools in the study, the marching band scores of three schools accurately reflected their musical performance abilities, as determined by the music performance assessment scores. S2, S4, and S5 had marching band scores that were similar to their music assessment scores. Conversely, S1, S3, and S6 had enough variation in scoring from the marching competition that the researcher determined their scores did not accurately reflect their musical performance abilities. The study concluded that in response to research question 2, three out of six schools (50%) had marching band scores that accurately reflected their performance abilities in tone, intonation, technique, rhythm, balance, musicianship, and other factors.</w:t>
      </w:r>
      <w:r w:rsidRPr="007F7898">
        <w:rPr>
          <w:rFonts w:ascii="Times New Roman" w:eastAsia="Aptos" w:hAnsi="Times New Roman" w:cs="Times New Roman"/>
          <w:i/>
          <w:iCs/>
          <w:kern w:val="2"/>
          <w:szCs w:val="22"/>
          <w14:ligatures w14:val="standardContextual"/>
        </w:rPr>
        <w:t xml:space="preserve"> </w:t>
      </w:r>
    </w:p>
    <w:p w14:paraId="117787C6" w14:textId="77777777" w:rsidR="007F7898" w:rsidRPr="007F7898" w:rsidRDefault="007F7898" w:rsidP="005C2D87">
      <w:pPr>
        <w:pStyle w:val="Heading3"/>
        <w:rPr>
          <w:rFonts w:eastAsia="Aptos"/>
        </w:rPr>
      </w:pPr>
      <w:bookmarkStart w:id="172" w:name="_Toc201777853"/>
      <w:bookmarkStart w:id="173" w:name="_Toc201780045"/>
      <w:r w:rsidRPr="007F7898">
        <w:rPr>
          <w:rFonts w:eastAsia="Aptos"/>
        </w:rPr>
        <w:t>Research Question Two</w:t>
      </w:r>
      <w:bookmarkEnd w:id="172"/>
      <w:bookmarkEnd w:id="173"/>
    </w:p>
    <w:p w14:paraId="31A06D41" w14:textId="77777777" w:rsidR="007F7898" w:rsidRPr="00E75071" w:rsidRDefault="007F7898" w:rsidP="007F7898">
      <w:pPr>
        <w:spacing w:after="160" w:line="480" w:lineRule="auto"/>
        <w:contextualSpacing/>
        <w:rPr>
          <w:rFonts w:ascii="Times New Roman" w:eastAsia="Aptos" w:hAnsi="Times New Roman" w:cs="Times New Roman"/>
          <w:kern w:val="2"/>
          <w:szCs w:val="22"/>
          <w14:ligatures w14:val="standardContextual"/>
        </w:rPr>
      </w:pPr>
      <w:r w:rsidRPr="00E75071">
        <w:rPr>
          <w:rFonts w:ascii="Times New Roman" w:eastAsia="Aptos" w:hAnsi="Times New Roman" w:cs="Times New Roman"/>
          <w:kern w:val="2"/>
          <w:szCs w:val="22"/>
          <w14:ligatures w14:val="standardContextual"/>
        </w:rPr>
        <w:t xml:space="preserve">To what extent do scores and ranked placement affect stakeholders' (directors, administrators, students, and parents) perceptions of success at marching competitions? </w:t>
      </w:r>
    </w:p>
    <w:p w14:paraId="227DC631" w14:textId="063AF16A" w:rsidR="005C2D87" w:rsidRDefault="007F7898" w:rsidP="007F7898">
      <w:pPr>
        <w:spacing w:after="160" w:line="480" w:lineRule="auto"/>
        <w:contextualSpacing/>
        <w:rPr>
          <w:rFonts w:ascii="Times New Roman" w:eastAsia="Aptos" w:hAnsi="Times New Roman" w:cs="Times New Roman"/>
          <w:b/>
          <w:bCs/>
          <w:kern w:val="2"/>
          <w:szCs w:val="22"/>
          <w14:ligatures w14:val="standardContextual"/>
        </w:rPr>
      </w:pPr>
      <w:r w:rsidRPr="007F7898">
        <w:rPr>
          <w:rFonts w:ascii="Times New Roman" w:eastAsia="Aptos" w:hAnsi="Times New Roman" w:cs="Times New Roman"/>
          <w:kern w:val="2"/>
          <w:szCs w:val="22"/>
          <w14:ligatures w14:val="standardContextual"/>
        </w:rPr>
        <w:t xml:space="preserve">        Two themes emerged from the initial questionnaire. In Question Three (Q3), the researcher asked participants to identify the score or rating they considered successful at a marching band competition. The highest score possible at a band competition is a “I”, and the lowest is a “III.” </w:t>
      </w:r>
      <w:bookmarkStart w:id="174" w:name="_Hlk200308592"/>
    </w:p>
    <w:p w14:paraId="05629861" w14:textId="75ABA0CA" w:rsidR="007F7898" w:rsidRPr="007F7898" w:rsidRDefault="007F7898" w:rsidP="007F7898">
      <w:pPr>
        <w:spacing w:after="160" w:line="480" w:lineRule="auto"/>
        <w:contextualSpacing/>
        <w:rPr>
          <w:rFonts w:ascii="Times New Roman" w:eastAsia="Aptos" w:hAnsi="Times New Roman" w:cs="Times New Roman"/>
          <w:b/>
          <w:bCs/>
          <w:kern w:val="2"/>
          <w:szCs w:val="22"/>
          <w14:ligatures w14:val="standardContextual"/>
        </w:rPr>
      </w:pPr>
      <w:r w:rsidRPr="007F7898">
        <w:rPr>
          <w:rFonts w:ascii="Times New Roman" w:eastAsia="Aptos" w:hAnsi="Times New Roman" w:cs="Times New Roman"/>
          <w:b/>
          <w:bCs/>
          <w:kern w:val="2"/>
          <w:szCs w:val="22"/>
          <w14:ligatures w14:val="standardContextual"/>
        </w:rPr>
        <w:t xml:space="preserve">Table 12. Question </w:t>
      </w:r>
      <w:r w:rsidR="00165B01">
        <w:rPr>
          <w:rFonts w:ascii="Times New Roman" w:eastAsia="Aptos" w:hAnsi="Times New Roman" w:cs="Times New Roman"/>
          <w:b/>
          <w:bCs/>
          <w:kern w:val="2"/>
          <w:szCs w:val="22"/>
          <w14:ligatures w14:val="standardContextual"/>
        </w:rPr>
        <w:t>t</w:t>
      </w:r>
      <w:r w:rsidRPr="007F7898">
        <w:rPr>
          <w:rFonts w:ascii="Times New Roman" w:eastAsia="Aptos" w:hAnsi="Times New Roman" w:cs="Times New Roman"/>
          <w:b/>
          <w:bCs/>
          <w:kern w:val="2"/>
          <w:szCs w:val="22"/>
          <w14:ligatures w14:val="standardContextual"/>
        </w:rPr>
        <w:t xml:space="preserve">hree </w:t>
      </w:r>
      <w:r w:rsidR="00165B01">
        <w:rPr>
          <w:rFonts w:ascii="Times New Roman" w:eastAsia="Aptos" w:hAnsi="Times New Roman" w:cs="Times New Roman"/>
          <w:b/>
          <w:bCs/>
          <w:kern w:val="2"/>
          <w:szCs w:val="22"/>
          <w14:ligatures w14:val="standardContextual"/>
        </w:rPr>
        <w:t>r</w:t>
      </w:r>
      <w:r w:rsidRPr="007F7898">
        <w:rPr>
          <w:rFonts w:ascii="Times New Roman" w:eastAsia="Aptos" w:hAnsi="Times New Roman" w:cs="Times New Roman"/>
          <w:b/>
          <w:bCs/>
          <w:kern w:val="2"/>
          <w:szCs w:val="22"/>
          <w14:ligatures w14:val="standardContextual"/>
        </w:rPr>
        <w:t>esponses</w:t>
      </w:r>
    </w:p>
    <w:tbl>
      <w:tblPr>
        <w:tblW w:w="3052" w:type="dxa"/>
        <w:jc w:val="center"/>
        <w:tblCellMar>
          <w:left w:w="0" w:type="dxa"/>
          <w:right w:w="0" w:type="dxa"/>
        </w:tblCellMar>
        <w:tblLook w:val="04A0" w:firstRow="1" w:lastRow="0" w:firstColumn="1" w:lastColumn="0" w:noHBand="0" w:noVBand="1"/>
      </w:tblPr>
      <w:tblGrid>
        <w:gridCol w:w="1154"/>
        <w:gridCol w:w="1898"/>
      </w:tblGrid>
      <w:tr w:rsidR="007F7898" w:rsidRPr="007F7898" w14:paraId="05272FA0" w14:textId="77777777" w:rsidTr="00D1295C">
        <w:trPr>
          <w:trHeight w:val="315"/>
          <w:jc w:val="center"/>
        </w:trPr>
        <w:tc>
          <w:tcPr>
            <w:tcW w:w="0" w:type="auto"/>
            <w:tcBorders>
              <w:top w:val="single" w:sz="4" w:space="0" w:color="auto"/>
              <w:bottom w:val="single" w:sz="4" w:space="0" w:color="auto"/>
            </w:tcBorders>
            <w:tcMar>
              <w:top w:w="30" w:type="dxa"/>
              <w:left w:w="45" w:type="dxa"/>
              <w:bottom w:w="30" w:type="dxa"/>
              <w:right w:w="45" w:type="dxa"/>
            </w:tcMar>
            <w:vAlign w:val="bottom"/>
            <w:hideMark/>
          </w:tcPr>
          <w:p w14:paraId="327C776A" w14:textId="77777777" w:rsidR="007F7898" w:rsidRPr="00E75071" w:rsidRDefault="007F7898" w:rsidP="007F7898">
            <w:pPr>
              <w:jc w:val="center"/>
              <w:rPr>
                <w:rFonts w:ascii="Times New Roman" w:eastAsia="Times New Roman" w:hAnsi="Times New Roman" w:cs="Times New Roman"/>
                <w:b/>
                <w:bCs/>
                <w:sz w:val="22"/>
                <w:szCs w:val="22"/>
              </w:rPr>
            </w:pPr>
            <w:bookmarkStart w:id="175" w:name="_Hlk200297803"/>
            <w:bookmarkEnd w:id="174"/>
            <w:r w:rsidRPr="00E75071">
              <w:rPr>
                <w:rFonts w:ascii="Times New Roman" w:eastAsia="Times New Roman" w:hAnsi="Times New Roman" w:cs="Times New Roman"/>
                <w:b/>
                <w:bCs/>
                <w:sz w:val="22"/>
                <w:szCs w:val="22"/>
              </w:rPr>
              <w:t>Participant</w:t>
            </w:r>
          </w:p>
        </w:tc>
        <w:tc>
          <w:tcPr>
            <w:tcW w:w="1922" w:type="dxa"/>
            <w:tcBorders>
              <w:top w:val="single" w:sz="4" w:space="0" w:color="auto"/>
              <w:bottom w:val="single" w:sz="4" w:space="0" w:color="auto"/>
            </w:tcBorders>
            <w:tcMar>
              <w:top w:w="30" w:type="dxa"/>
              <w:left w:w="45" w:type="dxa"/>
              <w:bottom w:w="30" w:type="dxa"/>
              <w:right w:w="45" w:type="dxa"/>
            </w:tcMar>
            <w:vAlign w:val="bottom"/>
            <w:hideMark/>
          </w:tcPr>
          <w:p w14:paraId="6BFDDD7F" w14:textId="77777777" w:rsidR="007F7898" w:rsidRPr="00E75071" w:rsidRDefault="007F7898" w:rsidP="007F7898">
            <w:pPr>
              <w:jc w:val="center"/>
              <w:rPr>
                <w:rFonts w:ascii="Times New Roman" w:eastAsia="Times New Roman" w:hAnsi="Times New Roman" w:cs="Times New Roman"/>
                <w:b/>
                <w:bCs/>
                <w:sz w:val="22"/>
                <w:szCs w:val="22"/>
              </w:rPr>
            </w:pPr>
            <w:r w:rsidRPr="00E75071">
              <w:rPr>
                <w:rFonts w:ascii="Times New Roman" w:eastAsia="Times New Roman" w:hAnsi="Times New Roman" w:cs="Times New Roman"/>
                <w:b/>
                <w:bCs/>
                <w:sz w:val="22"/>
                <w:szCs w:val="22"/>
              </w:rPr>
              <w:t>Answer</w:t>
            </w:r>
          </w:p>
        </w:tc>
      </w:tr>
      <w:tr w:rsidR="007F7898" w:rsidRPr="007F7898" w14:paraId="685438F1" w14:textId="77777777" w:rsidTr="00D1295C">
        <w:trPr>
          <w:trHeight w:val="315"/>
          <w:jc w:val="center"/>
        </w:trPr>
        <w:tc>
          <w:tcPr>
            <w:tcW w:w="0" w:type="auto"/>
            <w:tcBorders>
              <w:top w:val="single" w:sz="4" w:space="0" w:color="auto"/>
            </w:tcBorders>
            <w:tcMar>
              <w:top w:w="30" w:type="dxa"/>
              <w:left w:w="45" w:type="dxa"/>
              <w:bottom w:w="30" w:type="dxa"/>
              <w:right w:w="45" w:type="dxa"/>
            </w:tcMar>
            <w:vAlign w:val="bottom"/>
            <w:hideMark/>
          </w:tcPr>
          <w:p w14:paraId="4B5AC28C"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Director 1</w:t>
            </w:r>
          </w:p>
        </w:tc>
        <w:tc>
          <w:tcPr>
            <w:tcW w:w="1922" w:type="dxa"/>
            <w:tcBorders>
              <w:top w:val="single" w:sz="4" w:space="0" w:color="auto"/>
            </w:tcBorders>
            <w:tcMar>
              <w:top w:w="30" w:type="dxa"/>
              <w:left w:w="45" w:type="dxa"/>
              <w:bottom w:w="30" w:type="dxa"/>
              <w:right w:w="45" w:type="dxa"/>
            </w:tcMar>
            <w:vAlign w:val="bottom"/>
            <w:hideMark/>
          </w:tcPr>
          <w:p w14:paraId="73E66240"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1</w:t>
            </w:r>
          </w:p>
        </w:tc>
      </w:tr>
      <w:tr w:rsidR="007F7898" w:rsidRPr="007F7898" w14:paraId="1126910A" w14:textId="77777777" w:rsidTr="0058287E">
        <w:trPr>
          <w:trHeight w:val="315"/>
          <w:jc w:val="center"/>
        </w:trPr>
        <w:tc>
          <w:tcPr>
            <w:tcW w:w="0" w:type="auto"/>
            <w:tcMar>
              <w:top w:w="30" w:type="dxa"/>
              <w:left w:w="45" w:type="dxa"/>
              <w:bottom w:w="30" w:type="dxa"/>
              <w:right w:w="45" w:type="dxa"/>
            </w:tcMar>
            <w:vAlign w:val="bottom"/>
            <w:hideMark/>
          </w:tcPr>
          <w:p w14:paraId="021973F5"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Admin 1</w:t>
            </w:r>
          </w:p>
        </w:tc>
        <w:tc>
          <w:tcPr>
            <w:tcW w:w="1922" w:type="dxa"/>
            <w:tcMar>
              <w:top w:w="30" w:type="dxa"/>
              <w:left w:w="45" w:type="dxa"/>
              <w:bottom w:w="30" w:type="dxa"/>
              <w:right w:w="45" w:type="dxa"/>
            </w:tcMar>
            <w:vAlign w:val="bottom"/>
            <w:hideMark/>
          </w:tcPr>
          <w:p w14:paraId="258241E4"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X</w:t>
            </w:r>
          </w:p>
        </w:tc>
      </w:tr>
      <w:tr w:rsidR="007F7898" w:rsidRPr="007F7898" w14:paraId="00706B5D" w14:textId="77777777" w:rsidTr="0058287E">
        <w:trPr>
          <w:trHeight w:val="315"/>
          <w:jc w:val="center"/>
        </w:trPr>
        <w:tc>
          <w:tcPr>
            <w:tcW w:w="0" w:type="auto"/>
            <w:tcMar>
              <w:top w:w="30" w:type="dxa"/>
              <w:left w:w="45" w:type="dxa"/>
              <w:bottom w:w="30" w:type="dxa"/>
              <w:right w:w="45" w:type="dxa"/>
            </w:tcMar>
            <w:vAlign w:val="bottom"/>
            <w:hideMark/>
          </w:tcPr>
          <w:p w14:paraId="0F96E282"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Parent 1</w:t>
            </w:r>
          </w:p>
        </w:tc>
        <w:tc>
          <w:tcPr>
            <w:tcW w:w="1922" w:type="dxa"/>
            <w:tcMar>
              <w:top w:w="30" w:type="dxa"/>
              <w:left w:w="45" w:type="dxa"/>
              <w:bottom w:w="30" w:type="dxa"/>
              <w:right w:w="45" w:type="dxa"/>
            </w:tcMar>
            <w:vAlign w:val="bottom"/>
            <w:hideMark/>
          </w:tcPr>
          <w:p w14:paraId="2A7C5FB5"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I</w:t>
            </w:r>
          </w:p>
        </w:tc>
      </w:tr>
      <w:tr w:rsidR="007F7898" w:rsidRPr="007F7898" w14:paraId="146E678D" w14:textId="77777777" w:rsidTr="0058287E">
        <w:trPr>
          <w:trHeight w:val="315"/>
          <w:jc w:val="center"/>
        </w:trPr>
        <w:tc>
          <w:tcPr>
            <w:tcW w:w="0" w:type="auto"/>
            <w:tcMar>
              <w:top w:w="30" w:type="dxa"/>
              <w:left w:w="45" w:type="dxa"/>
              <w:bottom w:w="30" w:type="dxa"/>
              <w:right w:w="45" w:type="dxa"/>
            </w:tcMar>
            <w:vAlign w:val="bottom"/>
            <w:hideMark/>
          </w:tcPr>
          <w:p w14:paraId="73D382A2"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Student 1</w:t>
            </w:r>
          </w:p>
        </w:tc>
        <w:tc>
          <w:tcPr>
            <w:tcW w:w="1922" w:type="dxa"/>
            <w:tcMar>
              <w:top w:w="30" w:type="dxa"/>
              <w:left w:w="45" w:type="dxa"/>
              <w:bottom w:w="30" w:type="dxa"/>
              <w:right w:w="45" w:type="dxa"/>
            </w:tcMar>
            <w:vAlign w:val="bottom"/>
            <w:hideMark/>
          </w:tcPr>
          <w:p w14:paraId="1447755F"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II</w:t>
            </w:r>
          </w:p>
        </w:tc>
      </w:tr>
      <w:tr w:rsidR="007F7898" w:rsidRPr="007F7898" w14:paraId="61929EFE" w14:textId="77777777" w:rsidTr="0058287E">
        <w:trPr>
          <w:trHeight w:val="315"/>
          <w:jc w:val="center"/>
        </w:trPr>
        <w:tc>
          <w:tcPr>
            <w:tcW w:w="0" w:type="auto"/>
            <w:tcMar>
              <w:top w:w="30" w:type="dxa"/>
              <w:left w:w="45" w:type="dxa"/>
              <w:bottom w:w="30" w:type="dxa"/>
              <w:right w:w="45" w:type="dxa"/>
            </w:tcMar>
            <w:vAlign w:val="bottom"/>
            <w:hideMark/>
          </w:tcPr>
          <w:p w14:paraId="6A873BE0"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Director 2</w:t>
            </w:r>
          </w:p>
        </w:tc>
        <w:tc>
          <w:tcPr>
            <w:tcW w:w="1922" w:type="dxa"/>
            <w:tcMar>
              <w:top w:w="30" w:type="dxa"/>
              <w:left w:w="45" w:type="dxa"/>
              <w:bottom w:w="30" w:type="dxa"/>
              <w:right w:w="45" w:type="dxa"/>
            </w:tcMar>
            <w:vAlign w:val="bottom"/>
            <w:hideMark/>
          </w:tcPr>
          <w:p w14:paraId="6110EE4B"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I</w:t>
            </w:r>
          </w:p>
        </w:tc>
      </w:tr>
      <w:tr w:rsidR="007F7898" w:rsidRPr="007F7898" w14:paraId="21A40D7E" w14:textId="77777777" w:rsidTr="0058287E">
        <w:trPr>
          <w:trHeight w:val="315"/>
          <w:jc w:val="center"/>
        </w:trPr>
        <w:tc>
          <w:tcPr>
            <w:tcW w:w="0" w:type="auto"/>
            <w:tcMar>
              <w:top w:w="30" w:type="dxa"/>
              <w:left w:w="45" w:type="dxa"/>
              <w:bottom w:w="30" w:type="dxa"/>
              <w:right w:w="45" w:type="dxa"/>
            </w:tcMar>
            <w:vAlign w:val="bottom"/>
            <w:hideMark/>
          </w:tcPr>
          <w:p w14:paraId="50EA57C1"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Admin 2</w:t>
            </w:r>
          </w:p>
        </w:tc>
        <w:tc>
          <w:tcPr>
            <w:tcW w:w="1922" w:type="dxa"/>
            <w:tcMar>
              <w:top w:w="30" w:type="dxa"/>
              <w:left w:w="45" w:type="dxa"/>
              <w:bottom w:w="30" w:type="dxa"/>
              <w:right w:w="45" w:type="dxa"/>
            </w:tcMar>
            <w:vAlign w:val="bottom"/>
            <w:hideMark/>
          </w:tcPr>
          <w:p w14:paraId="49356D04"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X</w:t>
            </w:r>
          </w:p>
        </w:tc>
      </w:tr>
      <w:tr w:rsidR="007F7898" w:rsidRPr="007F7898" w14:paraId="02921450" w14:textId="77777777" w:rsidTr="0058287E">
        <w:trPr>
          <w:trHeight w:val="315"/>
          <w:jc w:val="center"/>
        </w:trPr>
        <w:tc>
          <w:tcPr>
            <w:tcW w:w="0" w:type="auto"/>
            <w:tcMar>
              <w:top w:w="30" w:type="dxa"/>
              <w:left w:w="45" w:type="dxa"/>
              <w:bottom w:w="30" w:type="dxa"/>
              <w:right w:w="45" w:type="dxa"/>
            </w:tcMar>
            <w:vAlign w:val="bottom"/>
            <w:hideMark/>
          </w:tcPr>
          <w:p w14:paraId="2DA668DA"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Parent 2</w:t>
            </w:r>
          </w:p>
        </w:tc>
        <w:tc>
          <w:tcPr>
            <w:tcW w:w="1922" w:type="dxa"/>
            <w:tcMar>
              <w:top w:w="30" w:type="dxa"/>
              <w:left w:w="45" w:type="dxa"/>
              <w:bottom w:w="30" w:type="dxa"/>
              <w:right w:w="45" w:type="dxa"/>
            </w:tcMar>
            <w:vAlign w:val="bottom"/>
            <w:hideMark/>
          </w:tcPr>
          <w:p w14:paraId="64113102"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I</w:t>
            </w:r>
          </w:p>
        </w:tc>
      </w:tr>
      <w:tr w:rsidR="007F7898" w:rsidRPr="007F7898" w14:paraId="1718450C" w14:textId="77777777" w:rsidTr="0058287E">
        <w:trPr>
          <w:trHeight w:val="315"/>
          <w:jc w:val="center"/>
        </w:trPr>
        <w:tc>
          <w:tcPr>
            <w:tcW w:w="0" w:type="auto"/>
            <w:tcMar>
              <w:top w:w="30" w:type="dxa"/>
              <w:left w:w="45" w:type="dxa"/>
              <w:bottom w:w="30" w:type="dxa"/>
              <w:right w:w="45" w:type="dxa"/>
            </w:tcMar>
            <w:vAlign w:val="bottom"/>
            <w:hideMark/>
          </w:tcPr>
          <w:p w14:paraId="3921FAD5"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lastRenderedPageBreak/>
              <w:t>Student 2</w:t>
            </w:r>
          </w:p>
        </w:tc>
        <w:tc>
          <w:tcPr>
            <w:tcW w:w="1922" w:type="dxa"/>
            <w:tcMar>
              <w:top w:w="30" w:type="dxa"/>
              <w:left w:w="45" w:type="dxa"/>
              <w:bottom w:w="30" w:type="dxa"/>
              <w:right w:w="45" w:type="dxa"/>
            </w:tcMar>
            <w:vAlign w:val="bottom"/>
            <w:hideMark/>
          </w:tcPr>
          <w:p w14:paraId="67A098F1"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1</w:t>
            </w:r>
          </w:p>
        </w:tc>
      </w:tr>
      <w:tr w:rsidR="007F7898" w:rsidRPr="007F7898" w14:paraId="273ED328" w14:textId="77777777" w:rsidTr="0058287E">
        <w:trPr>
          <w:trHeight w:val="315"/>
          <w:jc w:val="center"/>
        </w:trPr>
        <w:tc>
          <w:tcPr>
            <w:tcW w:w="0" w:type="auto"/>
            <w:tcMar>
              <w:top w:w="30" w:type="dxa"/>
              <w:left w:w="45" w:type="dxa"/>
              <w:bottom w:w="30" w:type="dxa"/>
              <w:right w:w="45" w:type="dxa"/>
            </w:tcMar>
            <w:vAlign w:val="bottom"/>
            <w:hideMark/>
          </w:tcPr>
          <w:p w14:paraId="191D9BA1"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Director 3</w:t>
            </w:r>
          </w:p>
        </w:tc>
        <w:tc>
          <w:tcPr>
            <w:tcW w:w="1922" w:type="dxa"/>
            <w:tcMar>
              <w:top w:w="30" w:type="dxa"/>
              <w:left w:w="45" w:type="dxa"/>
              <w:bottom w:w="30" w:type="dxa"/>
              <w:right w:w="45" w:type="dxa"/>
            </w:tcMar>
            <w:vAlign w:val="bottom"/>
            <w:hideMark/>
          </w:tcPr>
          <w:p w14:paraId="1FE820CB"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I</w:t>
            </w:r>
          </w:p>
        </w:tc>
      </w:tr>
      <w:tr w:rsidR="007F7898" w:rsidRPr="007F7898" w14:paraId="5511D5A6" w14:textId="77777777" w:rsidTr="0058287E">
        <w:trPr>
          <w:trHeight w:val="315"/>
          <w:jc w:val="center"/>
        </w:trPr>
        <w:tc>
          <w:tcPr>
            <w:tcW w:w="0" w:type="auto"/>
            <w:tcMar>
              <w:top w:w="30" w:type="dxa"/>
              <w:left w:w="45" w:type="dxa"/>
              <w:bottom w:w="30" w:type="dxa"/>
              <w:right w:w="45" w:type="dxa"/>
            </w:tcMar>
            <w:vAlign w:val="bottom"/>
            <w:hideMark/>
          </w:tcPr>
          <w:p w14:paraId="30375CFB"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Admin 3</w:t>
            </w:r>
          </w:p>
        </w:tc>
        <w:tc>
          <w:tcPr>
            <w:tcW w:w="1922" w:type="dxa"/>
            <w:tcMar>
              <w:top w:w="30" w:type="dxa"/>
              <w:left w:w="45" w:type="dxa"/>
              <w:bottom w:w="30" w:type="dxa"/>
              <w:right w:w="45" w:type="dxa"/>
            </w:tcMar>
            <w:vAlign w:val="bottom"/>
            <w:hideMark/>
          </w:tcPr>
          <w:p w14:paraId="56F6CC8B"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I</w:t>
            </w:r>
          </w:p>
        </w:tc>
      </w:tr>
      <w:tr w:rsidR="007F7898" w:rsidRPr="007F7898" w14:paraId="247EADE6" w14:textId="77777777" w:rsidTr="0058287E">
        <w:trPr>
          <w:trHeight w:val="315"/>
          <w:jc w:val="center"/>
        </w:trPr>
        <w:tc>
          <w:tcPr>
            <w:tcW w:w="0" w:type="auto"/>
            <w:tcMar>
              <w:top w:w="30" w:type="dxa"/>
              <w:left w:w="45" w:type="dxa"/>
              <w:bottom w:w="30" w:type="dxa"/>
              <w:right w:w="45" w:type="dxa"/>
            </w:tcMar>
            <w:vAlign w:val="bottom"/>
            <w:hideMark/>
          </w:tcPr>
          <w:p w14:paraId="283E2363"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Parent 3</w:t>
            </w:r>
          </w:p>
        </w:tc>
        <w:tc>
          <w:tcPr>
            <w:tcW w:w="1922" w:type="dxa"/>
            <w:tcMar>
              <w:top w:w="30" w:type="dxa"/>
              <w:left w:w="45" w:type="dxa"/>
              <w:bottom w:w="30" w:type="dxa"/>
              <w:right w:w="45" w:type="dxa"/>
            </w:tcMar>
            <w:vAlign w:val="bottom"/>
            <w:hideMark/>
          </w:tcPr>
          <w:p w14:paraId="72E05DE2"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I</w:t>
            </w:r>
          </w:p>
        </w:tc>
      </w:tr>
      <w:tr w:rsidR="007F7898" w:rsidRPr="007F7898" w14:paraId="1D276BDC" w14:textId="77777777" w:rsidTr="0058287E">
        <w:trPr>
          <w:trHeight w:val="315"/>
          <w:jc w:val="center"/>
        </w:trPr>
        <w:tc>
          <w:tcPr>
            <w:tcW w:w="0" w:type="auto"/>
            <w:tcMar>
              <w:top w:w="30" w:type="dxa"/>
              <w:left w:w="45" w:type="dxa"/>
              <w:bottom w:w="30" w:type="dxa"/>
              <w:right w:w="45" w:type="dxa"/>
            </w:tcMar>
            <w:vAlign w:val="bottom"/>
            <w:hideMark/>
          </w:tcPr>
          <w:p w14:paraId="2AE221B4"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Student 3</w:t>
            </w:r>
          </w:p>
        </w:tc>
        <w:tc>
          <w:tcPr>
            <w:tcW w:w="1922" w:type="dxa"/>
            <w:tcMar>
              <w:top w:w="30" w:type="dxa"/>
              <w:left w:w="45" w:type="dxa"/>
              <w:bottom w:w="30" w:type="dxa"/>
              <w:right w:w="45" w:type="dxa"/>
            </w:tcMar>
            <w:vAlign w:val="bottom"/>
            <w:hideMark/>
          </w:tcPr>
          <w:p w14:paraId="4033C55E"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I</w:t>
            </w:r>
          </w:p>
        </w:tc>
      </w:tr>
      <w:tr w:rsidR="007F7898" w:rsidRPr="007F7898" w14:paraId="4F2F0F5C" w14:textId="77777777" w:rsidTr="0058287E">
        <w:trPr>
          <w:trHeight w:val="315"/>
          <w:jc w:val="center"/>
        </w:trPr>
        <w:tc>
          <w:tcPr>
            <w:tcW w:w="0" w:type="auto"/>
            <w:tcMar>
              <w:top w:w="30" w:type="dxa"/>
              <w:left w:w="45" w:type="dxa"/>
              <w:bottom w:w="30" w:type="dxa"/>
              <w:right w:w="45" w:type="dxa"/>
            </w:tcMar>
            <w:vAlign w:val="bottom"/>
            <w:hideMark/>
          </w:tcPr>
          <w:p w14:paraId="0C61A00E"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Director 4</w:t>
            </w:r>
          </w:p>
        </w:tc>
        <w:tc>
          <w:tcPr>
            <w:tcW w:w="1922" w:type="dxa"/>
            <w:tcMar>
              <w:top w:w="30" w:type="dxa"/>
              <w:left w:w="45" w:type="dxa"/>
              <w:bottom w:w="30" w:type="dxa"/>
              <w:right w:w="45" w:type="dxa"/>
            </w:tcMar>
            <w:vAlign w:val="bottom"/>
            <w:hideMark/>
          </w:tcPr>
          <w:p w14:paraId="1845F75B"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I or II</w:t>
            </w:r>
          </w:p>
        </w:tc>
      </w:tr>
      <w:tr w:rsidR="007F7898" w:rsidRPr="007F7898" w14:paraId="28118566" w14:textId="77777777" w:rsidTr="0058287E">
        <w:trPr>
          <w:trHeight w:val="315"/>
          <w:jc w:val="center"/>
        </w:trPr>
        <w:tc>
          <w:tcPr>
            <w:tcW w:w="0" w:type="auto"/>
            <w:tcMar>
              <w:top w:w="30" w:type="dxa"/>
              <w:left w:w="45" w:type="dxa"/>
              <w:bottom w:w="30" w:type="dxa"/>
              <w:right w:w="45" w:type="dxa"/>
            </w:tcMar>
            <w:vAlign w:val="bottom"/>
            <w:hideMark/>
          </w:tcPr>
          <w:p w14:paraId="5B6D2A31"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Admin 4</w:t>
            </w:r>
          </w:p>
        </w:tc>
        <w:tc>
          <w:tcPr>
            <w:tcW w:w="1922" w:type="dxa"/>
            <w:tcMar>
              <w:top w:w="30" w:type="dxa"/>
              <w:left w:w="45" w:type="dxa"/>
              <w:bottom w:w="30" w:type="dxa"/>
              <w:right w:w="45" w:type="dxa"/>
            </w:tcMar>
            <w:vAlign w:val="bottom"/>
            <w:hideMark/>
          </w:tcPr>
          <w:p w14:paraId="05F8779D"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Highest Score (I)</w:t>
            </w:r>
          </w:p>
        </w:tc>
      </w:tr>
      <w:tr w:rsidR="007F7898" w:rsidRPr="007F7898" w14:paraId="7C7E4A24" w14:textId="77777777" w:rsidTr="0058287E">
        <w:trPr>
          <w:trHeight w:val="315"/>
          <w:jc w:val="center"/>
        </w:trPr>
        <w:tc>
          <w:tcPr>
            <w:tcW w:w="0" w:type="auto"/>
            <w:tcMar>
              <w:top w:w="30" w:type="dxa"/>
              <w:left w:w="45" w:type="dxa"/>
              <w:bottom w:w="30" w:type="dxa"/>
              <w:right w:w="45" w:type="dxa"/>
            </w:tcMar>
            <w:vAlign w:val="bottom"/>
            <w:hideMark/>
          </w:tcPr>
          <w:p w14:paraId="433758D8"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Parent 4</w:t>
            </w:r>
          </w:p>
        </w:tc>
        <w:tc>
          <w:tcPr>
            <w:tcW w:w="1922" w:type="dxa"/>
            <w:tcMar>
              <w:top w:w="30" w:type="dxa"/>
              <w:left w:w="45" w:type="dxa"/>
              <w:bottom w:w="30" w:type="dxa"/>
              <w:right w:w="45" w:type="dxa"/>
            </w:tcMar>
            <w:vAlign w:val="bottom"/>
            <w:hideMark/>
          </w:tcPr>
          <w:p w14:paraId="3D58388D"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I and award</w:t>
            </w:r>
          </w:p>
        </w:tc>
      </w:tr>
      <w:tr w:rsidR="007F7898" w:rsidRPr="007F7898" w14:paraId="2342F2A8" w14:textId="77777777" w:rsidTr="0058287E">
        <w:trPr>
          <w:trHeight w:val="315"/>
          <w:jc w:val="center"/>
        </w:trPr>
        <w:tc>
          <w:tcPr>
            <w:tcW w:w="0" w:type="auto"/>
            <w:tcMar>
              <w:top w:w="30" w:type="dxa"/>
              <w:left w:w="45" w:type="dxa"/>
              <w:bottom w:w="30" w:type="dxa"/>
              <w:right w:w="45" w:type="dxa"/>
            </w:tcMar>
            <w:vAlign w:val="bottom"/>
            <w:hideMark/>
          </w:tcPr>
          <w:p w14:paraId="13EF4DE1"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Student 4</w:t>
            </w:r>
          </w:p>
        </w:tc>
        <w:tc>
          <w:tcPr>
            <w:tcW w:w="1922" w:type="dxa"/>
            <w:tcMar>
              <w:top w:w="30" w:type="dxa"/>
              <w:left w:w="45" w:type="dxa"/>
              <w:bottom w:w="30" w:type="dxa"/>
              <w:right w:w="45" w:type="dxa"/>
            </w:tcMar>
            <w:vAlign w:val="bottom"/>
            <w:hideMark/>
          </w:tcPr>
          <w:p w14:paraId="5E8B5B85"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I and award</w:t>
            </w:r>
          </w:p>
        </w:tc>
      </w:tr>
      <w:tr w:rsidR="007F7898" w:rsidRPr="007F7898" w14:paraId="2EF1A9CC" w14:textId="77777777" w:rsidTr="0058287E">
        <w:trPr>
          <w:trHeight w:val="315"/>
          <w:jc w:val="center"/>
        </w:trPr>
        <w:tc>
          <w:tcPr>
            <w:tcW w:w="0" w:type="auto"/>
            <w:tcMar>
              <w:top w:w="30" w:type="dxa"/>
              <w:left w:w="45" w:type="dxa"/>
              <w:bottom w:w="30" w:type="dxa"/>
              <w:right w:w="45" w:type="dxa"/>
            </w:tcMar>
            <w:vAlign w:val="bottom"/>
            <w:hideMark/>
          </w:tcPr>
          <w:p w14:paraId="5A63DBBD"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Director 5</w:t>
            </w:r>
          </w:p>
        </w:tc>
        <w:tc>
          <w:tcPr>
            <w:tcW w:w="1922" w:type="dxa"/>
            <w:tcMar>
              <w:top w:w="30" w:type="dxa"/>
              <w:left w:w="45" w:type="dxa"/>
              <w:bottom w:w="30" w:type="dxa"/>
              <w:right w:w="45" w:type="dxa"/>
            </w:tcMar>
            <w:vAlign w:val="bottom"/>
            <w:hideMark/>
          </w:tcPr>
          <w:p w14:paraId="43F1D127"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I</w:t>
            </w:r>
          </w:p>
        </w:tc>
      </w:tr>
      <w:tr w:rsidR="007F7898" w:rsidRPr="007F7898" w14:paraId="06B203D7" w14:textId="77777777" w:rsidTr="0058287E">
        <w:trPr>
          <w:trHeight w:val="315"/>
          <w:jc w:val="center"/>
        </w:trPr>
        <w:tc>
          <w:tcPr>
            <w:tcW w:w="0" w:type="auto"/>
            <w:tcMar>
              <w:top w:w="30" w:type="dxa"/>
              <w:left w:w="45" w:type="dxa"/>
              <w:bottom w:w="30" w:type="dxa"/>
              <w:right w:w="45" w:type="dxa"/>
            </w:tcMar>
            <w:vAlign w:val="bottom"/>
            <w:hideMark/>
          </w:tcPr>
          <w:p w14:paraId="080BCEC7"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Admin 5</w:t>
            </w:r>
          </w:p>
        </w:tc>
        <w:tc>
          <w:tcPr>
            <w:tcW w:w="1922" w:type="dxa"/>
            <w:tcMar>
              <w:top w:w="30" w:type="dxa"/>
              <w:left w:w="45" w:type="dxa"/>
              <w:bottom w:w="30" w:type="dxa"/>
              <w:right w:w="45" w:type="dxa"/>
            </w:tcMar>
            <w:vAlign w:val="bottom"/>
            <w:hideMark/>
          </w:tcPr>
          <w:p w14:paraId="48086FB3"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I</w:t>
            </w:r>
          </w:p>
        </w:tc>
      </w:tr>
      <w:tr w:rsidR="007F7898" w:rsidRPr="007F7898" w14:paraId="025345D6" w14:textId="77777777" w:rsidTr="0058287E">
        <w:trPr>
          <w:trHeight w:val="315"/>
          <w:jc w:val="center"/>
        </w:trPr>
        <w:tc>
          <w:tcPr>
            <w:tcW w:w="0" w:type="auto"/>
            <w:tcMar>
              <w:top w:w="30" w:type="dxa"/>
              <w:left w:w="45" w:type="dxa"/>
              <w:bottom w:w="30" w:type="dxa"/>
              <w:right w:w="45" w:type="dxa"/>
            </w:tcMar>
            <w:vAlign w:val="bottom"/>
            <w:hideMark/>
          </w:tcPr>
          <w:p w14:paraId="764A1277"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Parent 5</w:t>
            </w:r>
          </w:p>
        </w:tc>
        <w:tc>
          <w:tcPr>
            <w:tcW w:w="1922" w:type="dxa"/>
            <w:tcMar>
              <w:top w:w="30" w:type="dxa"/>
              <w:left w:w="45" w:type="dxa"/>
              <w:bottom w:w="30" w:type="dxa"/>
              <w:right w:w="45" w:type="dxa"/>
            </w:tcMar>
            <w:vAlign w:val="bottom"/>
            <w:hideMark/>
          </w:tcPr>
          <w:p w14:paraId="12B34463"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I and award</w:t>
            </w:r>
          </w:p>
        </w:tc>
      </w:tr>
      <w:tr w:rsidR="007F7898" w:rsidRPr="007F7898" w14:paraId="4B53E485" w14:textId="77777777" w:rsidTr="0058287E">
        <w:trPr>
          <w:trHeight w:val="315"/>
          <w:jc w:val="center"/>
        </w:trPr>
        <w:tc>
          <w:tcPr>
            <w:tcW w:w="0" w:type="auto"/>
            <w:tcMar>
              <w:top w:w="30" w:type="dxa"/>
              <w:left w:w="45" w:type="dxa"/>
              <w:bottom w:w="30" w:type="dxa"/>
              <w:right w:w="45" w:type="dxa"/>
            </w:tcMar>
            <w:vAlign w:val="bottom"/>
            <w:hideMark/>
          </w:tcPr>
          <w:p w14:paraId="4FAADB3D"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Student 5</w:t>
            </w:r>
          </w:p>
        </w:tc>
        <w:tc>
          <w:tcPr>
            <w:tcW w:w="1922" w:type="dxa"/>
            <w:tcMar>
              <w:top w:w="30" w:type="dxa"/>
              <w:left w:w="45" w:type="dxa"/>
              <w:bottom w:w="30" w:type="dxa"/>
              <w:right w:w="45" w:type="dxa"/>
            </w:tcMar>
            <w:vAlign w:val="bottom"/>
            <w:hideMark/>
          </w:tcPr>
          <w:p w14:paraId="68A98B5A"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I and award</w:t>
            </w:r>
          </w:p>
        </w:tc>
      </w:tr>
      <w:tr w:rsidR="007F7898" w:rsidRPr="007F7898" w14:paraId="4D2D17E7" w14:textId="77777777" w:rsidTr="0058287E">
        <w:trPr>
          <w:trHeight w:val="315"/>
          <w:jc w:val="center"/>
        </w:trPr>
        <w:tc>
          <w:tcPr>
            <w:tcW w:w="0" w:type="auto"/>
            <w:tcMar>
              <w:top w:w="30" w:type="dxa"/>
              <w:left w:w="45" w:type="dxa"/>
              <w:bottom w:w="30" w:type="dxa"/>
              <w:right w:w="45" w:type="dxa"/>
            </w:tcMar>
            <w:vAlign w:val="bottom"/>
            <w:hideMark/>
          </w:tcPr>
          <w:p w14:paraId="6C72A093"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Director 6</w:t>
            </w:r>
          </w:p>
        </w:tc>
        <w:tc>
          <w:tcPr>
            <w:tcW w:w="1922" w:type="dxa"/>
            <w:tcMar>
              <w:top w:w="30" w:type="dxa"/>
              <w:left w:w="45" w:type="dxa"/>
              <w:bottom w:w="30" w:type="dxa"/>
              <w:right w:w="45" w:type="dxa"/>
            </w:tcMar>
            <w:vAlign w:val="bottom"/>
            <w:hideMark/>
          </w:tcPr>
          <w:p w14:paraId="04871494"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I and award</w:t>
            </w:r>
          </w:p>
        </w:tc>
      </w:tr>
      <w:tr w:rsidR="007F7898" w:rsidRPr="007F7898" w14:paraId="6C31A1B7" w14:textId="77777777" w:rsidTr="0058287E">
        <w:trPr>
          <w:trHeight w:val="315"/>
          <w:jc w:val="center"/>
        </w:trPr>
        <w:tc>
          <w:tcPr>
            <w:tcW w:w="0" w:type="auto"/>
            <w:tcMar>
              <w:top w:w="30" w:type="dxa"/>
              <w:left w:w="45" w:type="dxa"/>
              <w:bottom w:w="30" w:type="dxa"/>
              <w:right w:w="45" w:type="dxa"/>
            </w:tcMar>
            <w:vAlign w:val="bottom"/>
            <w:hideMark/>
          </w:tcPr>
          <w:p w14:paraId="55FAE437"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Admin 6</w:t>
            </w:r>
          </w:p>
        </w:tc>
        <w:tc>
          <w:tcPr>
            <w:tcW w:w="1922" w:type="dxa"/>
            <w:tcMar>
              <w:top w:w="30" w:type="dxa"/>
              <w:left w:w="45" w:type="dxa"/>
              <w:bottom w:w="30" w:type="dxa"/>
              <w:right w:w="45" w:type="dxa"/>
            </w:tcMar>
            <w:vAlign w:val="bottom"/>
            <w:hideMark/>
          </w:tcPr>
          <w:p w14:paraId="1511F005"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X</w:t>
            </w:r>
          </w:p>
        </w:tc>
      </w:tr>
      <w:tr w:rsidR="007F7898" w:rsidRPr="007F7898" w14:paraId="10494FAE" w14:textId="77777777" w:rsidTr="0058287E">
        <w:trPr>
          <w:trHeight w:val="315"/>
          <w:jc w:val="center"/>
        </w:trPr>
        <w:tc>
          <w:tcPr>
            <w:tcW w:w="0" w:type="auto"/>
            <w:tcMar>
              <w:top w:w="30" w:type="dxa"/>
              <w:left w:w="45" w:type="dxa"/>
              <w:bottom w:w="30" w:type="dxa"/>
              <w:right w:w="45" w:type="dxa"/>
            </w:tcMar>
            <w:vAlign w:val="bottom"/>
            <w:hideMark/>
          </w:tcPr>
          <w:p w14:paraId="4715E8A2" w14:textId="77777777" w:rsidR="007F7898" w:rsidRPr="00E75071" w:rsidRDefault="007F7898" w:rsidP="00AB4CD8">
            <w:pP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Parent 6</w:t>
            </w:r>
          </w:p>
        </w:tc>
        <w:tc>
          <w:tcPr>
            <w:tcW w:w="1922" w:type="dxa"/>
            <w:tcMar>
              <w:top w:w="30" w:type="dxa"/>
              <w:left w:w="45" w:type="dxa"/>
              <w:bottom w:w="30" w:type="dxa"/>
              <w:right w:w="45" w:type="dxa"/>
            </w:tcMar>
            <w:vAlign w:val="bottom"/>
            <w:hideMark/>
          </w:tcPr>
          <w:p w14:paraId="2E8A7222" w14:textId="77777777" w:rsidR="007F7898" w:rsidRPr="00E75071" w:rsidRDefault="007F7898" w:rsidP="00AB4CD8">
            <w:pPr>
              <w:jc w:val="center"/>
              <w:rPr>
                <w:rFonts w:ascii="Times New Roman" w:eastAsia="Times New Roman" w:hAnsi="Times New Roman" w:cs="Times New Roman"/>
                <w:sz w:val="22"/>
                <w:szCs w:val="22"/>
              </w:rPr>
            </w:pPr>
            <w:r w:rsidRPr="00E75071">
              <w:rPr>
                <w:rFonts w:ascii="Times New Roman" w:eastAsia="Times New Roman" w:hAnsi="Times New Roman" w:cs="Times New Roman"/>
                <w:sz w:val="22"/>
                <w:szCs w:val="22"/>
              </w:rPr>
              <w:t>I</w:t>
            </w:r>
          </w:p>
        </w:tc>
      </w:tr>
      <w:tr w:rsidR="007F7898" w:rsidRPr="007F7898" w14:paraId="193CFEB3" w14:textId="77777777" w:rsidTr="0058287E">
        <w:trPr>
          <w:trHeight w:val="315"/>
          <w:jc w:val="center"/>
        </w:trPr>
        <w:tc>
          <w:tcPr>
            <w:tcW w:w="0" w:type="auto"/>
            <w:tcMar>
              <w:top w:w="30" w:type="dxa"/>
              <w:left w:w="45" w:type="dxa"/>
              <w:bottom w:w="30" w:type="dxa"/>
              <w:right w:w="45" w:type="dxa"/>
            </w:tcMar>
            <w:vAlign w:val="bottom"/>
            <w:hideMark/>
          </w:tcPr>
          <w:p w14:paraId="67828B11" w14:textId="77777777" w:rsidR="007F7898" w:rsidRPr="007F7898" w:rsidRDefault="007F7898" w:rsidP="00AB4CD8">
            <w:pPr>
              <w:rPr>
                <w:rFonts w:ascii="Times New Roman" w:eastAsia="Times New Roman" w:hAnsi="Times New Roman" w:cs="Times New Roman"/>
              </w:rPr>
            </w:pPr>
            <w:r w:rsidRPr="007F7898">
              <w:rPr>
                <w:rFonts w:ascii="Times New Roman" w:eastAsia="Times New Roman" w:hAnsi="Times New Roman" w:cs="Times New Roman"/>
              </w:rPr>
              <w:t>Student 6</w:t>
            </w:r>
          </w:p>
        </w:tc>
        <w:tc>
          <w:tcPr>
            <w:tcW w:w="1922" w:type="dxa"/>
            <w:tcMar>
              <w:top w:w="30" w:type="dxa"/>
              <w:left w:w="45" w:type="dxa"/>
              <w:bottom w:w="30" w:type="dxa"/>
              <w:right w:w="45" w:type="dxa"/>
            </w:tcMar>
            <w:vAlign w:val="bottom"/>
            <w:hideMark/>
          </w:tcPr>
          <w:p w14:paraId="161E089C" w14:textId="77777777" w:rsidR="007F7898" w:rsidRPr="007F7898" w:rsidRDefault="007F7898" w:rsidP="00AB4CD8">
            <w:pPr>
              <w:jc w:val="center"/>
              <w:rPr>
                <w:rFonts w:ascii="Times New Roman" w:eastAsia="Times New Roman" w:hAnsi="Times New Roman" w:cs="Times New Roman"/>
              </w:rPr>
            </w:pPr>
            <w:r w:rsidRPr="007F7898">
              <w:rPr>
                <w:rFonts w:ascii="Times New Roman" w:eastAsia="Times New Roman" w:hAnsi="Times New Roman" w:cs="Times New Roman"/>
              </w:rPr>
              <w:t>I</w:t>
            </w:r>
          </w:p>
        </w:tc>
      </w:tr>
    </w:tbl>
    <w:bookmarkEnd w:id="175"/>
    <w:p w14:paraId="3092A4FE" w14:textId="76482AF8" w:rsidR="007F7898" w:rsidRPr="007F7898" w:rsidRDefault="007F7898" w:rsidP="00E75071">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Out of six schools, three administrators did not respond, while the remaining three agreed that a score of "I" would be considered successful in marching band competitions. Four band directors stated that a score of "I" signifies success. However, D4 mentioned that either a "I" or a "II" would meet his criteria for success. D6 specified that success would be achieved by scoring a “I” along with an additional award. Among the students, five indicated that a score of “I” represents success, while one student, S1, said that he would consider a score of “II” to be successful. All six parents surveyed reported that a score of “I” is their standard for success in competitions. Parents 5 and 6 highlighted that they expect additional awards at the competition.</w:t>
      </w:r>
    </w:p>
    <w:p w14:paraId="4DAE0E44" w14:textId="19FA38C5" w:rsidR="007F7898" w:rsidRPr="007F7898" w:rsidRDefault="007F7898" w:rsidP="007F7898">
      <w:pPr>
        <w:spacing w:after="160" w:line="480" w:lineRule="auto"/>
        <w:contextualSpacing/>
        <w:rPr>
          <w:rFonts w:ascii="Times New Roman" w:eastAsia="Aptos" w:hAnsi="Times New Roman" w:cs="Times New Roman"/>
          <w:b/>
          <w:bCs/>
          <w:kern w:val="2"/>
          <w:szCs w:val="22"/>
          <w14:ligatures w14:val="standardContextual"/>
        </w:rPr>
      </w:pPr>
      <w:r w:rsidRPr="007F7898">
        <w:rPr>
          <w:rFonts w:ascii="Times New Roman" w:eastAsia="Aptos" w:hAnsi="Times New Roman" w:cs="Times New Roman"/>
          <w:b/>
          <w:bCs/>
          <w:kern w:val="2"/>
          <w:szCs w:val="22"/>
          <w14:ligatures w14:val="standardContextual"/>
        </w:rPr>
        <w:t xml:space="preserve">Table 13. Question </w:t>
      </w:r>
      <w:r w:rsidR="0058287E">
        <w:rPr>
          <w:rFonts w:ascii="Times New Roman" w:eastAsia="Aptos" w:hAnsi="Times New Roman" w:cs="Times New Roman"/>
          <w:b/>
          <w:bCs/>
          <w:kern w:val="2"/>
          <w:szCs w:val="22"/>
          <w14:ligatures w14:val="standardContextual"/>
        </w:rPr>
        <w:t>f</w:t>
      </w:r>
      <w:r w:rsidRPr="007F7898">
        <w:rPr>
          <w:rFonts w:ascii="Times New Roman" w:eastAsia="Aptos" w:hAnsi="Times New Roman" w:cs="Times New Roman"/>
          <w:b/>
          <w:bCs/>
          <w:kern w:val="2"/>
          <w:szCs w:val="22"/>
          <w14:ligatures w14:val="standardContextual"/>
        </w:rPr>
        <w:t xml:space="preserve">our </w:t>
      </w:r>
      <w:r w:rsidR="0058287E">
        <w:rPr>
          <w:rFonts w:ascii="Times New Roman" w:eastAsia="Aptos" w:hAnsi="Times New Roman" w:cs="Times New Roman"/>
          <w:b/>
          <w:bCs/>
          <w:kern w:val="2"/>
          <w:szCs w:val="22"/>
          <w14:ligatures w14:val="standardContextual"/>
        </w:rPr>
        <w:t>r</w:t>
      </w:r>
      <w:r w:rsidRPr="007F7898">
        <w:rPr>
          <w:rFonts w:ascii="Times New Roman" w:eastAsia="Aptos" w:hAnsi="Times New Roman" w:cs="Times New Roman"/>
          <w:b/>
          <w:bCs/>
          <w:kern w:val="2"/>
          <w:szCs w:val="22"/>
          <w14:ligatures w14:val="standardContextual"/>
        </w:rPr>
        <w:t>esponses</w:t>
      </w:r>
    </w:p>
    <w:tbl>
      <w:tblPr>
        <w:tblW w:w="403" w:type="dxa"/>
        <w:jc w:val="center"/>
        <w:tblCellMar>
          <w:left w:w="0" w:type="dxa"/>
          <w:right w:w="0" w:type="dxa"/>
        </w:tblCellMar>
        <w:tblLook w:val="04A0" w:firstRow="1" w:lastRow="0" w:firstColumn="1" w:lastColumn="0" w:noHBand="0" w:noVBand="1"/>
      </w:tblPr>
      <w:tblGrid>
        <w:gridCol w:w="1250"/>
        <w:gridCol w:w="877"/>
      </w:tblGrid>
      <w:tr w:rsidR="007F7898" w:rsidRPr="007F7898" w14:paraId="5ED58DE8" w14:textId="77777777" w:rsidTr="007D5B51">
        <w:trPr>
          <w:trHeight w:val="198"/>
          <w:jc w:val="center"/>
        </w:trPr>
        <w:tc>
          <w:tcPr>
            <w:tcW w:w="0" w:type="auto"/>
            <w:tcBorders>
              <w:top w:val="single" w:sz="4" w:space="0" w:color="auto"/>
              <w:bottom w:val="single" w:sz="4" w:space="0" w:color="auto"/>
            </w:tcBorders>
            <w:tcMar>
              <w:top w:w="30" w:type="dxa"/>
              <w:left w:w="45" w:type="dxa"/>
              <w:bottom w:w="30" w:type="dxa"/>
              <w:right w:w="45" w:type="dxa"/>
            </w:tcMar>
            <w:vAlign w:val="bottom"/>
            <w:hideMark/>
          </w:tcPr>
          <w:p w14:paraId="29662F01" w14:textId="77777777" w:rsidR="007F7898" w:rsidRPr="00687ED3" w:rsidRDefault="007F7898" w:rsidP="007F7898">
            <w:pPr>
              <w:jc w:val="center"/>
              <w:rPr>
                <w:rFonts w:ascii="Times New Roman" w:eastAsia="Times New Roman" w:hAnsi="Times New Roman" w:cs="Times New Roman"/>
                <w:b/>
                <w:bCs/>
              </w:rPr>
            </w:pPr>
            <w:r w:rsidRPr="00687ED3">
              <w:rPr>
                <w:rFonts w:ascii="Times New Roman" w:eastAsia="Times New Roman" w:hAnsi="Times New Roman" w:cs="Times New Roman"/>
                <w:b/>
                <w:bCs/>
              </w:rPr>
              <w:t>Participant</w:t>
            </w:r>
          </w:p>
        </w:tc>
        <w:tc>
          <w:tcPr>
            <w:tcW w:w="166" w:type="dxa"/>
            <w:tcBorders>
              <w:top w:val="single" w:sz="4" w:space="0" w:color="auto"/>
              <w:bottom w:val="single" w:sz="4" w:space="0" w:color="auto"/>
            </w:tcBorders>
            <w:tcMar>
              <w:top w:w="30" w:type="dxa"/>
              <w:left w:w="45" w:type="dxa"/>
              <w:bottom w:w="30" w:type="dxa"/>
              <w:right w:w="45" w:type="dxa"/>
            </w:tcMar>
            <w:vAlign w:val="bottom"/>
            <w:hideMark/>
          </w:tcPr>
          <w:p w14:paraId="50260D35" w14:textId="77777777" w:rsidR="007F7898" w:rsidRPr="00687ED3" w:rsidRDefault="007F7898" w:rsidP="007F7898">
            <w:pPr>
              <w:jc w:val="center"/>
              <w:rPr>
                <w:rFonts w:ascii="Times New Roman" w:eastAsia="Times New Roman" w:hAnsi="Times New Roman" w:cs="Times New Roman"/>
                <w:b/>
                <w:bCs/>
              </w:rPr>
            </w:pPr>
            <w:r w:rsidRPr="00687ED3">
              <w:rPr>
                <w:rFonts w:ascii="Times New Roman" w:eastAsia="Times New Roman" w:hAnsi="Times New Roman" w:cs="Times New Roman"/>
                <w:b/>
                <w:bCs/>
              </w:rPr>
              <w:t>Answer</w:t>
            </w:r>
          </w:p>
        </w:tc>
      </w:tr>
      <w:tr w:rsidR="007F7898" w:rsidRPr="007F7898" w14:paraId="2F609AA2" w14:textId="77777777" w:rsidTr="007D5B51">
        <w:trPr>
          <w:trHeight w:val="198"/>
          <w:jc w:val="center"/>
        </w:trPr>
        <w:tc>
          <w:tcPr>
            <w:tcW w:w="0" w:type="auto"/>
            <w:tcBorders>
              <w:top w:val="single" w:sz="4" w:space="0" w:color="auto"/>
            </w:tcBorders>
            <w:tcMar>
              <w:top w:w="30" w:type="dxa"/>
              <w:left w:w="45" w:type="dxa"/>
              <w:bottom w:w="30" w:type="dxa"/>
              <w:right w:w="45" w:type="dxa"/>
            </w:tcMar>
            <w:vAlign w:val="bottom"/>
            <w:hideMark/>
          </w:tcPr>
          <w:p w14:paraId="41B1ED73"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Director 1</w:t>
            </w:r>
          </w:p>
        </w:tc>
        <w:tc>
          <w:tcPr>
            <w:tcW w:w="166" w:type="dxa"/>
            <w:tcBorders>
              <w:top w:val="single" w:sz="4" w:space="0" w:color="auto"/>
            </w:tcBorders>
            <w:tcMar>
              <w:top w:w="30" w:type="dxa"/>
              <w:left w:w="45" w:type="dxa"/>
              <w:bottom w:w="30" w:type="dxa"/>
              <w:right w:w="45" w:type="dxa"/>
            </w:tcMar>
            <w:vAlign w:val="bottom"/>
          </w:tcPr>
          <w:p w14:paraId="61EF2B65"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no</w:t>
            </w:r>
          </w:p>
        </w:tc>
      </w:tr>
      <w:tr w:rsidR="007F7898" w:rsidRPr="007F7898" w14:paraId="2616C2D3" w14:textId="77777777" w:rsidTr="007D5B51">
        <w:trPr>
          <w:trHeight w:val="198"/>
          <w:jc w:val="center"/>
        </w:trPr>
        <w:tc>
          <w:tcPr>
            <w:tcW w:w="0" w:type="auto"/>
            <w:tcMar>
              <w:top w:w="30" w:type="dxa"/>
              <w:left w:w="45" w:type="dxa"/>
              <w:bottom w:w="30" w:type="dxa"/>
              <w:right w:w="45" w:type="dxa"/>
            </w:tcMar>
            <w:vAlign w:val="bottom"/>
            <w:hideMark/>
          </w:tcPr>
          <w:p w14:paraId="281903A2"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Admin 1</w:t>
            </w:r>
          </w:p>
        </w:tc>
        <w:tc>
          <w:tcPr>
            <w:tcW w:w="166" w:type="dxa"/>
            <w:tcMar>
              <w:top w:w="30" w:type="dxa"/>
              <w:left w:w="45" w:type="dxa"/>
              <w:bottom w:w="30" w:type="dxa"/>
              <w:right w:w="45" w:type="dxa"/>
            </w:tcMar>
            <w:vAlign w:val="bottom"/>
          </w:tcPr>
          <w:p w14:paraId="62AD1BF7"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yes</w:t>
            </w:r>
          </w:p>
        </w:tc>
      </w:tr>
      <w:tr w:rsidR="007F7898" w:rsidRPr="007F7898" w14:paraId="334FB6AD" w14:textId="77777777" w:rsidTr="007D5B51">
        <w:trPr>
          <w:trHeight w:val="198"/>
          <w:jc w:val="center"/>
        </w:trPr>
        <w:tc>
          <w:tcPr>
            <w:tcW w:w="0" w:type="auto"/>
            <w:tcMar>
              <w:top w:w="30" w:type="dxa"/>
              <w:left w:w="45" w:type="dxa"/>
              <w:bottom w:w="30" w:type="dxa"/>
              <w:right w:w="45" w:type="dxa"/>
            </w:tcMar>
            <w:vAlign w:val="bottom"/>
            <w:hideMark/>
          </w:tcPr>
          <w:p w14:paraId="523CE84D"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Parent 1</w:t>
            </w:r>
          </w:p>
        </w:tc>
        <w:tc>
          <w:tcPr>
            <w:tcW w:w="166" w:type="dxa"/>
            <w:tcMar>
              <w:top w:w="30" w:type="dxa"/>
              <w:left w:w="45" w:type="dxa"/>
              <w:bottom w:w="30" w:type="dxa"/>
              <w:right w:w="45" w:type="dxa"/>
            </w:tcMar>
            <w:vAlign w:val="bottom"/>
          </w:tcPr>
          <w:p w14:paraId="05A8AF0A"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no</w:t>
            </w:r>
          </w:p>
        </w:tc>
      </w:tr>
      <w:tr w:rsidR="007F7898" w:rsidRPr="007F7898" w14:paraId="1B2D7061" w14:textId="77777777" w:rsidTr="007D5B51">
        <w:trPr>
          <w:trHeight w:val="198"/>
          <w:jc w:val="center"/>
        </w:trPr>
        <w:tc>
          <w:tcPr>
            <w:tcW w:w="0" w:type="auto"/>
            <w:tcMar>
              <w:top w:w="30" w:type="dxa"/>
              <w:left w:w="45" w:type="dxa"/>
              <w:bottom w:w="30" w:type="dxa"/>
              <w:right w:w="45" w:type="dxa"/>
            </w:tcMar>
            <w:vAlign w:val="bottom"/>
            <w:hideMark/>
          </w:tcPr>
          <w:p w14:paraId="141FCC7D"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lastRenderedPageBreak/>
              <w:t>Student 1</w:t>
            </w:r>
          </w:p>
        </w:tc>
        <w:tc>
          <w:tcPr>
            <w:tcW w:w="166" w:type="dxa"/>
            <w:tcMar>
              <w:top w:w="30" w:type="dxa"/>
              <w:left w:w="45" w:type="dxa"/>
              <w:bottom w:w="30" w:type="dxa"/>
              <w:right w:w="45" w:type="dxa"/>
            </w:tcMar>
            <w:vAlign w:val="bottom"/>
          </w:tcPr>
          <w:p w14:paraId="22F48F62"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no</w:t>
            </w:r>
          </w:p>
        </w:tc>
      </w:tr>
      <w:tr w:rsidR="007F7898" w:rsidRPr="007F7898" w14:paraId="316D812A" w14:textId="77777777" w:rsidTr="007D5B51">
        <w:trPr>
          <w:trHeight w:val="198"/>
          <w:jc w:val="center"/>
        </w:trPr>
        <w:tc>
          <w:tcPr>
            <w:tcW w:w="0" w:type="auto"/>
            <w:tcMar>
              <w:top w:w="30" w:type="dxa"/>
              <w:left w:w="45" w:type="dxa"/>
              <w:bottom w:w="30" w:type="dxa"/>
              <w:right w:w="45" w:type="dxa"/>
            </w:tcMar>
            <w:vAlign w:val="bottom"/>
            <w:hideMark/>
          </w:tcPr>
          <w:p w14:paraId="393D018B"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Director 2</w:t>
            </w:r>
          </w:p>
        </w:tc>
        <w:tc>
          <w:tcPr>
            <w:tcW w:w="166" w:type="dxa"/>
            <w:tcMar>
              <w:top w:w="30" w:type="dxa"/>
              <w:left w:w="45" w:type="dxa"/>
              <w:bottom w:w="30" w:type="dxa"/>
              <w:right w:w="45" w:type="dxa"/>
            </w:tcMar>
            <w:vAlign w:val="bottom"/>
          </w:tcPr>
          <w:p w14:paraId="74711632"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no</w:t>
            </w:r>
          </w:p>
        </w:tc>
      </w:tr>
      <w:tr w:rsidR="007F7898" w:rsidRPr="007F7898" w14:paraId="014E904F" w14:textId="77777777" w:rsidTr="007D5B51">
        <w:trPr>
          <w:trHeight w:val="198"/>
          <w:jc w:val="center"/>
        </w:trPr>
        <w:tc>
          <w:tcPr>
            <w:tcW w:w="0" w:type="auto"/>
            <w:tcMar>
              <w:top w:w="30" w:type="dxa"/>
              <w:left w:w="45" w:type="dxa"/>
              <w:bottom w:w="30" w:type="dxa"/>
              <w:right w:w="45" w:type="dxa"/>
            </w:tcMar>
            <w:vAlign w:val="bottom"/>
            <w:hideMark/>
          </w:tcPr>
          <w:p w14:paraId="5100EB9E"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Admin 2</w:t>
            </w:r>
          </w:p>
        </w:tc>
        <w:tc>
          <w:tcPr>
            <w:tcW w:w="166" w:type="dxa"/>
            <w:tcMar>
              <w:top w:w="30" w:type="dxa"/>
              <w:left w:w="45" w:type="dxa"/>
              <w:bottom w:w="30" w:type="dxa"/>
              <w:right w:w="45" w:type="dxa"/>
            </w:tcMar>
            <w:vAlign w:val="bottom"/>
          </w:tcPr>
          <w:p w14:paraId="2B5BF18E"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yes</w:t>
            </w:r>
          </w:p>
        </w:tc>
      </w:tr>
      <w:tr w:rsidR="007F7898" w:rsidRPr="007F7898" w14:paraId="06FCE5AF" w14:textId="77777777" w:rsidTr="007D5B51">
        <w:trPr>
          <w:trHeight w:val="198"/>
          <w:jc w:val="center"/>
        </w:trPr>
        <w:tc>
          <w:tcPr>
            <w:tcW w:w="0" w:type="auto"/>
            <w:tcMar>
              <w:top w:w="30" w:type="dxa"/>
              <w:left w:w="45" w:type="dxa"/>
              <w:bottom w:w="30" w:type="dxa"/>
              <w:right w:w="45" w:type="dxa"/>
            </w:tcMar>
            <w:vAlign w:val="bottom"/>
            <w:hideMark/>
          </w:tcPr>
          <w:p w14:paraId="3E02D142"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Parent 2</w:t>
            </w:r>
          </w:p>
        </w:tc>
        <w:tc>
          <w:tcPr>
            <w:tcW w:w="166" w:type="dxa"/>
            <w:tcMar>
              <w:top w:w="30" w:type="dxa"/>
              <w:left w:w="45" w:type="dxa"/>
              <w:bottom w:w="30" w:type="dxa"/>
              <w:right w:w="45" w:type="dxa"/>
            </w:tcMar>
            <w:vAlign w:val="bottom"/>
          </w:tcPr>
          <w:p w14:paraId="0D22B16A"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no</w:t>
            </w:r>
          </w:p>
        </w:tc>
      </w:tr>
      <w:tr w:rsidR="007F7898" w:rsidRPr="007F7898" w14:paraId="66E1D1D2" w14:textId="77777777" w:rsidTr="007D5B51">
        <w:trPr>
          <w:trHeight w:val="198"/>
          <w:jc w:val="center"/>
        </w:trPr>
        <w:tc>
          <w:tcPr>
            <w:tcW w:w="0" w:type="auto"/>
            <w:tcMar>
              <w:top w:w="30" w:type="dxa"/>
              <w:left w:w="45" w:type="dxa"/>
              <w:bottom w:w="30" w:type="dxa"/>
              <w:right w:w="45" w:type="dxa"/>
            </w:tcMar>
            <w:vAlign w:val="bottom"/>
            <w:hideMark/>
          </w:tcPr>
          <w:p w14:paraId="2F042A90"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Student 2</w:t>
            </w:r>
          </w:p>
        </w:tc>
        <w:tc>
          <w:tcPr>
            <w:tcW w:w="166" w:type="dxa"/>
            <w:tcMar>
              <w:top w:w="30" w:type="dxa"/>
              <w:left w:w="45" w:type="dxa"/>
              <w:bottom w:w="30" w:type="dxa"/>
              <w:right w:w="45" w:type="dxa"/>
            </w:tcMar>
            <w:vAlign w:val="bottom"/>
          </w:tcPr>
          <w:p w14:paraId="4DE1B4CC"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no</w:t>
            </w:r>
          </w:p>
        </w:tc>
      </w:tr>
      <w:tr w:rsidR="007F7898" w:rsidRPr="007F7898" w14:paraId="5EC8F86A" w14:textId="77777777" w:rsidTr="007D5B51">
        <w:trPr>
          <w:trHeight w:val="198"/>
          <w:jc w:val="center"/>
        </w:trPr>
        <w:tc>
          <w:tcPr>
            <w:tcW w:w="0" w:type="auto"/>
            <w:tcMar>
              <w:top w:w="30" w:type="dxa"/>
              <w:left w:w="45" w:type="dxa"/>
              <w:bottom w:w="30" w:type="dxa"/>
              <w:right w:w="45" w:type="dxa"/>
            </w:tcMar>
            <w:vAlign w:val="bottom"/>
            <w:hideMark/>
          </w:tcPr>
          <w:p w14:paraId="003B4BB8"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Director 3</w:t>
            </w:r>
          </w:p>
        </w:tc>
        <w:tc>
          <w:tcPr>
            <w:tcW w:w="166" w:type="dxa"/>
            <w:tcMar>
              <w:top w:w="30" w:type="dxa"/>
              <w:left w:w="45" w:type="dxa"/>
              <w:bottom w:w="30" w:type="dxa"/>
              <w:right w:w="45" w:type="dxa"/>
            </w:tcMar>
            <w:vAlign w:val="bottom"/>
          </w:tcPr>
          <w:p w14:paraId="7DD490EE"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no</w:t>
            </w:r>
          </w:p>
        </w:tc>
      </w:tr>
      <w:tr w:rsidR="007F7898" w:rsidRPr="007F7898" w14:paraId="06315FBD" w14:textId="77777777" w:rsidTr="007D5B51">
        <w:trPr>
          <w:trHeight w:val="198"/>
          <w:jc w:val="center"/>
        </w:trPr>
        <w:tc>
          <w:tcPr>
            <w:tcW w:w="0" w:type="auto"/>
            <w:tcMar>
              <w:top w:w="30" w:type="dxa"/>
              <w:left w:w="45" w:type="dxa"/>
              <w:bottom w:w="30" w:type="dxa"/>
              <w:right w:w="45" w:type="dxa"/>
            </w:tcMar>
            <w:vAlign w:val="bottom"/>
            <w:hideMark/>
          </w:tcPr>
          <w:p w14:paraId="5EEEEFC5"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Admin 3</w:t>
            </w:r>
          </w:p>
        </w:tc>
        <w:tc>
          <w:tcPr>
            <w:tcW w:w="166" w:type="dxa"/>
            <w:tcMar>
              <w:top w:w="30" w:type="dxa"/>
              <w:left w:w="45" w:type="dxa"/>
              <w:bottom w:w="30" w:type="dxa"/>
              <w:right w:w="45" w:type="dxa"/>
            </w:tcMar>
            <w:vAlign w:val="bottom"/>
          </w:tcPr>
          <w:p w14:paraId="0F713CAD"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yes</w:t>
            </w:r>
          </w:p>
        </w:tc>
      </w:tr>
      <w:tr w:rsidR="007F7898" w:rsidRPr="007F7898" w14:paraId="14198F29" w14:textId="77777777" w:rsidTr="007D5B51">
        <w:trPr>
          <w:trHeight w:val="198"/>
          <w:jc w:val="center"/>
        </w:trPr>
        <w:tc>
          <w:tcPr>
            <w:tcW w:w="0" w:type="auto"/>
            <w:tcMar>
              <w:top w:w="30" w:type="dxa"/>
              <w:left w:w="45" w:type="dxa"/>
              <w:bottom w:w="30" w:type="dxa"/>
              <w:right w:w="45" w:type="dxa"/>
            </w:tcMar>
            <w:vAlign w:val="bottom"/>
            <w:hideMark/>
          </w:tcPr>
          <w:p w14:paraId="2F32938D"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Parent 3</w:t>
            </w:r>
          </w:p>
        </w:tc>
        <w:tc>
          <w:tcPr>
            <w:tcW w:w="166" w:type="dxa"/>
            <w:tcMar>
              <w:top w:w="30" w:type="dxa"/>
              <w:left w:w="45" w:type="dxa"/>
              <w:bottom w:w="30" w:type="dxa"/>
              <w:right w:w="45" w:type="dxa"/>
            </w:tcMar>
            <w:vAlign w:val="bottom"/>
          </w:tcPr>
          <w:p w14:paraId="42536369"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yes</w:t>
            </w:r>
          </w:p>
        </w:tc>
      </w:tr>
      <w:tr w:rsidR="007F7898" w:rsidRPr="007F7898" w14:paraId="142AF268" w14:textId="77777777" w:rsidTr="007D5B51">
        <w:trPr>
          <w:trHeight w:val="198"/>
          <w:jc w:val="center"/>
        </w:trPr>
        <w:tc>
          <w:tcPr>
            <w:tcW w:w="0" w:type="auto"/>
            <w:tcMar>
              <w:top w:w="30" w:type="dxa"/>
              <w:left w:w="45" w:type="dxa"/>
              <w:bottom w:w="30" w:type="dxa"/>
              <w:right w:w="45" w:type="dxa"/>
            </w:tcMar>
            <w:vAlign w:val="bottom"/>
            <w:hideMark/>
          </w:tcPr>
          <w:p w14:paraId="3395CD78"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Student 3</w:t>
            </w:r>
          </w:p>
        </w:tc>
        <w:tc>
          <w:tcPr>
            <w:tcW w:w="166" w:type="dxa"/>
            <w:tcMar>
              <w:top w:w="30" w:type="dxa"/>
              <w:left w:w="45" w:type="dxa"/>
              <w:bottom w:w="30" w:type="dxa"/>
              <w:right w:w="45" w:type="dxa"/>
            </w:tcMar>
            <w:vAlign w:val="bottom"/>
          </w:tcPr>
          <w:p w14:paraId="14F84991"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yes</w:t>
            </w:r>
          </w:p>
        </w:tc>
      </w:tr>
      <w:tr w:rsidR="007F7898" w:rsidRPr="007F7898" w14:paraId="65245155" w14:textId="77777777" w:rsidTr="007D5B51">
        <w:trPr>
          <w:trHeight w:val="198"/>
          <w:jc w:val="center"/>
        </w:trPr>
        <w:tc>
          <w:tcPr>
            <w:tcW w:w="0" w:type="auto"/>
            <w:tcMar>
              <w:top w:w="30" w:type="dxa"/>
              <w:left w:w="45" w:type="dxa"/>
              <w:bottom w:w="30" w:type="dxa"/>
              <w:right w:w="45" w:type="dxa"/>
            </w:tcMar>
            <w:vAlign w:val="bottom"/>
            <w:hideMark/>
          </w:tcPr>
          <w:p w14:paraId="4EA23222"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Director 4</w:t>
            </w:r>
          </w:p>
        </w:tc>
        <w:tc>
          <w:tcPr>
            <w:tcW w:w="166" w:type="dxa"/>
            <w:tcMar>
              <w:top w:w="30" w:type="dxa"/>
              <w:left w:w="45" w:type="dxa"/>
              <w:bottom w:w="30" w:type="dxa"/>
              <w:right w:w="45" w:type="dxa"/>
            </w:tcMar>
            <w:vAlign w:val="bottom"/>
          </w:tcPr>
          <w:p w14:paraId="3F6A1E97"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yes</w:t>
            </w:r>
          </w:p>
        </w:tc>
      </w:tr>
      <w:tr w:rsidR="007F7898" w:rsidRPr="007F7898" w14:paraId="2207F583" w14:textId="77777777" w:rsidTr="007D5B51">
        <w:trPr>
          <w:trHeight w:val="198"/>
          <w:jc w:val="center"/>
        </w:trPr>
        <w:tc>
          <w:tcPr>
            <w:tcW w:w="0" w:type="auto"/>
            <w:tcMar>
              <w:top w:w="30" w:type="dxa"/>
              <w:left w:w="45" w:type="dxa"/>
              <w:bottom w:w="30" w:type="dxa"/>
              <w:right w:w="45" w:type="dxa"/>
            </w:tcMar>
            <w:vAlign w:val="bottom"/>
            <w:hideMark/>
          </w:tcPr>
          <w:p w14:paraId="3D5118D9"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Admin 4</w:t>
            </w:r>
          </w:p>
        </w:tc>
        <w:tc>
          <w:tcPr>
            <w:tcW w:w="166" w:type="dxa"/>
            <w:tcMar>
              <w:top w:w="30" w:type="dxa"/>
              <w:left w:w="45" w:type="dxa"/>
              <w:bottom w:w="30" w:type="dxa"/>
              <w:right w:w="45" w:type="dxa"/>
            </w:tcMar>
            <w:vAlign w:val="bottom"/>
          </w:tcPr>
          <w:p w14:paraId="6B33170B"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yes</w:t>
            </w:r>
          </w:p>
        </w:tc>
      </w:tr>
      <w:tr w:rsidR="007F7898" w:rsidRPr="007F7898" w14:paraId="0E13A3DC" w14:textId="77777777" w:rsidTr="007D5B51">
        <w:trPr>
          <w:trHeight w:val="198"/>
          <w:jc w:val="center"/>
        </w:trPr>
        <w:tc>
          <w:tcPr>
            <w:tcW w:w="0" w:type="auto"/>
            <w:tcMar>
              <w:top w:w="30" w:type="dxa"/>
              <w:left w:w="45" w:type="dxa"/>
              <w:bottom w:w="30" w:type="dxa"/>
              <w:right w:w="45" w:type="dxa"/>
            </w:tcMar>
            <w:vAlign w:val="bottom"/>
            <w:hideMark/>
          </w:tcPr>
          <w:p w14:paraId="26626773"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Parent 4</w:t>
            </w:r>
          </w:p>
        </w:tc>
        <w:tc>
          <w:tcPr>
            <w:tcW w:w="166" w:type="dxa"/>
            <w:tcMar>
              <w:top w:w="30" w:type="dxa"/>
              <w:left w:w="45" w:type="dxa"/>
              <w:bottom w:w="30" w:type="dxa"/>
              <w:right w:w="45" w:type="dxa"/>
            </w:tcMar>
            <w:vAlign w:val="bottom"/>
          </w:tcPr>
          <w:p w14:paraId="28277DD9"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yes</w:t>
            </w:r>
          </w:p>
        </w:tc>
      </w:tr>
      <w:tr w:rsidR="007F7898" w:rsidRPr="007F7898" w14:paraId="0AD4C10A" w14:textId="77777777" w:rsidTr="007D5B51">
        <w:trPr>
          <w:trHeight w:val="198"/>
          <w:jc w:val="center"/>
        </w:trPr>
        <w:tc>
          <w:tcPr>
            <w:tcW w:w="0" w:type="auto"/>
            <w:tcMar>
              <w:top w:w="30" w:type="dxa"/>
              <w:left w:w="45" w:type="dxa"/>
              <w:bottom w:w="30" w:type="dxa"/>
              <w:right w:w="45" w:type="dxa"/>
            </w:tcMar>
            <w:vAlign w:val="bottom"/>
            <w:hideMark/>
          </w:tcPr>
          <w:p w14:paraId="2281E0FA"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Student 4</w:t>
            </w:r>
          </w:p>
        </w:tc>
        <w:tc>
          <w:tcPr>
            <w:tcW w:w="166" w:type="dxa"/>
            <w:tcMar>
              <w:top w:w="30" w:type="dxa"/>
              <w:left w:w="45" w:type="dxa"/>
              <w:bottom w:w="30" w:type="dxa"/>
              <w:right w:w="45" w:type="dxa"/>
            </w:tcMar>
            <w:vAlign w:val="bottom"/>
          </w:tcPr>
          <w:p w14:paraId="6BA0972E"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yes</w:t>
            </w:r>
          </w:p>
        </w:tc>
      </w:tr>
      <w:tr w:rsidR="007F7898" w:rsidRPr="007F7898" w14:paraId="762751FE" w14:textId="77777777" w:rsidTr="007D5B51">
        <w:trPr>
          <w:trHeight w:val="198"/>
          <w:jc w:val="center"/>
        </w:trPr>
        <w:tc>
          <w:tcPr>
            <w:tcW w:w="0" w:type="auto"/>
            <w:tcMar>
              <w:top w:w="30" w:type="dxa"/>
              <w:left w:w="45" w:type="dxa"/>
              <w:bottom w:w="30" w:type="dxa"/>
              <w:right w:w="45" w:type="dxa"/>
            </w:tcMar>
            <w:vAlign w:val="bottom"/>
            <w:hideMark/>
          </w:tcPr>
          <w:p w14:paraId="1EFE63E4"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Director 5</w:t>
            </w:r>
          </w:p>
        </w:tc>
        <w:tc>
          <w:tcPr>
            <w:tcW w:w="166" w:type="dxa"/>
            <w:tcMar>
              <w:top w:w="30" w:type="dxa"/>
              <w:left w:w="45" w:type="dxa"/>
              <w:bottom w:w="30" w:type="dxa"/>
              <w:right w:w="45" w:type="dxa"/>
            </w:tcMar>
            <w:vAlign w:val="bottom"/>
          </w:tcPr>
          <w:p w14:paraId="204AF1B4"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no</w:t>
            </w:r>
          </w:p>
        </w:tc>
      </w:tr>
      <w:tr w:rsidR="007F7898" w:rsidRPr="007F7898" w14:paraId="0A1DAE3B" w14:textId="77777777" w:rsidTr="007D5B51">
        <w:trPr>
          <w:trHeight w:val="198"/>
          <w:jc w:val="center"/>
        </w:trPr>
        <w:tc>
          <w:tcPr>
            <w:tcW w:w="0" w:type="auto"/>
            <w:tcMar>
              <w:top w:w="30" w:type="dxa"/>
              <w:left w:w="45" w:type="dxa"/>
              <w:bottom w:w="30" w:type="dxa"/>
              <w:right w:w="45" w:type="dxa"/>
            </w:tcMar>
            <w:vAlign w:val="bottom"/>
            <w:hideMark/>
          </w:tcPr>
          <w:p w14:paraId="5D8161AD"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Admin 5</w:t>
            </w:r>
          </w:p>
        </w:tc>
        <w:tc>
          <w:tcPr>
            <w:tcW w:w="166" w:type="dxa"/>
            <w:tcMar>
              <w:top w:w="30" w:type="dxa"/>
              <w:left w:w="45" w:type="dxa"/>
              <w:bottom w:w="30" w:type="dxa"/>
              <w:right w:w="45" w:type="dxa"/>
            </w:tcMar>
            <w:vAlign w:val="bottom"/>
          </w:tcPr>
          <w:p w14:paraId="478D12F9"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yes</w:t>
            </w:r>
          </w:p>
        </w:tc>
      </w:tr>
      <w:tr w:rsidR="007F7898" w:rsidRPr="007F7898" w14:paraId="5D1BC0A9" w14:textId="77777777" w:rsidTr="007D5B51">
        <w:trPr>
          <w:trHeight w:val="198"/>
          <w:jc w:val="center"/>
        </w:trPr>
        <w:tc>
          <w:tcPr>
            <w:tcW w:w="0" w:type="auto"/>
            <w:tcMar>
              <w:top w:w="30" w:type="dxa"/>
              <w:left w:w="45" w:type="dxa"/>
              <w:bottom w:w="30" w:type="dxa"/>
              <w:right w:w="45" w:type="dxa"/>
            </w:tcMar>
            <w:vAlign w:val="bottom"/>
            <w:hideMark/>
          </w:tcPr>
          <w:p w14:paraId="2FB1C3C2"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Parent 5</w:t>
            </w:r>
          </w:p>
        </w:tc>
        <w:tc>
          <w:tcPr>
            <w:tcW w:w="166" w:type="dxa"/>
            <w:tcMar>
              <w:top w:w="30" w:type="dxa"/>
              <w:left w:w="45" w:type="dxa"/>
              <w:bottom w:w="30" w:type="dxa"/>
              <w:right w:w="45" w:type="dxa"/>
            </w:tcMar>
            <w:vAlign w:val="bottom"/>
          </w:tcPr>
          <w:p w14:paraId="51AFB767"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yes</w:t>
            </w:r>
          </w:p>
        </w:tc>
      </w:tr>
      <w:tr w:rsidR="007F7898" w:rsidRPr="007F7898" w14:paraId="15229729" w14:textId="77777777" w:rsidTr="007D5B51">
        <w:trPr>
          <w:trHeight w:val="198"/>
          <w:jc w:val="center"/>
        </w:trPr>
        <w:tc>
          <w:tcPr>
            <w:tcW w:w="0" w:type="auto"/>
            <w:tcMar>
              <w:top w:w="30" w:type="dxa"/>
              <w:left w:w="45" w:type="dxa"/>
              <w:bottom w:w="30" w:type="dxa"/>
              <w:right w:w="45" w:type="dxa"/>
            </w:tcMar>
            <w:vAlign w:val="bottom"/>
            <w:hideMark/>
          </w:tcPr>
          <w:p w14:paraId="0CBAEFDC"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Student 5</w:t>
            </w:r>
          </w:p>
        </w:tc>
        <w:tc>
          <w:tcPr>
            <w:tcW w:w="166" w:type="dxa"/>
            <w:tcMar>
              <w:top w:w="30" w:type="dxa"/>
              <w:left w:w="45" w:type="dxa"/>
              <w:bottom w:w="30" w:type="dxa"/>
              <w:right w:w="45" w:type="dxa"/>
            </w:tcMar>
            <w:vAlign w:val="bottom"/>
          </w:tcPr>
          <w:p w14:paraId="7A9083F0"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no</w:t>
            </w:r>
          </w:p>
        </w:tc>
      </w:tr>
      <w:tr w:rsidR="007F7898" w:rsidRPr="007F7898" w14:paraId="4D64CB6D" w14:textId="77777777" w:rsidTr="007D5B51">
        <w:trPr>
          <w:trHeight w:val="198"/>
          <w:jc w:val="center"/>
        </w:trPr>
        <w:tc>
          <w:tcPr>
            <w:tcW w:w="0" w:type="auto"/>
            <w:tcMar>
              <w:top w:w="30" w:type="dxa"/>
              <w:left w:w="45" w:type="dxa"/>
              <w:bottom w:w="30" w:type="dxa"/>
              <w:right w:w="45" w:type="dxa"/>
            </w:tcMar>
            <w:vAlign w:val="bottom"/>
            <w:hideMark/>
          </w:tcPr>
          <w:p w14:paraId="6B0DB4DE"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Director 6</w:t>
            </w:r>
          </w:p>
        </w:tc>
        <w:tc>
          <w:tcPr>
            <w:tcW w:w="166" w:type="dxa"/>
            <w:tcMar>
              <w:top w:w="30" w:type="dxa"/>
              <w:left w:w="45" w:type="dxa"/>
              <w:bottom w:w="30" w:type="dxa"/>
              <w:right w:w="45" w:type="dxa"/>
            </w:tcMar>
            <w:vAlign w:val="bottom"/>
          </w:tcPr>
          <w:p w14:paraId="07E0929A"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yes</w:t>
            </w:r>
          </w:p>
        </w:tc>
      </w:tr>
      <w:tr w:rsidR="007F7898" w:rsidRPr="007F7898" w14:paraId="40ECA27D" w14:textId="77777777" w:rsidTr="007D5B51">
        <w:trPr>
          <w:trHeight w:val="198"/>
          <w:jc w:val="center"/>
        </w:trPr>
        <w:tc>
          <w:tcPr>
            <w:tcW w:w="0" w:type="auto"/>
            <w:tcMar>
              <w:top w:w="30" w:type="dxa"/>
              <w:left w:w="45" w:type="dxa"/>
              <w:bottom w:w="30" w:type="dxa"/>
              <w:right w:w="45" w:type="dxa"/>
            </w:tcMar>
            <w:vAlign w:val="bottom"/>
            <w:hideMark/>
          </w:tcPr>
          <w:p w14:paraId="2EDCF841"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Admin 6</w:t>
            </w:r>
          </w:p>
        </w:tc>
        <w:tc>
          <w:tcPr>
            <w:tcW w:w="166" w:type="dxa"/>
            <w:tcMar>
              <w:top w:w="30" w:type="dxa"/>
              <w:left w:w="45" w:type="dxa"/>
              <w:bottom w:w="30" w:type="dxa"/>
              <w:right w:w="45" w:type="dxa"/>
            </w:tcMar>
            <w:vAlign w:val="bottom"/>
          </w:tcPr>
          <w:p w14:paraId="6E2C9F6A"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yes</w:t>
            </w:r>
          </w:p>
        </w:tc>
      </w:tr>
      <w:tr w:rsidR="007F7898" w:rsidRPr="007F7898" w14:paraId="0B732F70" w14:textId="77777777" w:rsidTr="007D5B51">
        <w:trPr>
          <w:trHeight w:val="198"/>
          <w:jc w:val="center"/>
        </w:trPr>
        <w:tc>
          <w:tcPr>
            <w:tcW w:w="0" w:type="auto"/>
            <w:tcMar>
              <w:top w:w="30" w:type="dxa"/>
              <w:left w:w="45" w:type="dxa"/>
              <w:bottom w:w="30" w:type="dxa"/>
              <w:right w:w="45" w:type="dxa"/>
            </w:tcMar>
            <w:vAlign w:val="bottom"/>
            <w:hideMark/>
          </w:tcPr>
          <w:p w14:paraId="51226E59"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Parent 6</w:t>
            </w:r>
          </w:p>
        </w:tc>
        <w:tc>
          <w:tcPr>
            <w:tcW w:w="166" w:type="dxa"/>
            <w:tcMar>
              <w:top w:w="30" w:type="dxa"/>
              <w:left w:w="45" w:type="dxa"/>
              <w:bottom w:w="30" w:type="dxa"/>
              <w:right w:w="45" w:type="dxa"/>
            </w:tcMar>
            <w:vAlign w:val="bottom"/>
          </w:tcPr>
          <w:p w14:paraId="30F03D7A"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no</w:t>
            </w:r>
          </w:p>
        </w:tc>
      </w:tr>
      <w:tr w:rsidR="007F7898" w:rsidRPr="007F7898" w14:paraId="3CA4D061" w14:textId="77777777" w:rsidTr="007D5B51">
        <w:trPr>
          <w:trHeight w:val="198"/>
          <w:jc w:val="center"/>
        </w:trPr>
        <w:tc>
          <w:tcPr>
            <w:tcW w:w="0" w:type="auto"/>
            <w:tcBorders>
              <w:bottom w:val="single" w:sz="4" w:space="0" w:color="auto"/>
            </w:tcBorders>
            <w:tcMar>
              <w:top w:w="30" w:type="dxa"/>
              <w:left w:w="45" w:type="dxa"/>
              <w:bottom w:w="30" w:type="dxa"/>
              <w:right w:w="45" w:type="dxa"/>
            </w:tcMar>
            <w:vAlign w:val="bottom"/>
            <w:hideMark/>
          </w:tcPr>
          <w:p w14:paraId="5CEFA56A" w14:textId="77777777" w:rsidR="007F7898" w:rsidRPr="00687ED3" w:rsidRDefault="007F7898" w:rsidP="00AB4CD8">
            <w:pPr>
              <w:rPr>
                <w:rFonts w:ascii="Times New Roman" w:eastAsia="Times New Roman" w:hAnsi="Times New Roman" w:cs="Times New Roman"/>
              </w:rPr>
            </w:pPr>
            <w:r w:rsidRPr="00687ED3">
              <w:rPr>
                <w:rFonts w:ascii="Times New Roman" w:eastAsia="Times New Roman" w:hAnsi="Times New Roman" w:cs="Times New Roman"/>
              </w:rPr>
              <w:t>Student 6</w:t>
            </w:r>
          </w:p>
        </w:tc>
        <w:tc>
          <w:tcPr>
            <w:tcW w:w="166" w:type="dxa"/>
            <w:tcBorders>
              <w:bottom w:val="single" w:sz="4" w:space="0" w:color="auto"/>
            </w:tcBorders>
            <w:tcMar>
              <w:top w:w="30" w:type="dxa"/>
              <w:left w:w="45" w:type="dxa"/>
              <w:bottom w:w="30" w:type="dxa"/>
              <w:right w:w="45" w:type="dxa"/>
            </w:tcMar>
            <w:vAlign w:val="bottom"/>
          </w:tcPr>
          <w:p w14:paraId="70A9C984" w14:textId="77777777" w:rsidR="007F7898" w:rsidRPr="00687ED3" w:rsidRDefault="007F7898" w:rsidP="007F7898">
            <w:pPr>
              <w:jc w:val="center"/>
              <w:rPr>
                <w:rFonts w:ascii="Times New Roman" w:eastAsia="Times New Roman" w:hAnsi="Times New Roman" w:cs="Times New Roman"/>
              </w:rPr>
            </w:pPr>
            <w:r w:rsidRPr="00687ED3">
              <w:rPr>
                <w:rFonts w:ascii="Times New Roman" w:eastAsia="Aptos" w:hAnsi="Times New Roman" w:cs="Times New Roman"/>
                <w:kern w:val="2"/>
                <w14:ligatures w14:val="standardContextual"/>
              </w:rPr>
              <w:t>yes</w:t>
            </w:r>
          </w:p>
        </w:tc>
      </w:tr>
    </w:tbl>
    <w:p w14:paraId="1EEBE864" w14:textId="77777777" w:rsidR="00E75071" w:rsidRDefault="00E75071" w:rsidP="00BA51E1">
      <w:pPr>
        <w:spacing w:after="160" w:line="480" w:lineRule="auto"/>
        <w:ind w:firstLine="720"/>
        <w:contextualSpacing/>
        <w:rPr>
          <w:rFonts w:ascii="Times New Roman" w:eastAsia="Aptos" w:hAnsi="Times New Roman" w:cs="Times New Roman"/>
          <w:kern w:val="2"/>
          <w:szCs w:val="22"/>
          <w14:ligatures w14:val="standardContextual"/>
        </w:rPr>
      </w:pPr>
    </w:p>
    <w:p w14:paraId="5E5BA968" w14:textId="6CBCB801" w:rsidR="00687ED3" w:rsidRPr="007F7898" w:rsidRDefault="00687ED3" w:rsidP="00BA51E1">
      <w:pPr>
        <w:spacing w:after="160" w:line="480" w:lineRule="auto"/>
        <w:ind w:firstLine="720"/>
        <w:contextualSpacing/>
        <w:rPr>
          <w:rFonts w:ascii="Times New Roman" w:eastAsia="Aptos" w:hAnsi="Times New Roman" w:cs="Times New Roman"/>
          <w:b/>
          <w:bCs/>
          <w:kern w:val="2"/>
          <w:szCs w:val="22"/>
          <w14:ligatures w14:val="standardContextual"/>
        </w:rPr>
      </w:pPr>
      <w:r w:rsidRPr="00687ED3">
        <w:rPr>
          <w:rFonts w:ascii="Times New Roman" w:eastAsia="Aptos" w:hAnsi="Times New Roman" w:cs="Times New Roman"/>
          <w:kern w:val="2"/>
          <w:szCs w:val="22"/>
          <w14:ligatures w14:val="standardContextual"/>
        </w:rPr>
        <w:t>The second theme that emerged from the questionnaire responses was related to Question Four. The researcher asked participants whether band competitions were a good method for determining the success of the band. Table 13 shows those responses</w:t>
      </w:r>
      <w:r w:rsidR="00773637">
        <w:rPr>
          <w:rFonts w:ascii="Times New Roman" w:eastAsia="Aptos" w:hAnsi="Times New Roman" w:cs="Times New Roman"/>
          <w:kern w:val="2"/>
          <w:szCs w:val="22"/>
          <w14:ligatures w14:val="standardContextual"/>
        </w:rPr>
        <w:t>.</w:t>
      </w:r>
    </w:p>
    <w:p w14:paraId="7D61B251" w14:textId="77777777" w:rsidR="007F7898" w:rsidRPr="007F7898" w:rsidRDefault="007F7898" w:rsidP="007F7898">
      <w:pPr>
        <w:spacing w:after="160" w:line="480"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b/>
          <w:bCs/>
          <w:kern w:val="2"/>
          <w:szCs w:val="22"/>
          <w14:ligatures w14:val="standardContextual"/>
        </w:rPr>
        <w:tab/>
      </w:r>
      <w:r w:rsidRPr="007F7898">
        <w:rPr>
          <w:rFonts w:ascii="Times New Roman" w:eastAsia="Aptos" w:hAnsi="Times New Roman" w:cs="Times New Roman"/>
          <w:kern w:val="2"/>
          <w:szCs w:val="22"/>
          <w14:ligatures w14:val="standardContextual"/>
        </w:rPr>
        <w:t xml:space="preserve">A total of fourteen participants expressed the view that competitions serve as an effective tool for evaluating the success of a program, while ten participants disagreed with this assessment. Notably, among the six band directors surveyed, only two responded “yes” to the question. In contrast, all six administrators indicated their agreement. The responses from parents and students demonstrated a clear divide; specifically, three parents and three students agreed with the effectiveness of competitions, while an equal number of parents and students voiced their dissent.   </w:t>
      </w:r>
    </w:p>
    <w:p w14:paraId="0E07B1B4" w14:textId="4310E178" w:rsidR="007F7898" w:rsidRPr="007F7898" w:rsidRDefault="007F7898" w:rsidP="007F7898">
      <w:pPr>
        <w:spacing w:after="160" w:line="480" w:lineRule="auto"/>
        <w:contextualSpacing/>
        <w:rPr>
          <w:rFonts w:ascii="Times New Roman" w:eastAsia="Aptos" w:hAnsi="Times New Roman" w:cs="Times New Roman"/>
          <w:i/>
          <w:iCs/>
          <w:kern w:val="2"/>
          <w:szCs w:val="22"/>
          <w14:ligatures w14:val="standardContextual"/>
        </w:rPr>
      </w:pPr>
      <w:r w:rsidRPr="007F7898">
        <w:rPr>
          <w:rFonts w:ascii="Times New Roman" w:eastAsia="Aptos" w:hAnsi="Times New Roman" w:cs="Times New Roman"/>
          <w:i/>
          <w:iCs/>
          <w:kern w:val="2"/>
          <w:szCs w:val="22"/>
          <w14:ligatures w14:val="standardContextual"/>
        </w:rPr>
        <w:lastRenderedPageBreak/>
        <w:t xml:space="preserve">      </w:t>
      </w:r>
      <w:r w:rsidRPr="007F7898">
        <w:rPr>
          <w:rFonts w:ascii="Times New Roman" w:eastAsia="Aptos" w:hAnsi="Times New Roman" w:cs="Times New Roman"/>
          <w:kern w:val="2"/>
          <w:szCs w:val="22"/>
          <w14:ligatures w14:val="standardContextual"/>
        </w:rPr>
        <w:t>During the interview process, the researcher noted some pertinent comments from the stakeholders that contributed to Research Question Two. Scores and placements affect each stakeholder differently, which is reflected in the interview responses. Directors often view competitive scores as a reflection of their teaching effectiveness and the overall quality of the program they lead.</w:t>
      </w:r>
      <w:r w:rsidRPr="007F7898">
        <w:rPr>
          <w:rFonts w:ascii="Times New Roman" w:eastAsia="Aptos" w:hAnsi="Times New Roman" w:cs="Times New Roman"/>
          <w:kern w:val="2"/>
          <w:sz w:val="20"/>
          <w:szCs w:val="22"/>
          <w:vertAlign w:val="superscript"/>
          <w14:ligatures w14:val="standardContextual"/>
        </w:rPr>
        <w:footnoteReference w:id="243"/>
      </w:r>
      <w:r w:rsidRPr="007F7898">
        <w:rPr>
          <w:rFonts w:ascii="Times New Roman" w:eastAsia="Aptos" w:hAnsi="Times New Roman" w:cs="Times New Roman"/>
          <w:kern w:val="2"/>
          <w:szCs w:val="22"/>
          <w14:ligatures w14:val="standardContextual"/>
        </w:rPr>
        <w:t xml:space="preserve">  High scores can boost their reputation and enable them to attract new students and funding, whereas lower scores may lead to concerns about the program’s direction.</w:t>
      </w:r>
      <w:r w:rsidRPr="007F7898">
        <w:rPr>
          <w:rFonts w:ascii="Times New Roman" w:eastAsia="Aptos" w:hAnsi="Times New Roman" w:cs="Times New Roman"/>
          <w:kern w:val="2"/>
          <w:sz w:val="20"/>
          <w:szCs w:val="22"/>
          <w:vertAlign w:val="superscript"/>
          <w14:ligatures w14:val="standardContextual"/>
        </w:rPr>
        <w:footnoteReference w:id="244"/>
      </w:r>
      <w:r w:rsidRPr="007F7898">
        <w:rPr>
          <w:rFonts w:ascii="Times New Roman" w:eastAsia="Aptos" w:hAnsi="Times New Roman" w:cs="Times New Roman"/>
          <w:kern w:val="2"/>
          <w:szCs w:val="22"/>
          <w14:ligatures w14:val="standardContextual"/>
        </w:rPr>
        <w:t xml:space="preserve"> Therefore, directors know the importance of competition scores. D5 summed up his successful year with, “We had a great year. We got best in class at the last two competitions we went to.” D4 described his year as successful because “they did receive all Best in Class in all categories and superior ratings.”</w:t>
      </w:r>
    </w:p>
    <w:p w14:paraId="58390E9F"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Problems with adjudication can lead to scoring disappointments. DI said, “I don’t think the score reflected what I had been working on all year with the kids, and it’s a shame because, well, we are judged on that one performance so much and I know they did better than the score reflected.” D3 also discussed judging problems and described them as offensive: “I'll get feedback from judges that could have never have beaten one of my bands, and they're giving me low ratings, and I'm sitting there in the back of my mind going, I can teach circles around you, and you're telling you're giving me a low score. And so, it's almost offensive at this point.” </w:t>
      </w:r>
    </w:p>
    <w:p w14:paraId="1FF2C780"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Directors realize that their scores impact their reputation and standing in the community. D3 says that receiving good competition scores “shows the community, hey, we're going out and doing this, and we're being successful to administration and other folks of that nature.”  D4 says that competition is “the big thing for some communities.”  </w:t>
      </w:r>
    </w:p>
    <w:p w14:paraId="3FDC35E4" w14:textId="77777777" w:rsidR="007F7898" w:rsidRPr="007F7898" w:rsidRDefault="007F7898" w:rsidP="007F7898">
      <w:pPr>
        <w:spacing w:after="160" w:line="480"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lastRenderedPageBreak/>
        <w:tab/>
        <w:t>Directors also believe that competition scores are important because they can use the scores to motivate their band. D3 says:</w:t>
      </w:r>
    </w:p>
    <w:p w14:paraId="7E0C5519" w14:textId="4E097D74" w:rsidR="007F7898" w:rsidRPr="007F7898" w:rsidRDefault="007F7898" w:rsidP="00773637">
      <w:pPr>
        <w:ind w:left="720"/>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And when they get to that first contest, and it's not a three, it's not a two, it's not even just a one, but they go off and they win best in class! I had them in the palm of my hand. From then on out, they're like, oh my gosh, you're all those things you make us do, all those fundamentals, you make us do, all those marching drills, you make us do. This is why.</w:t>
      </w:r>
    </w:p>
    <w:p w14:paraId="1D4F0C8A" w14:textId="77777777" w:rsidR="00773637" w:rsidRDefault="00773637" w:rsidP="007F7898">
      <w:pPr>
        <w:spacing w:after="160" w:line="480" w:lineRule="auto"/>
        <w:contextualSpacing/>
        <w:rPr>
          <w:rFonts w:ascii="Times New Roman" w:eastAsia="Aptos" w:hAnsi="Times New Roman" w:cs="Times New Roman"/>
          <w:kern w:val="2"/>
          <w:szCs w:val="22"/>
          <w14:ligatures w14:val="standardContextual"/>
        </w:rPr>
      </w:pPr>
    </w:p>
    <w:p w14:paraId="19B572B7" w14:textId="62060DDF" w:rsidR="004C22CC" w:rsidRDefault="007F7898" w:rsidP="00BA51E1">
      <w:pPr>
        <w:spacing w:line="480"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Even receiving low scores is a motivator for students and an opportunity for directors to impact their band. D5 says there was a time when his students received a II, and he “had to have that talk with the kids because there were a lot of kids who thought they failed.” </w:t>
      </w:r>
    </w:p>
    <w:p w14:paraId="196B9EDC" w14:textId="25CF3874" w:rsidR="007F7898" w:rsidRPr="007F7898" w:rsidRDefault="007F7898" w:rsidP="004C22CC">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Some directors reported that they understand success does not come from scores. D4 said that “success doesn't come with best-in-class trophies.” D5 asserted that “success can take many forms, and as a band director, you actually get to choose what kind of success you're aiming for.” </w:t>
      </w:r>
    </w:p>
    <w:p w14:paraId="50BA196A" w14:textId="77777777" w:rsidR="007F7898" w:rsidRPr="007F7898" w:rsidRDefault="007F7898" w:rsidP="007F7898">
      <w:pPr>
        <w:spacing w:after="160" w:line="480"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He concluded by noting, "Competition scores or evaluation scores are definitely not the end-all-be-all of success or failure in a program.” </w:t>
      </w:r>
    </w:p>
    <w:p w14:paraId="0E6DD9E4"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Administrators typically assess band program success through scores as they relate to the broader goals of the school. High rankings can enhance the school's image and support the arts. Therefore, administrators may feel that competitions are necessary. During the interview, A1 noted that bands should attend competitions, but if they did not,”</w:t>
      </w:r>
      <w:r w:rsidRPr="007F7898">
        <w:rPr>
          <w:rFonts w:ascii="Times New Roman" w:eastAsia="Aptos" w:hAnsi="Times New Roman" w:cs="Times New Roman"/>
          <w:b/>
          <w:bCs/>
          <w:kern w:val="2"/>
          <w:szCs w:val="22"/>
          <w14:ligatures w14:val="standardContextual"/>
        </w:rPr>
        <w:t xml:space="preserve"> </w:t>
      </w:r>
      <w:r w:rsidRPr="007F7898">
        <w:rPr>
          <w:rFonts w:ascii="Times New Roman" w:eastAsia="Aptos" w:hAnsi="Times New Roman" w:cs="Times New Roman"/>
          <w:kern w:val="2"/>
          <w:szCs w:val="22"/>
          <w14:ligatures w14:val="standardContextual"/>
        </w:rPr>
        <w:t xml:space="preserve">I think they would have to do something creative to push them and motivate them. Something to work towards. They would have to do something else in its place to get feedback.” </w:t>
      </w:r>
    </w:p>
    <w:p w14:paraId="1A369175" w14:textId="2434272E" w:rsidR="007F7898" w:rsidRPr="007F7898" w:rsidRDefault="007F7898" w:rsidP="004C22CC">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Administrators report that scores equal success in a program. A2 stated, “I know our band is good, and I know we get really good scores, so I think that the trophies and scores indicate that our band is really good.” A3 agrees and states that success is “winning awards, yeah okay, getting good scores to show everyone how good our band is.”  A4 believes that the scores reflect </w:t>
      </w:r>
      <w:r w:rsidRPr="007F7898">
        <w:rPr>
          <w:rFonts w:ascii="Times New Roman" w:eastAsia="Aptos" w:hAnsi="Times New Roman" w:cs="Times New Roman"/>
          <w:kern w:val="2"/>
          <w:szCs w:val="22"/>
          <w14:ligatures w14:val="standardContextual"/>
        </w:rPr>
        <w:lastRenderedPageBreak/>
        <w:t xml:space="preserve">musical achievement because “the judges there give scores based on certain requirements for the bands.” A6 agrees that success can be derived from scores. When asked about low scores, he replied,” It would probably mean that the band wasn't really successful, cause you know you practice, and you'd want to go to get a good score, so if you got a bad score, that would mean you weren't successful.” </w:t>
      </w:r>
    </w:p>
    <w:p w14:paraId="3A76EF6D" w14:textId="74046C44"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Students often gauge their success based on their personal achievements, the enjoyment they derive from the experience, and the recognition they receive. S6 said, What are you really working towards if you're not going to the marching competitions?”  A strong performance that yields a high score in the competition can foster a sense of pride and motivation. In response to the extent to which scores reflect the success of the band program, the students in the study shared several views. S1 said, “The score doesn't really define the success for me. I think if we all did our part, the music sounded good to us, and we're happy with it; I think it's pretty good.” S2 responded, "I don’t think scores are a good way to determine the band success, but I think it's a good way to show off a band success, a time for them to show everyone how hard they have worked and what they put together.” S</w:t>
      </w:r>
      <w:r w:rsidR="00D24C45" w:rsidRPr="007F7898">
        <w:rPr>
          <w:rFonts w:ascii="Times New Roman" w:eastAsia="Aptos" w:hAnsi="Times New Roman" w:cs="Times New Roman"/>
          <w:kern w:val="2"/>
          <w:szCs w:val="22"/>
          <w14:ligatures w14:val="standardContextual"/>
        </w:rPr>
        <w:t>4 described</w:t>
      </w:r>
      <w:r w:rsidRPr="007F7898">
        <w:rPr>
          <w:rFonts w:ascii="Times New Roman" w:eastAsia="Aptos" w:hAnsi="Times New Roman" w:cs="Times New Roman"/>
          <w:kern w:val="2"/>
          <w:szCs w:val="22"/>
          <w14:ligatures w14:val="standardContextual"/>
        </w:rPr>
        <w:t xml:space="preserve"> success at a marching band competition as “getting superior ratings and having a good show and winning an award.” S4 noted that, “whenever we work hard and do end up getting those good scores, that feels like success.” S5 said, “definitely having a competition makes you more successful.”</w:t>
      </w:r>
    </w:p>
    <w:p w14:paraId="7FCBEBBB"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Several students defined a successful competition through the lens of their scores. S3 said, “I think it was a positive experience. We did pretty well performing and came back home with good scores.”  S1 noted, “I would say it was a pretty positive experience. Thinking back, I think we got all ones.” S4 described the competition as a “positive experience.” He said, We got good scores. I won a couple of Best in Classes.” </w:t>
      </w:r>
    </w:p>
    <w:p w14:paraId="4D1F5B8B"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lastRenderedPageBreak/>
        <w:t xml:space="preserve">S1 emphasized the importance of scores when discussing their impact on students. He said," I wish they didn't say the scores out loud. If people didn't make what they wanted to, I mean, I don’t want to embarrass them, or kind of like call them out in front of the crowd.” </w:t>
      </w:r>
    </w:p>
    <w:p w14:paraId="4707D204"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S5 had a unique insight into defining success. He noted the importance of budget and financial support for the band program. He said that "people like seeing the band." Attending a competition is one way to get more exposure. S5 added, “So garnering the attention of new possible sponsors, I think that is definitely part of overall success.” He concluded by saying, “Yeah, the good scores encourage financial growth because, like, wow, you have a successful band program. Here's money.” </w:t>
      </w:r>
    </w:p>
    <w:p w14:paraId="1210BA39"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Parents are usually invested in both their child's experience and the overall success of the group. They interpret scores and rankings as indicators of the program's quality and their child's commitment and effort. Positive results can enhance their support for the program, while negative outcomes may lead to concern and questioning of the program’s direction. The responses of the parents indicate the importance they place on success at competition. </w:t>
      </w:r>
    </w:p>
    <w:p w14:paraId="26C4DD39"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P3 said the competitions were a positive experience: “I think we went home with all ones. So that's always good.”  P5 also stated a positive experience and explained, “The scores were all ones, so yeah it was good.” In contrast, P1 indicated a negative experience due to scores: “I felt like the last one we went to was overall negative because they were doing a great job, and the scores did not reflect how we all thought they were doing.” </w:t>
      </w:r>
    </w:p>
    <w:p w14:paraId="6967963E" w14:textId="77777777" w:rsidR="007F7898" w:rsidRPr="007F7898" w:rsidRDefault="007F7898" w:rsidP="004C22CC">
      <w:pPr>
        <w:pStyle w:val="Heading3"/>
        <w:rPr>
          <w:rFonts w:eastAsia="Aptos"/>
        </w:rPr>
      </w:pPr>
      <w:bookmarkStart w:id="176" w:name="_Toc201777854"/>
      <w:bookmarkStart w:id="177" w:name="_Toc201780046"/>
      <w:r w:rsidRPr="007F7898">
        <w:rPr>
          <w:rFonts w:eastAsia="Aptos"/>
        </w:rPr>
        <w:t>Research Question Three</w:t>
      </w:r>
      <w:bookmarkEnd w:id="176"/>
      <w:bookmarkEnd w:id="177"/>
    </w:p>
    <w:p w14:paraId="45FBADC0" w14:textId="77777777" w:rsidR="007F7898" w:rsidRPr="00E75071" w:rsidRDefault="007F7898" w:rsidP="007F7898">
      <w:pPr>
        <w:spacing w:after="160" w:line="480" w:lineRule="auto"/>
        <w:contextualSpacing/>
        <w:rPr>
          <w:rFonts w:ascii="Times New Roman" w:eastAsia="Aptos" w:hAnsi="Times New Roman" w:cs="Times New Roman"/>
          <w:kern w:val="2"/>
          <w:szCs w:val="22"/>
          <w14:ligatures w14:val="standardContextual"/>
        </w:rPr>
      </w:pPr>
      <w:r w:rsidRPr="00E75071">
        <w:rPr>
          <w:rFonts w:ascii="Times New Roman" w:eastAsia="Aptos" w:hAnsi="Times New Roman" w:cs="Times New Roman"/>
          <w:kern w:val="2"/>
          <w:szCs w:val="22"/>
          <w14:ligatures w14:val="standardContextual"/>
        </w:rPr>
        <w:t xml:space="preserve"> Does the size of a school affect the relationship between stakeholders’ perceived success at marching competitions versus actual student performance abilities?  </w:t>
      </w:r>
    </w:p>
    <w:p w14:paraId="634587CC" w14:textId="77777777" w:rsidR="007F7898" w:rsidRPr="007F7898" w:rsidRDefault="007F7898" w:rsidP="007F7898">
      <w:pPr>
        <w:spacing w:after="160" w:line="480"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lastRenderedPageBreak/>
        <w:tab/>
        <w:t xml:space="preserve">To support Research Question Three, the researcher first examined the questionnaire and interview responses from stakeholders and categorized them based on school size, beginning with the information found in Table 12. Question Three Responses. This table shows that all six schools had similar responses to the question, with no statistical differences in the data resulting from the size of the schools. Next, the researcher used Table 13, which reports the results of Question Four: Are band competitions a good method for determining the success of the band? Table 13 illustrates that all six schools had a similar distribution of answers with no notable differences due to school size. </w:t>
      </w:r>
    </w:p>
    <w:p w14:paraId="7D779045" w14:textId="77777777" w:rsidR="007F7898" w:rsidRPr="007F7898" w:rsidRDefault="007F7898" w:rsidP="007F7898">
      <w:pPr>
        <w:spacing w:after="160" w:line="480"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ab/>
        <w:t>A limited number of stakeholders referenced school size during their interviews. Notably, S6, representing a larger school, remarked, “Usually, bigger bands get more trophies anyway.” D3 observed that as a program expands, competition becomes increasingly challenging at advanced levels. D2 highlighted the obstacles faced by smaller bands during competitions, including the necessity to arrive earlier and remain on-site for extended periods. Aside from these three contributions, there was little differentiation in the comments made by stakeholders regarding the impact of school size.</w:t>
      </w:r>
    </w:p>
    <w:p w14:paraId="6EE6AE3C" w14:textId="77777777" w:rsidR="007F7898" w:rsidRPr="007F7898" w:rsidRDefault="007F7898" w:rsidP="00387537">
      <w:pPr>
        <w:pStyle w:val="Heading1"/>
      </w:pPr>
      <w:bookmarkStart w:id="178" w:name="_Toc201777855"/>
      <w:bookmarkStart w:id="179" w:name="_Toc201780047"/>
      <w:r w:rsidRPr="007F7898">
        <w:t>Summary</w:t>
      </w:r>
      <w:bookmarkEnd w:id="178"/>
      <w:bookmarkEnd w:id="179"/>
    </w:p>
    <w:p w14:paraId="22B727B7"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Chapter Four began with a description of the setting in which the study took</w:t>
      </w:r>
    </w:p>
    <w:p w14:paraId="677B4AF4" w14:textId="77777777" w:rsidR="007F7898" w:rsidRPr="007F7898" w:rsidRDefault="007F7898" w:rsidP="007F7898">
      <w:pPr>
        <w:spacing w:after="160" w:line="480"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place, the participants who provided the content for the research, and the data collection</w:t>
      </w:r>
    </w:p>
    <w:p w14:paraId="7FF76AAC" w14:textId="77777777" w:rsidR="007F7898" w:rsidRPr="007F7898" w:rsidRDefault="007F7898" w:rsidP="007F7898">
      <w:pPr>
        <w:spacing w:after="160" w:line="480" w:lineRule="auto"/>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process. The questionnaire and follow-up interviews with the twenty-four stakeholders served as the data for this qualitative hermeneutic phenomenological study. Band Directors, Administrators, parents, and students shared their perceptions and personal experiences concerning marching band competitions and their views on success at competitions. </w:t>
      </w:r>
    </w:p>
    <w:p w14:paraId="51C4483D"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lastRenderedPageBreak/>
        <w:t xml:space="preserve">The study's results were organized into three sections: emergent themes derived from questionnaires and interviews, a composite summary of themes, and connections between the themes and research questions. Key themes identified among band directors included tradition, the importance of feedback from judges during competitions, and skepticism about the reliability of scoring and awards as indicators of musical achievement. Administrators shared similar views, emphasizing the need for competitions to compare performances with other groups and to learn from the experience. Parents expressed their desire to observe other groups and receive feedback from the judges, while students showed excitement about the competition experiences, viewing them as opportunities for fun and comparison. </w:t>
      </w:r>
    </w:p>
    <w:p w14:paraId="72141A75"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Three central research questions guided the study and focused on the lived experiences of stakeholders involved in marching band competitions. The researcher compared music performance assessment scores and the marching band competition scores of each of the six bands. The researcher also provided extensive interview data to support the research questions. </w:t>
      </w:r>
    </w:p>
    <w:p w14:paraId="0847F397" w14:textId="77777777" w:rsidR="007F7898" w:rsidRPr="007F7898" w:rsidRDefault="007F7898" w:rsidP="007F7898">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A total of fourteen participants expressed the view that competitions serve as an effective tool for evaluating the success of a program, while ten participants disagreed with this assessment. Notably, among the six band directors surveyed, only two responded “yes” to the question. In contrast, all six administrators indicated their agreement. The responses from parents and students demonstrated a clear divide; specifically, three parents and three students agreed with the effectiveness of competitions, while an equal number of parents and students voiced their dissent.   </w:t>
      </w:r>
    </w:p>
    <w:p w14:paraId="1020E4C6" w14:textId="77777777" w:rsidR="004E6EBE" w:rsidRDefault="007F7898" w:rsidP="004E6EBE">
      <w:pPr>
        <w:spacing w:after="160" w:line="480" w:lineRule="auto"/>
        <w:ind w:firstLine="720"/>
        <w:contextualSpacing/>
        <w:rPr>
          <w:rFonts w:ascii="Times New Roman" w:eastAsia="Aptos" w:hAnsi="Times New Roman" w:cs="Times New Roman"/>
          <w:kern w:val="2"/>
          <w:szCs w:val="22"/>
          <w14:ligatures w14:val="standardContextual"/>
        </w:rPr>
      </w:pPr>
      <w:r w:rsidRPr="007F7898">
        <w:rPr>
          <w:rFonts w:ascii="Times New Roman" w:eastAsia="Aptos" w:hAnsi="Times New Roman" w:cs="Times New Roman"/>
          <w:kern w:val="2"/>
          <w:szCs w:val="22"/>
          <w14:ligatures w14:val="standardContextual"/>
        </w:rPr>
        <w:t xml:space="preserve">The researcher investigated whether school size influences stakeholders' perceptions of success in marching competitions compared to actual student performance. Analysis of responses </w:t>
      </w:r>
      <w:r w:rsidRPr="007F7898">
        <w:rPr>
          <w:rFonts w:ascii="Times New Roman" w:eastAsia="Aptos" w:hAnsi="Times New Roman" w:cs="Times New Roman"/>
          <w:kern w:val="2"/>
          <w:szCs w:val="22"/>
          <w14:ligatures w14:val="standardContextual"/>
        </w:rPr>
        <w:lastRenderedPageBreak/>
        <w:t>from six schools yielded consistent results, with no significant differences observed based on school size.</w:t>
      </w:r>
    </w:p>
    <w:p w14:paraId="5293C503" w14:textId="77777777" w:rsidR="004E6EBE" w:rsidRDefault="004E6EBE" w:rsidP="004E6EBE">
      <w:pPr>
        <w:spacing w:after="160" w:line="480" w:lineRule="auto"/>
        <w:ind w:firstLine="720"/>
        <w:contextualSpacing/>
        <w:rPr>
          <w:rFonts w:ascii="Times New Roman" w:eastAsia="Aptos" w:hAnsi="Times New Roman" w:cs="Times New Roman"/>
          <w:kern w:val="2"/>
          <w:szCs w:val="22"/>
          <w14:ligatures w14:val="standardContextual"/>
        </w:rPr>
      </w:pPr>
    </w:p>
    <w:p w14:paraId="529B5B6F" w14:textId="77777777" w:rsidR="004E6EBE" w:rsidRDefault="004E6EBE" w:rsidP="004E6EBE">
      <w:pPr>
        <w:spacing w:after="160" w:line="480" w:lineRule="auto"/>
        <w:ind w:firstLine="720"/>
        <w:contextualSpacing/>
        <w:rPr>
          <w:rFonts w:ascii="Times New Roman" w:eastAsia="Aptos" w:hAnsi="Times New Roman" w:cs="Times New Roman"/>
          <w:kern w:val="2"/>
          <w:szCs w:val="22"/>
          <w14:ligatures w14:val="standardContextual"/>
        </w:rPr>
      </w:pPr>
    </w:p>
    <w:p w14:paraId="47F60075" w14:textId="77777777" w:rsidR="004E6EBE" w:rsidRDefault="004E6EBE" w:rsidP="004E6EBE">
      <w:pPr>
        <w:spacing w:after="160" w:line="480" w:lineRule="auto"/>
        <w:ind w:firstLine="720"/>
        <w:contextualSpacing/>
        <w:rPr>
          <w:rFonts w:ascii="Times New Roman" w:eastAsia="Aptos" w:hAnsi="Times New Roman" w:cs="Times New Roman"/>
          <w:kern w:val="2"/>
          <w:szCs w:val="22"/>
          <w14:ligatures w14:val="standardContextual"/>
        </w:rPr>
      </w:pPr>
    </w:p>
    <w:p w14:paraId="1462CC54" w14:textId="77777777" w:rsidR="004E6EBE" w:rsidRDefault="004E6EBE" w:rsidP="004E6EBE">
      <w:pPr>
        <w:spacing w:after="160" w:line="480" w:lineRule="auto"/>
        <w:ind w:firstLine="720"/>
        <w:contextualSpacing/>
        <w:rPr>
          <w:rFonts w:ascii="Times New Roman" w:eastAsia="Aptos" w:hAnsi="Times New Roman" w:cs="Times New Roman"/>
          <w:kern w:val="2"/>
          <w:szCs w:val="22"/>
          <w14:ligatures w14:val="standardContextual"/>
        </w:rPr>
      </w:pPr>
    </w:p>
    <w:p w14:paraId="59837D29" w14:textId="77777777" w:rsidR="004E6EBE" w:rsidRDefault="004E6EBE" w:rsidP="004E6EBE">
      <w:pPr>
        <w:spacing w:after="160" w:line="480" w:lineRule="auto"/>
        <w:ind w:firstLine="720"/>
        <w:contextualSpacing/>
        <w:rPr>
          <w:rFonts w:ascii="Times New Roman" w:eastAsia="Aptos" w:hAnsi="Times New Roman" w:cs="Times New Roman"/>
          <w:kern w:val="2"/>
          <w:szCs w:val="22"/>
          <w14:ligatures w14:val="standardContextual"/>
        </w:rPr>
      </w:pPr>
    </w:p>
    <w:p w14:paraId="6403E98A" w14:textId="77777777" w:rsidR="004E6EBE" w:rsidRDefault="004E6EBE" w:rsidP="004E6EBE">
      <w:pPr>
        <w:spacing w:after="160" w:line="480" w:lineRule="auto"/>
        <w:ind w:firstLine="720"/>
        <w:contextualSpacing/>
        <w:rPr>
          <w:rFonts w:ascii="Times New Roman" w:eastAsia="Aptos" w:hAnsi="Times New Roman" w:cs="Times New Roman"/>
          <w:kern w:val="2"/>
          <w:szCs w:val="22"/>
          <w14:ligatures w14:val="standardContextual"/>
        </w:rPr>
      </w:pPr>
    </w:p>
    <w:p w14:paraId="3697438C" w14:textId="77777777" w:rsidR="004E6EBE" w:rsidRDefault="004E6EBE" w:rsidP="004E6EBE">
      <w:pPr>
        <w:spacing w:after="160" w:line="480" w:lineRule="auto"/>
        <w:ind w:firstLine="720"/>
        <w:contextualSpacing/>
        <w:rPr>
          <w:rFonts w:ascii="Times New Roman" w:eastAsia="Aptos" w:hAnsi="Times New Roman" w:cs="Times New Roman"/>
          <w:kern w:val="2"/>
          <w:szCs w:val="22"/>
          <w14:ligatures w14:val="standardContextual"/>
        </w:rPr>
      </w:pPr>
    </w:p>
    <w:p w14:paraId="02E2EB4E" w14:textId="77777777" w:rsidR="00585563" w:rsidRDefault="00585563" w:rsidP="00E75071">
      <w:pPr>
        <w:pStyle w:val="Heading1"/>
        <w:sectPr w:rsidR="00585563" w:rsidSect="009A0548">
          <w:footnotePr>
            <w:numRestart w:val="eachSect"/>
          </w:footnotePr>
          <w:pgSz w:w="12240" w:h="15840"/>
          <w:pgMar w:top="1440" w:right="1440" w:bottom="1440" w:left="1440" w:header="720" w:footer="720" w:gutter="0"/>
          <w:cols w:space="720"/>
          <w:titlePg/>
          <w:docGrid w:linePitch="360"/>
        </w:sectPr>
      </w:pPr>
    </w:p>
    <w:p w14:paraId="2EB17B55" w14:textId="77777777" w:rsidR="00585563" w:rsidRPr="00585563" w:rsidRDefault="00585563" w:rsidP="00E75071">
      <w:pPr>
        <w:pStyle w:val="Heading1"/>
      </w:pPr>
      <w:bookmarkStart w:id="180" w:name="_Toc201777856"/>
      <w:bookmarkStart w:id="181" w:name="_Toc201780048"/>
      <w:r w:rsidRPr="00585563">
        <w:lastRenderedPageBreak/>
        <w:t>Chapter Five: Conclusion and Discussion</w:t>
      </w:r>
      <w:bookmarkEnd w:id="180"/>
      <w:bookmarkEnd w:id="181"/>
    </w:p>
    <w:p w14:paraId="69D52DBD" w14:textId="77777777" w:rsidR="00585563" w:rsidRPr="00585563" w:rsidRDefault="00585563" w:rsidP="00585563">
      <w:pPr>
        <w:keepNext/>
        <w:keepLines/>
        <w:spacing w:before="240" w:line="480" w:lineRule="auto"/>
        <w:jc w:val="center"/>
        <w:outlineLvl w:val="0"/>
        <w:rPr>
          <w:rFonts w:ascii="Times New Roman" w:eastAsiaTheme="majorEastAsia" w:hAnsi="Times New Roman" w:cstheme="majorBidi"/>
          <w:b/>
          <w:szCs w:val="32"/>
        </w:rPr>
      </w:pPr>
      <w:bookmarkStart w:id="182" w:name="_Toc201777857"/>
      <w:bookmarkStart w:id="183" w:name="_Toc201780049"/>
      <w:r w:rsidRPr="00585563">
        <w:rPr>
          <w:rFonts w:ascii="Times New Roman" w:eastAsiaTheme="majorEastAsia" w:hAnsi="Times New Roman" w:cstheme="majorBidi"/>
          <w:b/>
          <w:szCs w:val="32"/>
        </w:rPr>
        <w:t>Introduction</w:t>
      </w:r>
      <w:bookmarkEnd w:id="182"/>
      <w:bookmarkEnd w:id="183"/>
    </w:p>
    <w:p w14:paraId="32489EE7" w14:textId="77777777" w:rsidR="00585563" w:rsidRPr="00585563" w:rsidRDefault="00585563" w:rsidP="00585563">
      <w:pPr>
        <w:spacing w:after="160" w:line="480" w:lineRule="auto"/>
        <w:ind w:firstLine="720"/>
        <w:rPr>
          <w:rFonts w:ascii="Times New Roman" w:eastAsia="Aptos" w:hAnsi="Times New Roman" w:cs="Times New Roman"/>
          <w:kern w:val="2"/>
          <w14:ligatures w14:val="standardContextual"/>
        </w:rPr>
      </w:pPr>
      <w:r w:rsidRPr="00585563">
        <w:rPr>
          <w:rFonts w:ascii="Times New Roman" w:eastAsia="Aptos" w:hAnsi="Times New Roman" w:cs="Times New Roman"/>
          <w:kern w:val="2"/>
          <w14:ligatures w14:val="standardContextual"/>
        </w:rPr>
        <w:t xml:space="preserve">This qualitative hermeneutic phenomenological research study aimed to identify unexplored perspectives and determine the relationship between actual student performance abilities and stakeholders’ perceived success at marching band competitions in schools of varying sizes. Participants were band directors, administrators, parents, and students from six north Alabama high schools. The researcher used a five-question questionnaire to assess the participants’ experience with the marching contest, along with an open-ended follow-up interview. </w:t>
      </w:r>
      <w:r w:rsidRPr="00585563">
        <w:rPr>
          <w:rFonts w:ascii="Times New Roman" w:hAnsi="Times New Roman"/>
          <w:szCs w:val="22"/>
        </w:rPr>
        <w:t xml:space="preserve">The findings address the current gap in the literature. </w:t>
      </w:r>
      <w:r w:rsidRPr="00585563">
        <w:rPr>
          <w:rFonts w:ascii="Times New Roman" w:eastAsia="Aptos" w:hAnsi="Times New Roman" w:cs="Times New Roman"/>
          <w:kern w:val="2"/>
          <w14:ligatures w14:val="standardContextual"/>
        </w:rPr>
        <w:t xml:space="preserve">This chapter summarizes and discusses the research findings about the literature in Chapter 2. This chapter concludes with a discussion of study limitations, recommendations for future research, and implications. </w:t>
      </w:r>
    </w:p>
    <w:p w14:paraId="2704C555" w14:textId="77777777" w:rsidR="00585563" w:rsidRPr="00585563" w:rsidRDefault="00585563" w:rsidP="00585563">
      <w:pPr>
        <w:keepNext/>
        <w:keepLines/>
        <w:spacing w:before="240" w:line="480" w:lineRule="auto"/>
        <w:jc w:val="center"/>
        <w:outlineLvl w:val="0"/>
        <w:rPr>
          <w:rFonts w:ascii="Times New Roman" w:eastAsiaTheme="majorEastAsia" w:hAnsi="Times New Roman" w:cstheme="majorBidi"/>
          <w:b/>
          <w:szCs w:val="32"/>
        </w:rPr>
      </w:pPr>
      <w:bookmarkStart w:id="184" w:name="_Toc201777858"/>
      <w:bookmarkStart w:id="185" w:name="_Toc201780050"/>
      <w:r w:rsidRPr="00585563">
        <w:rPr>
          <w:rFonts w:ascii="Times New Roman" w:eastAsiaTheme="majorEastAsia" w:hAnsi="Times New Roman" w:cstheme="majorBidi"/>
          <w:b/>
          <w:szCs w:val="32"/>
        </w:rPr>
        <w:t>Summary of the Study</w:t>
      </w:r>
      <w:bookmarkEnd w:id="184"/>
      <w:bookmarkEnd w:id="185"/>
    </w:p>
    <w:p w14:paraId="7D13174E" w14:textId="77777777" w:rsidR="00585563" w:rsidRPr="00585563" w:rsidRDefault="00585563" w:rsidP="00585563">
      <w:pPr>
        <w:spacing w:after="160" w:line="480" w:lineRule="auto"/>
        <w:ind w:firstLine="720"/>
        <w:rPr>
          <w:rFonts w:ascii="Times New Roman" w:eastAsia="Aptos" w:hAnsi="Times New Roman"/>
          <w:kern w:val="2"/>
          <w:szCs w:val="22"/>
          <w14:ligatures w14:val="standardContextual"/>
        </w:rPr>
      </w:pPr>
      <w:r w:rsidRPr="00585563">
        <w:rPr>
          <w:rFonts w:ascii="Times New Roman" w:eastAsia="Aptos" w:hAnsi="Times New Roman" w:cs="Times New Roman"/>
          <w:color w:val="000000"/>
          <w:kern w:val="2"/>
          <w14:ligatures w14:val="standardContextual"/>
        </w:rPr>
        <w:t>The purpose of the study was to understand the relationship between stakeholder perception of success and student achievement and how this discrepancy impacts music education. This research study addressed the current gap in the literature about the relationship between actual student performance abilities and stakeholders’ perceived musical performance success at marching band competitions in schools of varying sizes. Perspectives on the need to understand this relationship have emerged through an examination of the literature.</w:t>
      </w:r>
      <w:r w:rsidRPr="00585563">
        <w:rPr>
          <w:rFonts w:ascii="Times New Roman" w:eastAsia="Aptos" w:hAnsi="Times New Roman"/>
          <w:kern w:val="2"/>
          <w:szCs w:val="22"/>
          <w14:ligatures w14:val="standardContextual"/>
        </w:rPr>
        <w:t xml:space="preserve"> This study addressed the research gap by analyzing stakeholders' lived experiences and the perception of success at band competitions versus actual musical achievements. Previous studies have focused on stakeholder opinions of marching band competitions</w:t>
      </w:r>
      <w:r w:rsidRPr="00585563">
        <w:rPr>
          <w:rFonts w:ascii="Times New Roman" w:eastAsia="Aptos" w:hAnsi="Times New Roman"/>
          <w:kern w:val="2"/>
          <w:szCs w:val="22"/>
          <w:vertAlign w:val="superscript"/>
          <w14:ligatures w14:val="standardContextual"/>
        </w:rPr>
        <w:footnoteReference w:id="245"/>
      </w:r>
      <w:r w:rsidRPr="00585563">
        <w:rPr>
          <w:rFonts w:ascii="Times New Roman" w:eastAsia="Aptos" w:hAnsi="Times New Roman"/>
          <w:kern w:val="2"/>
          <w:szCs w:val="22"/>
          <w14:ligatures w14:val="standardContextual"/>
        </w:rPr>
        <w:t xml:space="preserve"> and the impact of these competitions on </w:t>
      </w:r>
      <w:r w:rsidRPr="00585563">
        <w:rPr>
          <w:rFonts w:ascii="Times New Roman" w:eastAsia="Aptos" w:hAnsi="Times New Roman"/>
          <w:kern w:val="2"/>
          <w:szCs w:val="22"/>
          <w14:ligatures w14:val="standardContextual"/>
        </w:rPr>
        <w:lastRenderedPageBreak/>
        <w:t>musical learning.</w:t>
      </w:r>
      <w:r w:rsidRPr="00585563">
        <w:rPr>
          <w:rFonts w:ascii="Times New Roman" w:eastAsia="Aptos" w:hAnsi="Times New Roman"/>
          <w:kern w:val="2"/>
          <w:szCs w:val="22"/>
          <w:vertAlign w:val="superscript"/>
          <w14:ligatures w14:val="standardContextual"/>
        </w:rPr>
        <w:footnoteReference w:id="246"/>
      </w:r>
      <w:r w:rsidRPr="00585563">
        <w:rPr>
          <w:rFonts w:ascii="Times New Roman" w:eastAsia="Aptos" w:hAnsi="Times New Roman"/>
          <w:kern w:val="2"/>
          <w:szCs w:val="22"/>
          <w14:ligatures w14:val="standardContextual"/>
        </w:rPr>
        <w:t xml:space="preserve"> However, this unique study compared the two and provides different insights into the existing literature on band competitions. This research study revealed multiple themes that demonstrate a connection between scoring at marching band competitions and stakeholders' perceptions of success. Themes emerged from the participants in both the questionnaire and the open-ended interview questions. Common themes that were the focus of the research questions included student performance abilities compared to marching band scores, stakeholders' perceptions of marching band success, and data on the implications of school size. </w:t>
      </w:r>
    </w:p>
    <w:p w14:paraId="60720BD6" w14:textId="77777777" w:rsidR="00585563" w:rsidRPr="00585563" w:rsidRDefault="00585563" w:rsidP="003228F9">
      <w:pPr>
        <w:pStyle w:val="Heading1"/>
      </w:pPr>
      <w:bookmarkStart w:id="186" w:name="_Toc201777859"/>
      <w:bookmarkStart w:id="187" w:name="_Toc201780051"/>
      <w:r w:rsidRPr="00585563">
        <w:t>Summary of Findings and Prior Research</w:t>
      </w:r>
      <w:bookmarkEnd w:id="186"/>
      <w:bookmarkEnd w:id="187"/>
    </w:p>
    <w:p w14:paraId="123CFE5E" w14:textId="77777777" w:rsidR="00585563" w:rsidRPr="00585563" w:rsidRDefault="00585563" w:rsidP="003228F9">
      <w:pPr>
        <w:pStyle w:val="Heading2"/>
      </w:pPr>
      <w:bookmarkStart w:id="188" w:name="_Toc201777860"/>
      <w:bookmarkStart w:id="189" w:name="_Toc201780052"/>
      <w:r w:rsidRPr="00585563">
        <w:t>Band Director Themes</w:t>
      </w:r>
      <w:bookmarkEnd w:id="188"/>
      <w:bookmarkEnd w:id="189"/>
    </w:p>
    <w:p w14:paraId="6EBC37DB" w14:textId="77777777" w:rsidR="00F7216C" w:rsidRDefault="00585563" w:rsidP="00585563">
      <w:pPr>
        <w:spacing w:line="480" w:lineRule="auto"/>
        <w:ind w:firstLine="720"/>
        <w:outlineLvl w:val="2"/>
        <w:rPr>
          <w:rFonts w:ascii="Times New Roman" w:eastAsia="Times New Roman" w:hAnsi="Times New Roman" w:cs="Times New Roman"/>
          <w:szCs w:val="27"/>
        </w:rPr>
      </w:pPr>
      <w:bookmarkStart w:id="190" w:name="_Toc201777861"/>
      <w:bookmarkStart w:id="191" w:name="_Toc201780053"/>
      <w:r w:rsidRPr="00F7216C">
        <w:rPr>
          <w:rStyle w:val="Heading3Char"/>
          <w:rFonts w:eastAsiaTheme="minorHAnsi"/>
        </w:rPr>
        <w:t>Interview Question 2- Theme: Tradition.</w:t>
      </w:r>
      <w:bookmarkEnd w:id="190"/>
      <w:bookmarkEnd w:id="191"/>
      <w:r w:rsidRPr="00585563">
        <w:rPr>
          <w:rFonts w:ascii="Times New Roman" w:eastAsia="Times New Roman" w:hAnsi="Times New Roman" w:cs="Times New Roman"/>
          <w:szCs w:val="27"/>
        </w:rPr>
        <w:t xml:space="preserve"> </w:t>
      </w:r>
      <w:r w:rsidR="00204B20">
        <w:rPr>
          <w:rFonts w:ascii="Times New Roman" w:eastAsia="Times New Roman" w:hAnsi="Times New Roman" w:cs="Times New Roman"/>
          <w:szCs w:val="27"/>
        </w:rPr>
        <w:t xml:space="preserve"> </w:t>
      </w:r>
    </w:p>
    <w:p w14:paraId="48F705A9" w14:textId="422DB66C" w:rsidR="00585563" w:rsidRPr="00585563" w:rsidRDefault="00585563" w:rsidP="00F35AC2">
      <w:pPr>
        <w:pStyle w:val="BodyText"/>
        <w:spacing w:line="480" w:lineRule="auto"/>
        <w:ind w:firstLine="620"/>
      </w:pPr>
      <w:r w:rsidRPr="00585563">
        <w:t xml:space="preserve">All six band directors indicated that tradition is a primary reason their band attends marching band competitions. For example, one director explained, “It’s just what you do in our area.” The significance attributed to participating in band competitions is well-documented in the current literature. </w:t>
      </w:r>
    </w:p>
    <w:p w14:paraId="47A0EFFF" w14:textId="0F7ACA0E" w:rsidR="00585563" w:rsidRPr="00585563" w:rsidRDefault="00585563" w:rsidP="00F35AC2">
      <w:pPr>
        <w:pStyle w:val="BodyText"/>
        <w:spacing w:line="480" w:lineRule="auto"/>
        <w:ind w:firstLine="620"/>
      </w:pPr>
      <w:r w:rsidRPr="00585563">
        <w:t xml:space="preserve">Participation in competitive marching band events has increased steadily since the emergence of the American contest movement in the 1920s. Currently, marching band contests are among the most frequent and highly publicized competitive endeavors in music education. Additionally, the number of band competitions is on the rise. </w:t>
      </w:r>
      <w:r w:rsidRPr="00585563">
        <w:rPr>
          <w:vertAlign w:val="superscript"/>
        </w:rPr>
        <w:footnoteReference w:id="247"/>
      </w:r>
      <w:r w:rsidRPr="00585563">
        <w:t xml:space="preserve"> </w:t>
      </w:r>
      <w:r w:rsidR="008923DE" w:rsidRPr="00585563">
        <w:t>Thus,</w:t>
      </w:r>
      <w:r w:rsidRPr="00585563">
        <w:t xml:space="preserve"> suggesting that tradition and expectations play an important role in the reasons band directors attend marching band competitions. </w:t>
      </w:r>
    </w:p>
    <w:p w14:paraId="0423EE0B" w14:textId="77777777" w:rsidR="00585563" w:rsidRPr="00585563" w:rsidRDefault="00585563" w:rsidP="00F35AC2">
      <w:pPr>
        <w:pStyle w:val="BodyText"/>
        <w:spacing w:line="480" w:lineRule="auto"/>
      </w:pPr>
      <w:r w:rsidRPr="00585563">
        <w:lastRenderedPageBreak/>
        <w:t>The current study aligns with George Rogers' research, which focuses on the attitudes of band directors and school administrators toward music competitions.</w:t>
      </w:r>
      <w:r w:rsidRPr="00585563">
        <w:rPr>
          <w:vertAlign w:val="superscript"/>
        </w:rPr>
        <w:footnoteReference w:id="248"/>
      </w:r>
      <w:r w:rsidRPr="00585563">
        <w:t xml:space="preserve"> According to Rogers' research, bands participate in competitions due to the expectations from stakeholders, such as parents and school administration.</w:t>
      </w:r>
      <w:r w:rsidRPr="00585563">
        <w:rPr>
          <w:vertAlign w:val="superscript"/>
        </w:rPr>
        <w:footnoteReference w:id="249"/>
      </w:r>
      <w:r w:rsidRPr="00585563">
        <w:t xml:space="preserve"> Burnsed and Sochinski revealed that band competitions offer a range of benefits to directors, administration, and the community.</w:t>
      </w:r>
      <w:r w:rsidRPr="00585563">
        <w:rPr>
          <w:vertAlign w:val="superscript"/>
        </w:rPr>
        <w:footnoteReference w:id="250"/>
      </w:r>
      <w:r w:rsidRPr="00585563">
        <w:t xml:space="preserve"> These contests may foster positive public relations, as competing groups typically receive increased support from the school and community.</w:t>
      </w:r>
      <w:r w:rsidRPr="00585563">
        <w:rPr>
          <w:vertAlign w:val="superscript"/>
        </w:rPr>
        <w:footnoteReference w:id="251"/>
      </w:r>
      <w:r w:rsidRPr="00585563">
        <w:t xml:space="preserve"> Therefore, attending competitions has become an expectation for the band.</w:t>
      </w:r>
      <w:r w:rsidRPr="00585563">
        <w:rPr>
          <w:vertAlign w:val="superscript"/>
        </w:rPr>
        <w:footnoteReference w:id="252"/>
      </w:r>
      <w:r w:rsidRPr="00585563">
        <w:t xml:space="preserve"> </w:t>
      </w:r>
    </w:p>
    <w:p w14:paraId="716FDEC1" w14:textId="77777777" w:rsidR="00585563" w:rsidRPr="00585563" w:rsidRDefault="00585563" w:rsidP="00F35AC2">
      <w:pPr>
        <w:pStyle w:val="BodyText"/>
        <w:spacing w:line="480" w:lineRule="auto"/>
        <w:ind w:firstLine="620"/>
      </w:pPr>
      <w:r w:rsidRPr="00585563">
        <w:t>Fleming found that bands in the southeastern United States emphasized marching band competitions more than any other area. The college directors in the study reported that the competition show was the focus of the high school band in this region.</w:t>
      </w:r>
      <w:r w:rsidRPr="00585563">
        <w:rPr>
          <w:vertAlign w:val="superscript"/>
        </w:rPr>
        <w:footnoteReference w:id="253"/>
      </w:r>
      <w:r w:rsidRPr="00585563">
        <w:t xml:space="preserve"> The current study supports Fleming’s findings, as all six schools involved are located in the southeastern United States, and all six directors indicate that they compete due to the regional tradition.</w:t>
      </w:r>
    </w:p>
    <w:p w14:paraId="361B8117" w14:textId="77777777" w:rsidR="00F35AC2" w:rsidRDefault="00585563" w:rsidP="00585563">
      <w:pPr>
        <w:spacing w:line="480" w:lineRule="auto"/>
        <w:ind w:firstLine="720"/>
        <w:outlineLvl w:val="2"/>
        <w:rPr>
          <w:rFonts w:ascii="Times New Roman" w:eastAsia="Times New Roman" w:hAnsi="Times New Roman" w:cs="Times New Roman"/>
          <w:szCs w:val="27"/>
        </w:rPr>
      </w:pPr>
      <w:bookmarkStart w:id="192" w:name="_Toc201777862"/>
      <w:bookmarkStart w:id="193" w:name="_Toc201780054"/>
      <w:r w:rsidRPr="00F35AC2">
        <w:rPr>
          <w:rStyle w:val="Heading3Char"/>
          <w:rFonts w:eastAsiaTheme="minorHAnsi"/>
        </w:rPr>
        <w:t>Interview Question 2 – Theme: Getting Feedback.</w:t>
      </w:r>
      <w:bookmarkEnd w:id="192"/>
      <w:bookmarkEnd w:id="193"/>
      <w:r w:rsidRPr="00585563">
        <w:rPr>
          <w:rFonts w:ascii="Times New Roman" w:eastAsia="Times New Roman" w:hAnsi="Times New Roman" w:cs="Times New Roman"/>
          <w:szCs w:val="27"/>
        </w:rPr>
        <w:t xml:space="preserve"> </w:t>
      </w:r>
    </w:p>
    <w:p w14:paraId="46B79121" w14:textId="77777777" w:rsidR="00F94EFD" w:rsidRDefault="00585563" w:rsidP="00F35AC2">
      <w:pPr>
        <w:pStyle w:val="BodyText"/>
        <w:spacing w:line="480" w:lineRule="auto"/>
        <w:ind w:firstLine="620"/>
      </w:pPr>
      <w:r w:rsidRPr="00585563">
        <w:t xml:space="preserve">All six band directors in the study indicated that receiving feedback from judges was a primary reason for attending marching band competitions. A band director in the study asserted that </w:t>
      </w:r>
      <w:r w:rsidRPr="00585563">
        <w:rPr>
          <w:rFonts w:eastAsia="Aptos"/>
        </w:rPr>
        <w:t xml:space="preserve">competitions are an educational tool to “get feedback from judges on what you're doing, and what you're doing right, what you're doing wrong, and what you need to work on.” </w:t>
      </w:r>
      <w:r w:rsidRPr="00585563">
        <w:t xml:space="preserve">While </w:t>
      </w:r>
      <w:r w:rsidRPr="00585563">
        <w:lastRenderedPageBreak/>
        <w:t>each band director in the study indicated that feedback is important, band directors also voiced concerns about judges and scoring. For example, one director said, “</w:t>
      </w:r>
      <w:r w:rsidRPr="00585563">
        <w:rPr>
          <w:rFonts w:eastAsia="Aptos"/>
        </w:rPr>
        <w:t>In Alabama, there's no judge certification that they go through. It's just who you know comes and judges your competition.</w:t>
      </w:r>
      <w:r w:rsidRPr="00585563">
        <w:t xml:space="preserve">”  </w:t>
      </w:r>
    </w:p>
    <w:p w14:paraId="6BC18C3E" w14:textId="78779DCD" w:rsidR="00585563" w:rsidRPr="00585563" w:rsidRDefault="00585563" w:rsidP="00F35AC2">
      <w:pPr>
        <w:pStyle w:val="BodyText"/>
        <w:spacing w:line="480" w:lineRule="auto"/>
        <w:ind w:firstLine="620"/>
      </w:pPr>
      <w:r w:rsidRPr="00585563">
        <w:t>Current literature discusses concerns regarding marching band adjudicators' qualifications.”</w:t>
      </w:r>
      <w:r w:rsidRPr="00585563">
        <w:rPr>
          <w:vertAlign w:val="superscript"/>
        </w:rPr>
        <w:footnoteReference w:id="254"/>
      </w:r>
      <w:r w:rsidRPr="00585563">
        <w:t xml:space="preserve"> Forbes believed that the adjudicator’s prior awareness of an ensemble or a director’s reputation can influence adjudication. He argued that bands with a competitive history or esteemed directors often receive scores based on reputation rather than actual performance.</w:t>
      </w:r>
      <w:r w:rsidRPr="00585563">
        <w:rPr>
          <w:vertAlign w:val="superscript"/>
        </w:rPr>
        <w:footnoteReference w:id="255"/>
      </w:r>
      <w:r w:rsidRPr="00585563">
        <w:t xml:space="preserve">  Research shows that experience in judging has little to no effect on performance ratings given.</w:t>
      </w:r>
      <w:r w:rsidRPr="00585563">
        <w:rPr>
          <w:vertAlign w:val="superscript"/>
        </w:rPr>
        <w:footnoteReference w:id="256"/>
      </w:r>
      <w:r w:rsidRPr="00585563">
        <w:t xml:space="preserve">  In addition, no relationship exists between an adjudicator’s musical performance ability and his or her ability to adjudicate reliably.</w:t>
      </w:r>
      <w:r w:rsidRPr="00585563">
        <w:rPr>
          <w:vertAlign w:val="superscript"/>
        </w:rPr>
        <w:footnoteReference w:id="257"/>
      </w:r>
      <w:r w:rsidRPr="00585563">
        <w:t xml:space="preserve">  Research confirms that raters do not need to be experienced performers on a particular instrument. </w:t>
      </w:r>
      <w:r w:rsidRPr="00585563">
        <w:rPr>
          <w:vertAlign w:val="superscript"/>
        </w:rPr>
        <w:footnoteReference w:id="258"/>
      </w:r>
      <w:r w:rsidRPr="00585563">
        <w:t xml:space="preserve"> Other studies, however, indicate that experience and education are important in adjudicator qualifications,</w:t>
      </w:r>
      <w:r w:rsidRPr="00585563">
        <w:rPr>
          <w:vertAlign w:val="superscript"/>
        </w:rPr>
        <w:footnoteReference w:id="259"/>
      </w:r>
      <w:r w:rsidRPr="00585563">
        <w:t xml:space="preserve"> and experience in judging is key to a quality adjudicator. </w:t>
      </w:r>
      <w:r w:rsidRPr="00585563">
        <w:rPr>
          <w:vertAlign w:val="superscript"/>
        </w:rPr>
        <w:footnoteReference w:id="260"/>
      </w:r>
      <w:r w:rsidRPr="00585563">
        <w:t xml:space="preserve"> The current study adds to the existing literature by providing insight from directors on the importance of feedback at competitions. This can serve to </w:t>
      </w:r>
      <w:r w:rsidR="00F94EFD" w:rsidRPr="00585563">
        <w:t>further motivate</w:t>
      </w:r>
      <w:r w:rsidRPr="00585563">
        <w:t xml:space="preserve"> the increase in accuracy and reliability of adjudication at competitions. </w:t>
      </w:r>
    </w:p>
    <w:p w14:paraId="7B2E29B8" w14:textId="77777777" w:rsidR="00585563" w:rsidRPr="00585563" w:rsidRDefault="00585563" w:rsidP="00F94EFD">
      <w:pPr>
        <w:pStyle w:val="BodyText"/>
        <w:spacing w:line="480" w:lineRule="auto"/>
        <w:ind w:firstLine="620"/>
        <w:rPr>
          <w:szCs w:val="22"/>
        </w:rPr>
      </w:pPr>
      <w:r w:rsidRPr="00585563">
        <w:rPr>
          <w:szCs w:val="22"/>
        </w:rPr>
        <w:lastRenderedPageBreak/>
        <w:t>Numerous studies, such as one by Fiske, discuss problems with the adjudication. Fiske observed that contemporary numerical evaluation systems result in a limited viewpoint, with performance assessments being based exclusively on their scores. Adjudication does not allow for feedback on growth, improvement, or other influences and only provides one opinion based on a specific performance. Fiske challenged adjudicators to provide feedback through comments and to consider other factors of the program when offering their feedback.</w:t>
      </w:r>
      <w:r w:rsidRPr="00585563">
        <w:rPr>
          <w:szCs w:val="22"/>
          <w:vertAlign w:val="superscript"/>
        </w:rPr>
        <w:footnoteReference w:id="261"/>
      </w:r>
      <w:r w:rsidRPr="00585563">
        <w:rPr>
          <w:szCs w:val="22"/>
        </w:rPr>
        <w:t xml:space="preserve"> A band director in the study indicated he shares his feedback with the students, and they listen to judges' comments to improve. Thus, supporting Fiske’s suggestions. </w:t>
      </w:r>
    </w:p>
    <w:p w14:paraId="4927A55B" w14:textId="77777777" w:rsidR="00F94EFD" w:rsidRDefault="00585563" w:rsidP="00585563">
      <w:pPr>
        <w:spacing w:line="480" w:lineRule="auto"/>
        <w:ind w:firstLine="720"/>
        <w:outlineLvl w:val="2"/>
        <w:rPr>
          <w:rFonts w:ascii="Times New Roman" w:eastAsia="Aptos" w:hAnsi="Times New Roman" w:cs="Times New Roman"/>
          <w:b/>
          <w:bCs/>
          <w:szCs w:val="27"/>
        </w:rPr>
      </w:pPr>
      <w:bookmarkStart w:id="194" w:name="_Toc201777863"/>
      <w:bookmarkStart w:id="195" w:name="_Toc201780055"/>
      <w:r w:rsidRPr="00F94EFD">
        <w:rPr>
          <w:rStyle w:val="Heading3Char"/>
          <w:rFonts w:eastAsia="Aptos"/>
        </w:rPr>
        <w:t>Interview Question 9 - Theme: Scoring and Awards are a Good Indicator of Musical Achievement</w:t>
      </w:r>
      <w:r w:rsidRPr="00585563">
        <w:rPr>
          <w:rFonts w:ascii="Times New Roman" w:eastAsia="Aptos" w:hAnsi="Times New Roman" w:cs="Times New Roman"/>
          <w:b/>
          <w:bCs/>
          <w:szCs w:val="27"/>
        </w:rPr>
        <w:t>.</w:t>
      </w:r>
      <w:bookmarkEnd w:id="194"/>
      <w:bookmarkEnd w:id="195"/>
      <w:r w:rsidRPr="00585563">
        <w:rPr>
          <w:rFonts w:ascii="Times New Roman" w:eastAsia="Aptos" w:hAnsi="Times New Roman" w:cs="Times New Roman"/>
          <w:b/>
          <w:bCs/>
          <w:szCs w:val="27"/>
        </w:rPr>
        <w:t xml:space="preserve"> </w:t>
      </w:r>
    </w:p>
    <w:p w14:paraId="35037A25" w14:textId="261D3283" w:rsidR="00585563" w:rsidRPr="00585563" w:rsidRDefault="00585563" w:rsidP="00F94EFD">
      <w:pPr>
        <w:pStyle w:val="BodyText"/>
        <w:spacing w:line="480" w:lineRule="auto"/>
        <w:ind w:firstLine="620"/>
      </w:pPr>
      <w:r w:rsidRPr="00585563">
        <w:rPr>
          <w:rFonts w:eastAsia="Aptos"/>
        </w:rPr>
        <w:t xml:space="preserve">None of the band directors believed that scoring and awards at competitions are good indicators of student musical </w:t>
      </w:r>
      <w:r w:rsidRPr="00585563">
        <w:t xml:space="preserve">achievement. One respondent said, “It’s not a great indicator,” with another stating that scores cannot “measure music ability in such a large group, in such a short program. This finding holds significant importance in the existing literature, as it provides insight into the directors' perspective that marching band scores cannot adequately reflect musical ability. Despite this understanding, directors continue to strive for high scores and awards, recognizing their importance. </w:t>
      </w:r>
    </w:p>
    <w:p w14:paraId="1263BD16" w14:textId="77777777" w:rsidR="00F94EFD" w:rsidRDefault="00585563" w:rsidP="00F94EFD">
      <w:pPr>
        <w:pStyle w:val="BodyText"/>
        <w:spacing w:line="480" w:lineRule="auto"/>
        <w:ind w:firstLine="620"/>
      </w:pPr>
      <w:r w:rsidRPr="00585563">
        <w:t>West’s study concluded that higher concert competition ratings correlate with better musical performance assessment scores.</w:t>
      </w:r>
      <w:r w:rsidRPr="00585563">
        <w:rPr>
          <w:vertAlign w:val="superscript"/>
        </w:rPr>
        <w:footnoteReference w:id="262"/>
      </w:r>
      <w:r w:rsidRPr="00585563">
        <w:t xml:space="preserve"> However, the current research finds that marching band scores accurately reflect musical performance assessment scores 50% of the time. Therefore, West’s study on </w:t>
      </w:r>
      <w:r w:rsidRPr="00585563">
        <w:rPr>
          <w:rFonts w:eastAsiaTheme="majorEastAsia"/>
        </w:rPr>
        <w:t xml:space="preserve">concert </w:t>
      </w:r>
      <w:r w:rsidR="008923DE" w:rsidRPr="00585563">
        <w:rPr>
          <w:rFonts w:eastAsiaTheme="majorEastAsia"/>
        </w:rPr>
        <w:t>bands</w:t>
      </w:r>
      <w:r w:rsidRPr="00585563">
        <w:rPr>
          <w:rFonts w:eastAsiaTheme="majorEastAsia"/>
        </w:rPr>
        <w:t xml:space="preserve"> finds that concert scores align better with formal </w:t>
      </w:r>
      <w:r w:rsidRPr="00585563">
        <w:rPr>
          <w:rFonts w:eastAsiaTheme="majorEastAsia"/>
        </w:rPr>
        <w:lastRenderedPageBreak/>
        <w:t>musical performance assessments</w:t>
      </w:r>
      <w:r w:rsidRPr="00585563">
        <w:t xml:space="preserve">. This indicates a </w:t>
      </w:r>
      <w:r w:rsidRPr="00585563">
        <w:rPr>
          <w:rFonts w:eastAsiaTheme="majorEastAsia"/>
        </w:rPr>
        <w:t>strong correlation</w:t>
      </w:r>
      <w:r w:rsidRPr="00585563">
        <w:t xml:space="preserve"> between competitive success and musical performance abilities, at least in the context of concert bands. In contrast, the current study examined </w:t>
      </w:r>
      <w:r w:rsidRPr="00585563">
        <w:rPr>
          <w:rFonts w:eastAsiaTheme="majorEastAsia"/>
        </w:rPr>
        <w:t>marching band competition scores</w:t>
      </w:r>
      <w:r w:rsidRPr="00585563">
        <w:t xml:space="preserve"> and their relationship to scores from musical performance assessments. The researcher found that only about 50% of the time do high marching band competition scores match up with high musical assessment scores. This indicates an inconsistent relationship between marching band scores and traditional musical performance scores. </w:t>
      </w:r>
    </w:p>
    <w:p w14:paraId="6171B27C" w14:textId="5ABA6F7F" w:rsidR="00585563" w:rsidRPr="00585563" w:rsidRDefault="00585563" w:rsidP="00C1510C">
      <w:pPr>
        <w:pStyle w:val="Heading2"/>
      </w:pPr>
      <w:bookmarkStart w:id="196" w:name="_Toc201777864"/>
      <w:bookmarkStart w:id="197" w:name="_Toc201780056"/>
      <w:r w:rsidRPr="00585563">
        <w:t>Administrator</w:t>
      </w:r>
      <w:r w:rsidRPr="00585563">
        <w:rPr>
          <w:rFonts w:eastAsia="Aptos"/>
        </w:rPr>
        <w:t xml:space="preserve"> Themes</w:t>
      </w:r>
      <w:bookmarkEnd w:id="196"/>
      <w:bookmarkEnd w:id="197"/>
    </w:p>
    <w:p w14:paraId="2932A760" w14:textId="3C504032" w:rsidR="005C35DA" w:rsidRDefault="00A85C2C" w:rsidP="00C1510C">
      <w:pPr>
        <w:pStyle w:val="Heading3"/>
        <w:rPr>
          <w:b/>
          <w:bCs/>
        </w:rPr>
      </w:pPr>
      <w:bookmarkStart w:id="198" w:name="_Toc201777865"/>
      <w:bookmarkStart w:id="199" w:name="_Toc201780057"/>
      <w:r>
        <w:rPr>
          <w:rStyle w:val="Heading3Char"/>
          <w:rFonts w:eastAsia="Aptos"/>
        </w:rPr>
        <w:t xml:space="preserve">Interview </w:t>
      </w:r>
      <w:r w:rsidR="00585563" w:rsidRPr="005C35DA">
        <w:rPr>
          <w:rStyle w:val="Heading3Char"/>
          <w:rFonts w:eastAsia="Aptos"/>
        </w:rPr>
        <w:t xml:space="preserve">Question </w:t>
      </w:r>
      <w:r>
        <w:rPr>
          <w:rStyle w:val="Heading3Char"/>
          <w:rFonts w:eastAsia="Aptos"/>
        </w:rPr>
        <w:t>One</w:t>
      </w:r>
      <w:r w:rsidR="00585563" w:rsidRPr="005C35DA">
        <w:rPr>
          <w:rStyle w:val="Heading3Char"/>
          <w:rFonts w:eastAsia="Aptos"/>
        </w:rPr>
        <w:t xml:space="preserve"> – Theme: No background with Competitions</w:t>
      </w:r>
      <w:r w:rsidR="00585563" w:rsidRPr="005C35DA">
        <w:rPr>
          <w:rStyle w:val="Heading3Char"/>
        </w:rPr>
        <w:t>.</w:t>
      </w:r>
      <w:bookmarkEnd w:id="198"/>
      <w:bookmarkEnd w:id="199"/>
      <w:r w:rsidR="00585563" w:rsidRPr="00585563">
        <w:rPr>
          <w:b/>
          <w:bCs/>
        </w:rPr>
        <w:t xml:space="preserve"> </w:t>
      </w:r>
    </w:p>
    <w:p w14:paraId="61D91F1A" w14:textId="46E06294" w:rsidR="00585563" w:rsidRPr="005C35DA" w:rsidRDefault="00585563" w:rsidP="005C35DA">
      <w:pPr>
        <w:pStyle w:val="BodyText"/>
        <w:spacing w:line="480" w:lineRule="auto"/>
        <w:ind w:firstLine="620"/>
        <w:rPr>
          <w:bCs/>
        </w:rPr>
      </w:pPr>
      <w:r w:rsidRPr="005C35DA">
        <w:rPr>
          <w:bCs/>
        </w:rPr>
        <w:t xml:space="preserve">A key theme from the administrators' responses was their lack of knowledge and experience with marching band competitions. None had prior experience or could provide scores from the last event the band had attended. This finding contributes to the existing literature, as the researcher found no other studies that have assessed the level of experience administrators have with marching band competitions. This addresses a gap in the current literature. </w:t>
      </w:r>
    </w:p>
    <w:p w14:paraId="618B2367" w14:textId="77777777" w:rsidR="00585563" w:rsidRPr="005C35DA" w:rsidRDefault="00585563" w:rsidP="005C35DA">
      <w:pPr>
        <w:pStyle w:val="BodyText"/>
        <w:spacing w:line="480" w:lineRule="auto"/>
        <w:ind w:firstLine="620"/>
        <w:rPr>
          <w:bCs/>
          <w:szCs w:val="22"/>
        </w:rPr>
      </w:pPr>
      <w:r w:rsidRPr="005C35DA">
        <w:rPr>
          <w:bCs/>
          <w:szCs w:val="22"/>
        </w:rPr>
        <w:t>Rogers confirms principals are aware and even appreciate the academic and public relations values of contests.</w:t>
      </w:r>
      <w:r w:rsidRPr="005C35DA">
        <w:rPr>
          <w:bCs/>
          <w:szCs w:val="22"/>
          <w:vertAlign w:val="superscript"/>
        </w:rPr>
        <w:footnoteReference w:id="263"/>
      </w:r>
      <w:r w:rsidRPr="005C35DA">
        <w:rPr>
          <w:bCs/>
          <w:szCs w:val="22"/>
        </w:rPr>
        <w:t xml:space="preserve"> However, while this study shows that principals recognize the value of these events, it does not explore the depth of their engagement or the extent of their firsthand knowledge of competitive marching band activities. Rogers’ study responses reflect general attitudes rather than specific experiences, leaving unanswered questions about how familiar principals are with competitions. This gap in the literature suggests a need for further research into the actual experiences, training, or exposure principals have had with marching </w:t>
      </w:r>
      <w:r w:rsidRPr="005C35DA">
        <w:rPr>
          <w:bCs/>
          <w:szCs w:val="22"/>
        </w:rPr>
        <w:lastRenderedPageBreak/>
        <w:t>band programs, and how that impacts their support and decision-making regarding these activities.</w:t>
      </w:r>
    </w:p>
    <w:p w14:paraId="3E798F71" w14:textId="77777777" w:rsidR="00A85C2C" w:rsidRDefault="00585563" w:rsidP="00C1510C">
      <w:pPr>
        <w:pStyle w:val="Heading3"/>
      </w:pPr>
      <w:bookmarkStart w:id="200" w:name="_Toc201777866"/>
      <w:bookmarkStart w:id="201" w:name="_Toc201780058"/>
      <w:r w:rsidRPr="005C35DA">
        <w:t>Interview Question 6 – Theme: Success.</w:t>
      </w:r>
      <w:bookmarkEnd w:id="200"/>
      <w:bookmarkEnd w:id="201"/>
      <w:r w:rsidRPr="00585563">
        <w:t xml:space="preserve"> </w:t>
      </w:r>
    </w:p>
    <w:p w14:paraId="31DA0308" w14:textId="3674EB74" w:rsidR="00585563" w:rsidRPr="00585563" w:rsidRDefault="00585563" w:rsidP="00AC0B73">
      <w:pPr>
        <w:pStyle w:val="BodyText"/>
        <w:spacing w:line="480" w:lineRule="auto"/>
        <w:ind w:firstLine="620"/>
      </w:pPr>
      <w:r w:rsidRPr="00585563">
        <w:t xml:space="preserve">Four out of the six administrators agreed that achieving high scores and winning awards at marching band contests serve as valid measures of success. Administrator 3 (A3) articulated a clear perspective by stating that "winning awards" defines success. This theme is significant because, when combined with the lack of knowledge and experience reported by administrators, it reveals a discrepancy: while administrators emphasize competition scores as indicators of success, they lack an understanding of what it takes to succeed in these competitions. This study uniquely finds that administrators equate success with good scores and </w:t>
      </w:r>
      <w:r w:rsidR="00A905A5" w:rsidRPr="00585563">
        <w:t>winning yet</w:t>
      </w:r>
      <w:r w:rsidRPr="00585563">
        <w:t xml:space="preserve"> are unaware of the band's actual experiences at competitions. Consequently, their expectations for the band’s performance are unfounded. This new insight contributes to the existing literature on the success of marching bands in competitions. </w:t>
      </w:r>
    </w:p>
    <w:p w14:paraId="13B310DE" w14:textId="7697DB16" w:rsidR="00585563" w:rsidRPr="00585563" w:rsidRDefault="00A905A5" w:rsidP="00AC0B73">
      <w:pPr>
        <w:pStyle w:val="BodyText"/>
        <w:spacing w:line="480" w:lineRule="auto"/>
        <w:ind w:firstLine="620"/>
        <w:rPr>
          <w:rFonts w:cs="Times New Roman"/>
          <w:szCs w:val="27"/>
        </w:rPr>
      </w:pPr>
      <w:r>
        <w:rPr>
          <w:rFonts w:cs="Times New Roman"/>
          <w:szCs w:val="27"/>
        </w:rPr>
        <w:t xml:space="preserve">A </w:t>
      </w:r>
      <w:r w:rsidR="00585563" w:rsidRPr="00585563">
        <w:rPr>
          <w:rFonts w:cs="Times New Roman"/>
          <w:szCs w:val="27"/>
        </w:rPr>
        <w:t>study using the Successful Inner City Band Program Inventory (SIBPI)</w:t>
      </w:r>
      <w:r>
        <w:rPr>
          <w:rFonts w:cs="Times New Roman"/>
          <w:szCs w:val="27"/>
        </w:rPr>
        <w:t xml:space="preserve"> </w:t>
      </w:r>
      <w:r w:rsidR="00585563" w:rsidRPr="00585563">
        <w:rPr>
          <w:rFonts w:cs="Times New Roman"/>
          <w:szCs w:val="27"/>
        </w:rPr>
        <w:t xml:space="preserve">grouped administrators' perceptions into eight key factors. The only statistically significant difference between administrators and band directors was on the importance of “Caliber of the Marching Band.” </w:t>
      </w:r>
      <w:r w:rsidR="00585563" w:rsidRPr="00585563">
        <w:rPr>
          <w:rFonts w:cs="Times New Roman"/>
          <w:szCs w:val="27"/>
          <w:vertAlign w:val="superscript"/>
        </w:rPr>
        <w:footnoteReference w:id="264"/>
      </w:r>
      <w:r w:rsidR="00585563" w:rsidRPr="00585563">
        <w:rPr>
          <w:rFonts w:cs="Times New Roman"/>
          <w:szCs w:val="27"/>
        </w:rPr>
        <w:t xml:space="preserve">  Administrators in the study ranked competitions as an important factor in determining the caliber, or success, of a marching band program.</w:t>
      </w:r>
      <w:r w:rsidR="00585563" w:rsidRPr="00585563">
        <w:rPr>
          <w:rFonts w:cs="Times New Roman"/>
          <w:szCs w:val="27"/>
          <w:vertAlign w:val="superscript"/>
        </w:rPr>
        <w:footnoteReference w:id="265"/>
      </w:r>
      <w:r w:rsidR="00585563" w:rsidRPr="00585563">
        <w:rPr>
          <w:rFonts w:cs="Times New Roman"/>
          <w:szCs w:val="27"/>
        </w:rPr>
        <w:t xml:space="preserve"> </w:t>
      </w:r>
    </w:p>
    <w:p w14:paraId="6803D36A" w14:textId="77777777" w:rsidR="00C1510C" w:rsidRDefault="00585563" w:rsidP="00C1510C">
      <w:pPr>
        <w:pStyle w:val="Heading3"/>
        <w:rPr>
          <w:rFonts w:eastAsia="Aptos"/>
          <w:b/>
          <w:bCs/>
        </w:rPr>
      </w:pPr>
      <w:bookmarkStart w:id="202" w:name="_Toc201777867"/>
      <w:bookmarkStart w:id="203" w:name="_Toc201780059"/>
      <w:r w:rsidRPr="00C1510C">
        <w:rPr>
          <w:rFonts w:eastAsia="Aptos"/>
        </w:rPr>
        <w:lastRenderedPageBreak/>
        <w:t>Interview Question 9 - Theme: Scoring and Awards are a Good Indicator of Musical Achievement.</w:t>
      </w:r>
      <w:bookmarkEnd w:id="202"/>
      <w:bookmarkEnd w:id="203"/>
      <w:r w:rsidRPr="00585563">
        <w:rPr>
          <w:rFonts w:eastAsia="Aptos"/>
          <w:b/>
          <w:bCs/>
        </w:rPr>
        <w:t xml:space="preserve"> </w:t>
      </w:r>
    </w:p>
    <w:p w14:paraId="7E60A766" w14:textId="77777777" w:rsidR="005C5F89" w:rsidRDefault="00585563" w:rsidP="005C5F89">
      <w:pPr>
        <w:pStyle w:val="BodyText"/>
        <w:spacing w:line="480" w:lineRule="auto"/>
        <w:ind w:firstLine="620"/>
      </w:pPr>
      <w:r w:rsidRPr="00585563">
        <w:t xml:space="preserve">Furthermore, the same four out of six administrators emphasized that scoring and awards effectively gauge student musical ability. They believe that recognition through scores and accolades provides an important benchmark for assessing the progress and proficiency of their students. This viewpoint resonated with Administrators 4, 5, and 6, who also aligned with this belief, reinforcing the idea that measurable accomplishments are significant indicators of both program excellence and student talent. </w:t>
      </w:r>
    </w:p>
    <w:p w14:paraId="68106464" w14:textId="0F27A138" w:rsidR="00585563" w:rsidRPr="005C5F89" w:rsidRDefault="00585563" w:rsidP="005C5F89">
      <w:pPr>
        <w:pStyle w:val="BodyText"/>
        <w:spacing w:line="480" w:lineRule="auto"/>
        <w:ind w:firstLine="620"/>
      </w:pPr>
      <w:r w:rsidRPr="00585563">
        <w:t xml:space="preserve">This aligns with the existing literature. </w:t>
      </w:r>
      <w:r w:rsidR="005C5F89">
        <w:t xml:space="preserve"> </w:t>
      </w:r>
      <w:r w:rsidRPr="00585563">
        <w:rPr>
          <w:szCs w:val="22"/>
        </w:rPr>
        <w:t>Rogers’ study found that administrators viewed contests more positively than music educators.</w:t>
      </w:r>
      <w:r w:rsidRPr="00585563">
        <w:rPr>
          <w:szCs w:val="22"/>
          <w:vertAlign w:val="superscript"/>
        </w:rPr>
        <w:footnoteReference w:id="266"/>
      </w:r>
      <w:r w:rsidRPr="00585563">
        <w:rPr>
          <w:szCs w:val="22"/>
        </w:rPr>
        <w:t xml:space="preserve">  Administrators also reported significant public relations benefits associated with the contests.</w:t>
      </w:r>
      <w:r w:rsidRPr="00585563">
        <w:rPr>
          <w:szCs w:val="22"/>
          <w:vertAlign w:val="superscript"/>
        </w:rPr>
        <w:footnoteReference w:id="267"/>
      </w:r>
      <w:r w:rsidRPr="00585563">
        <w:rPr>
          <w:szCs w:val="22"/>
        </w:rPr>
        <w:t xml:space="preserve"> </w:t>
      </w:r>
    </w:p>
    <w:p w14:paraId="57E8333B" w14:textId="77777777" w:rsidR="00585563" w:rsidRPr="00585563" w:rsidRDefault="00585563" w:rsidP="00C1510C">
      <w:pPr>
        <w:pStyle w:val="Heading2"/>
      </w:pPr>
      <w:bookmarkStart w:id="204" w:name="_Toc201777868"/>
      <w:bookmarkStart w:id="205" w:name="_Toc201780060"/>
      <w:r w:rsidRPr="00585563">
        <w:t>Parent Themes</w:t>
      </w:r>
      <w:bookmarkEnd w:id="204"/>
      <w:bookmarkEnd w:id="205"/>
    </w:p>
    <w:p w14:paraId="3E5C3774" w14:textId="77777777" w:rsidR="00C1510C" w:rsidRDefault="00585563" w:rsidP="00585563">
      <w:pPr>
        <w:spacing w:line="480" w:lineRule="auto"/>
        <w:ind w:firstLine="720"/>
        <w:outlineLvl w:val="2"/>
        <w:rPr>
          <w:rFonts w:ascii="Times New Roman" w:eastAsia="Aptos" w:hAnsi="Times New Roman" w:cs="Times New Roman"/>
          <w:b/>
          <w:bCs/>
          <w:szCs w:val="27"/>
        </w:rPr>
      </w:pPr>
      <w:bookmarkStart w:id="206" w:name="_Toc201777869"/>
      <w:bookmarkStart w:id="207" w:name="_Toc201780061"/>
      <w:r w:rsidRPr="00C1510C">
        <w:rPr>
          <w:rStyle w:val="Heading3Char"/>
          <w:rFonts w:eastAsia="Aptos"/>
        </w:rPr>
        <w:t>Interview Question 9 - Theme: Scoring and Awards are a Good Indicator of Musical Achievement.</w:t>
      </w:r>
      <w:bookmarkEnd w:id="206"/>
      <w:bookmarkEnd w:id="207"/>
      <w:r w:rsidRPr="00585563">
        <w:rPr>
          <w:rFonts w:ascii="Times New Roman" w:eastAsia="Aptos" w:hAnsi="Times New Roman" w:cs="Times New Roman"/>
          <w:b/>
          <w:bCs/>
          <w:szCs w:val="27"/>
        </w:rPr>
        <w:t xml:space="preserve"> </w:t>
      </w:r>
    </w:p>
    <w:p w14:paraId="020255A6" w14:textId="486AA582" w:rsidR="00585563" w:rsidRPr="00585563" w:rsidRDefault="00585563" w:rsidP="00C1510C">
      <w:pPr>
        <w:pStyle w:val="BodyText"/>
        <w:spacing w:line="480" w:lineRule="auto"/>
      </w:pPr>
      <w:r w:rsidRPr="00585563">
        <w:t xml:space="preserve">Among the participating parents, only one believed that scoring and awards serve as valid indicators of musical achievement. In contrast, the other five participants expressed the view that such scores and awards do not accurately reflect a student's actual musical abilities. One parent expressed her opinion by stating, “I think maybe necessarily those scores aren't always indicative of the skill level that's involved with the program.” This finding contributes to the existing literature by presenting a distinctive viewpoint on parental attitudes toward competition. Research indicates that parents and school administrators often view marching </w:t>
      </w:r>
      <w:r w:rsidRPr="00585563">
        <w:lastRenderedPageBreak/>
        <w:t>band groups participating in band competitions as more successful.</w:t>
      </w:r>
      <w:r w:rsidRPr="00585563">
        <w:rPr>
          <w:vertAlign w:val="superscript"/>
        </w:rPr>
        <w:footnoteReference w:id="268"/>
      </w:r>
      <w:r w:rsidRPr="00585563">
        <w:t xml:space="preserve"> Research suggests that parents and school administrators often view marching band groups participating in band competitions as more successful.</w:t>
      </w:r>
      <w:r w:rsidRPr="00585563">
        <w:rPr>
          <w:vertAlign w:val="superscript"/>
        </w:rPr>
        <w:footnoteReference w:id="269"/>
      </w:r>
      <w:r w:rsidRPr="00585563">
        <w:t xml:space="preserve">  While many studies emphasize the significance parents place on competitive achievements, the current study provides unique insight and highlights that parents understand the limitations of competitions in measuring a student's musical talent. </w:t>
      </w:r>
    </w:p>
    <w:p w14:paraId="64E68F94" w14:textId="77777777" w:rsidR="00C1510C" w:rsidRDefault="00585563" w:rsidP="00585563">
      <w:pPr>
        <w:spacing w:line="480" w:lineRule="auto"/>
        <w:ind w:firstLine="720"/>
        <w:outlineLvl w:val="2"/>
        <w:rPr>
          <w:rFonts w:ascii="Times New Roman" w:eastAsia="Aptos" w:hAnsi="Times New Roman" w:cs="Times New Roman"/>
          <w:b/>
          <w:bCs/>
          <w:szCs w:val="27"/>
        </w:rPr>
      </w:pPr>
      <w:bookmarkStart w:id="208" w:name="_Toc201777870"/>
      <w:bookmarkStart w:id="209" w:name="_Toc201780062"/>
      <w:r w:rsidRPr="00C1510C">
        <w:rPr>
          <w:rStyle w:val="Heading2Char"/>
        </w:rPr>
        <w:t>Interview Question 6 – Theme: Scores and Awards.</w:t>
      </w:r>
      <w:bookmarkEnd w:id="208"/>
      <w:bookmarkEnd w:id="209"/>
      <w:r w:rsidRPr="00585563">
        <w:rPr>
          <w:rFonts w:ascii="Times New Roman" w:eastAsia="Aptos" w:hAnsi="Times New Roman" w:cs="Times New Roman"/>
          <w:b/>
          <w:bCs/>
          <w:szCs w:val="27"/>
        </w:rPr>
        <w:t xml:space="preserve"> </w:t>
      </w:r>
    </w:p>
    <w:p w14:paraId="2E9C7468" w14:textId="4C61F450" w:rsidR="00585563" w:rsidRPr="00585563" w:rsidRDefault="00585563" w:rsidP="00AC0B73">
      <w:pPr>
        <w:pStyle w:val="BodyText"/>
        <w:spacing w:line="480" w:lineRule="auto"/>
        <w:ind w:firstLine="620"/>
      </w:pPr>
      <w:r w:rsidRPr="00585563">
        <w:t>Five out of six parents indicated that achieving success in competitions was primarily due to receiving good scores and awards. Only one band parent did not mention either an "award" or a "score" in their response. Interestingly, the researcher observed a discrepancy in the responses: while the majority of parents acknowledged in question nine that they did not view scores as reliable indicators of a student's musical abilities, five parents nevertheless maintained that receiving awards was a key sign of achievement in competitions. This suggests a complex relationship between the perceptions of merit in musical performance and the values placed on competitive recognition. This finding adds to the existing body of literature. Some studies, including Rogers' findings, indicate that parents tend to value contest participation.</w:t>
      </w:r>
      <w:r w:rsidRPr="00585563">
        <w:rPr>
          <w:vertAlign w:val="superscript"/>
        </w:rPr>
        <w:footnoteReference w:id="270"/>
      </w:r>
      <w:r w:rsidRPr="00585563">
        <w:t xml:space="preserve"> </w:t>
      </w:r>
    </w:p>
    <w:p w14:paraId="432A8EFA" w14:textId="77777777" w:rsidR="00585563" w:rsidRPr="00585563" w:rsidRDefault="00585563" w:rsidP="00AC0B73">
      <w:pPr>
        <w:pStyle w:val="Heading2"/>
      </w:pPr>
      <w:bookmarkStart w:id="210" w:name="_Toc201777871"/>
      <w:bookmarkStart w:id="211" w:name="_Toc201780063"/>
      <w:r w:rsidRPr="00585563">
        <w:t>Student Themes</w:t>
      </w:r>
      <w:bookmarkEnd w:id="210"/>
      <w:bookmarkEnd w:id="211"/>
    </w:p>
    <w:p w14:paraId="36CBCDC0" w14:textId="1A11842D" w:rsidR="00AC0B73" w:rsidRDefault="00585563" w:rsidP="00585563">
      <w:pPr>
        <w:spacing w:line="480" w:lineRule="auto"/>
        <w:ind w:firstLine="720"/>
        <w:outlineLvl w:val="2"/>
        <w:rPr>
          <w:rFonts w:ascii="Times New Roman" w:eastAsia="Aptos" w:hAnsi="Times New Roman" w:cs="Times New Roman"/>
          <w:b/>
          <w:bCs/>
          <w:szCs w:val="27"/>
        </w:rPr>
      </w:pPr>
      <w:bookmarkStart w:id="212" w:name="_Toc201777872"/>
      <w:bookmarkStart w:id="213" w:name="_Toc201780064"/>
      <w:r w:rsidRPr="00AC0B73">
        <w:rPr>
          <w:rStyle w:val="Heading3Char"/>
          <w:rFonts w:eastAsia="Aptos"/>
        </w:rPr>
        <w:t>Interview Question 2—Themes: Fun and Comparison</w:t>
      </w:r>
      <w:bookmarkEnd w:id="212"/>
      <w:bookmarkEnd w:id="213"/>
      <w:r w:rsidRPr="00585563">
        <w:rPr>
          <w:rFonts w:ascii="Times New Roman" w:eastAsia="Aptos" w:hAnsi="Times New Roman" w:cs="Times New Roman"/>
          <w:b/>
          <w:bCs/>
          <w:szCs w:val="27"/>
        </w:rPr>
        <w:t xml:space="preserve"> </w:t>
      </w:r>
    </w:p>
    <w:p w14:paraId="52BBEB74" w14:textId="3A7F0ABD" w:rsidR="00585563" w:rsidRPr="00826F74" w:rsidRDefault="00585563" w:rsidP="00826F74">
      <w:pPr>
        <w:pStyle w:val="BodyText"/>
        <w:spacing w:line="480" w:lineRule="auto"/>
        <w:ind w:firstLine="620"/>
      </w:pPr>
      <w:r w:rsidRPr="00826F74">
        <w:rPr>
          <w:rFonts w:eastAsia="Aptos"/>
        </w:rPr>
        <w:t xml:space="preserve">Three students, S2, S5, and S6, stated that their band attended competitions to have fun. Four students, S1, S2, S3, and S4, said they attended to compare their band to other groups. </w:t>
      </w:r>
      <w:r w:rsidRPr="00826F74">
        <w:t xml:space="preserve">This supports the studies found in the literature. Competitions also allow students to learn from </w:t>
      </w:r>
      <w:r w:rsidRPr="00826F74">
        <w:lastRenderedPageBreak/>
        <w:t>feedback and evaluation, and benefit from the opportunity to hear other students perform. Participating in these competitions fosters a sense of community and builds lasting friendships. Preparation encourages effective time management as students balance academic work with practice. The excitement of competition inspires new musical ideas. These events highlight individual talent and emphasize collective success.</w:t>
      </w:r>
    </w:p>
    <w:p w14:paraId="408324FC" w14:textId="77777777" w:rsidR="00FE5B58" w:rsidRDefault="00585563" w:rsidP="00585563">
      <w:pPr>
        <w:spacing w:line="480" w:lineRule="auto"/>
        <w:ind w:firstLine="720"/>
        <w:outlineLvl w:val="2"/>
        <w:rPr>
          <w:rFonts w:ascii="Times New Roman" w:eastAsia="Aptos" w:hAnsi="Times New Roman" w:cs="Times New Roman"/>
          <w:b/>
          <w:bCs/>
          <w:szCs w:val="27"/>
        </w:rPr>
      </w:pPr>
      <w:bookmarkStart w:id="214" w:name="_Toc201777873"/>
      <w:bookmarkStart w:id="215" w:name="_Toc201780065"/>
      <w:r w:rsidRPr="00FE5B58">
        <w:rPr>
          <w:rStyle w:val="Heading3Char"/>
          <w:rFonts w:eastAsia="Aptos"/>
        </w:rPr>
        <w:t>Interview Question 3 – Theme: Positive Experience.</w:t>
      </w:r>
      <w:bookmarkEnd w:id="214"/>
      <w:bookmarkEnd w:id="215"/>
      <w:r w:rsidRPr="00585563">
        <w:rPr>
          <w:rFonts w:ascii="Times New Roman" w:eastAsia="Aptos" w:hAnsi="Times New Roman" w:cs="Times New Roman"/>
          <w:b/>
          <w:bCs/>
          <w:szCs w:val="27"/>
        </w:rPr>
        <w:t xml:space="preserve"> </w:t>
      </w:r>
    </w:p>
    <w:p w14:paraId="0E44AACB" w14:textId="606FEA7A" w:rsidR="00585563" w:rsidRPr="00FE5B58" w:rsidRDefault="00585563" w:rsidP="00826F74">
      <w:pPr>
        <w:spacing w:line="480" w:lineRule="auto"/>
        <w:ind w:firstLine="720"/>
        <w:rPr>
          <w:rStyle w:val="BodyTextChar"/>
          <w:rFonts w:eastAsiaTheme="minorHAnsi"/>
        </w:rPr>
      </w:pPr>
      <w:r w:rsidRPr="00FE5B58">
        <w:rPr>
          <w:rStyle w:val="BodyTextChar"/>
          <w:rFonts w:eastAsia="Aptos"/>
        </w:rPr>
        <w:t xml:space="preserve">All students described their experience at the last competition as an overall positive experience. </w:t>
      </w:r>
      <w:r w:rsidRPr="00FE5B58">
        <w:rPr>
          <w:rStyle w:val="BodyTextChar"/>
          <w:rFonts w:eastAsiaTheme="minorHAnsi"/>
        </w:rPr>
        <w:t>All students in the study described their most recent competition as a positive experience, even though not all received the highest possible rating. This aligns with existing research showing that students often find value in the competitive experience itself—such as performing, bonding with peers, and receiving feedback—regardless of the outcome. Previous studies, such as the one by Phillip Hash, suggest that students can perceive competitions as rewarding for reasons beyond scores, like teamwork, personal growth, and recognition.</w:t>
      </w:r>
      <w:r w:rsidRPr="00FE5B58">
        <w:rPr>
          <w:rStyle w:val="BodyTextChar"/>
          <w:rFonts w:eastAsiaTheme="minorHAnsi"/>
        </w:rPr>
        <w:footnoteReference w:id="271"/>
      </w:r>
      <w:r w:rsidRPr="00FE5B58">
        <w:rPr>
          <w:rStyle w:val="BodyTextChar"/>
          <w:rFonts w:eastAsiaTheme="minorHAnsi"/>
        </w:rPr>
        <w:t xml:space="preserve"> This study adds a new layer by documenting that even though students equated an “I” rating (the highest) with success, they still reported positive feelings about the event even when they didn’t achieve that top score.</w:t>
      </w:r>
    </w:p>
    <w:p w14:paraId="7B58E590" w14:textId="77777777" w:rsidR="00585563" w:rsidRPr="00585563" w:rsidRDefault="00585563" w:rsidP="00585563">
      <w:pPr>
        <w:keepNext/>
        <w:keepLines/>
        <w:spacing w:before="240" w:line="480" w:lineRule="auto"/>
        <w:jc w:val="center"/>
        <w:outlineLvl w:val="0"/>
        <w:rPr>
          <w:rFonts w:ascii="Times New Roman" w:eastAsiaTheme="majorEastAsia" w:hAnsi="Times New Roman" w:cstheme="majorBidi"/>
          <w:b/>
          <w:szCs w:val="32"/>
        </w:rPr>
      </w:pPr>
      <w:bookmarkStart w:id="216" w:name="_Toc201777874"/>
      <w:bookmarkStart w:id="217" w:name="_Toc201780066"/>
      <w:r w:rsidRPr="00585563">
        <w:rPr>
          <w:rFonts w:ascii="Times New Roman" w:eastAsiaTheme="majorEastAsia" w:hAnsi="Times New Roman" w:cstheme="majorBidi"/>
          <w:b/>
          <w:szCs w:val="32"/>
        </w:rPr>
        <w:t>Alignment with Research Questions</w:t>
      </w:r>
      <w:bookmarkEnd w:id="216"/>
      <w:bookmarkEnd w:id="217"/>
    </w:p>
    <w:p w14:paraId="1C6BD1E1"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 xml:space="preserve">Three central research questions guided the study, focusing on the lived experiences of stakeholders involved in marching band competitions. The study aimed to identify unexplored perspectives and determine the relationship between actual student performance abilities and stakeholders’ perceived success at marching band competitions in schools of varying sizes. This </w:t>
      </w:r>
      <w:r w:rsidRPr="00585563">
        <w:rPr>
          <w:rFonts w:ascii="Times New Roman" w:hAnsi="Times New Roman"/>
          <w:szCs w:val="22"/>
        </w:rPr>
        <w:lastRenderedPageBreak/>
        <w:t>section aligns the themes that emerged from the interviews with the applicable research question and the existing literature.</w:t>
      </w:r>
    </w:p>
    <w:p w14:paraId="6F5F7549" w14:textId="77777777" w:rsidR="00585563" w:rsidRPr="00585563" w:rsidRDefault="00585563" w:rsidP="00585563">
      <w:pPr>
        <w:keepNext/>
        <w:keepLines/>
        <w:spacing w:before="240" w:line="480" w:lineRule="auto"/>
        <w:outlineLvl w:val="1"/>
        <w:rPr>
          <w:rFonts w:ascii="Times New Roman" w:eastAsiaTheme="majorEastAsia" w:hAnsi="Times New Roman" w:cstheme="majorBidi"/>
          <w:bCs/>
          <w:szCs w:val="26"/>
        </w:rPr>
      </w:pPr>
      <w:bookmarkStart w:id="218" w:name="_Toc201777875"/>
      <w:bookmarkStart w:id="219" w:name="_Toc201780067"/>
      <w:r w:rsidRPr="00585563">
        <w:rPr>
          <w:rFonts w:ascii="Times New Roman" w:eastAsiaTheme="majorEastAsia" w:hAnsi="Times New Roman" w:cstheme="majorBidi"/>
          <w:bCs/>
          <w:szCs w:val="26"/>
        </w:rPr>
        <w:t>Research Question One</w:t>
      </w:r>
      <w:bookmarkEnd w:id="218"/>
      <w:bookmarkEnd w:id="219"/>
    </w:p>
    <w:p w14:paraId="3C235579" w14:textId="77777777" w:rsidR="00585563" w:rsidRPr="00E75071" w:rsidRDefault="00585563" w:rsidP="00585563">
      <w:pPr>
        <w:spacing w:line="480" w:lineRule="auto"/>
        <w:rPr>
          <w:rFonts w:ascii="Times New Roman" w:hAnsi="Times New Roman"/>
          <w:szCs w:val="22"/>
        </w:rPr>
      </w:pPr>
      <w:r w:rsidRPr="00E75071">
        <w:rPr>
          <w:rFonts w:ascii="Times New Roman" w:hAnsi="Times New Roman"/>
          <w:szCs w:val="22"/>
        </w:rPr>
        <w:t xml:space="preserve">Do students’ performance abilities in tone, intonation, technique, rhythm, balance, musicianship, and other factors reflect scores received at marching band competitions? </w:t>
      </w:r>
    </w:p>
    <w:p w14:paraId="3292E8C9" w14:textId="77777777" w:rsidR="00585563" w:rsidRPr="00585563" w:rsidRDefault="00585563" w:rsidP="00585563">
      <w:pPr>
        <w:spacing w:line="480" w:lineRule="auto"/>
        <w:ind w:firstLine="720"/>
        <w:rPr>
          <w:rFonts w:ascii="Times New Roman" w:eastAsia="Aptos" w:hAnsi="Times New Roman" w:cs="Times New Roman"/>
          <w:kern w:val="2"/>
          <w14:ligatures w14:val="standardContextual"/>
        </w:rPr>
      </w:pPr>
      <w:r w:rsidRPr="00585563">
        <w:rPr>
          <w:rFonts w:ascii="Times New Roman" w:eastAsia="Aptos" w:hAnsi="Times New Roman" w:cs="Times New Roman"/>
          <w:kern w:val="2"/>
          <w14:ligatures w14:val="standardContextual"/>
        </w:rPr>
        <w:t xml:space="preserve">Out of the six schools in the study, the marching band scores of three schools accurately reflected their musical performance abilities, as determined by the music performance assessment scores. S2, S4, and S5 had marching band scores that were similar to their music assessment scores. Conversely, S1, S3, and S6 had enough variation in scoring from the marching competition that the researcher determined their scores did not accurately reflect their musical performance abilities. The study concluded that in response to research question one, three out of six schools (50%) had marching band scores that accurately reflected their performance abilities in tone, intonation, technique, rhythm, balance, musicianship, and other factors. </w:t>
      </w:r>
    </w:p>
    <w:p w14:paraId="48F93B17" w14:textId="2DAA378C" w:rsidR="00585563" w:rsidRPr="00585563" w:rsidRDefault="00585563" w:rsidP="00585563">
      <w:pPr>
        <w:spacing w:line="480" w:lineRule="auto"/>
        <w:ind w:firstLine="720"/>
        <w:rPr>
          <w:rFonts w:ascii="Times New Roman" w:eastAsia="Aptos" w:hAnsi="Times New Roman" w:cs="Times New Roman"/>
          <w:kern w:val="2"/>
          <w14:ligatures w14:val="standardContextual"/>
        </w:rPr>
      </w:pPr>
      <w:r w:rsidRPr="00585563">
        <w:rPr>
          <w:rFonts w:ascii="Times New Roman" w:eastAsia="Aptos" w:hAnsi="Times New Roman" w:cs="Times New Roman"/>
          <w:kern w:val="2"/>
          <w14:ligatures w14:val="standardContextual"/>
        </w:rPr>
        <w:t>There is a significant gap in the literature, as no studies have directly compared marching band competition scores with students' musical performance abilities. However, some pertinent studies provide valuable insights. John Thomas West, a doctoral student at Florida State University, examined individual student achievement based on scores and ratings at concert competitions.</w:t>
      </w:r>
      <w:r w:rsidR="00075026">
        <w:rPr>
          <w:rStyle w:val="FootnoteReference"/>
          <w:rFonts w:eastAsia="Aptos" w:cs="Times New Roman"/>
          <w:kern w:val="2"/>
          <w14:ligatures w14:val="standardContextual"/>
        </w:rPr>
        <w:footnoteReference w:id="272"/>
      </w:r>
      <w:r w:rsidRPr="00585563">
        <w:rPr>
          <w:rFonts w:ascii="Times New Roman" w:eastAsia="Aptos" w:hAnsi="Times New Roman" w:cs="Times New Roman"/>
          <w:kern w:val="2"/>
          <w14:ligatures w14:val="standardContextual"/>
        </w:rPr>
        <w:t xml:space="preserve"> His findings indicated that students in bands with higher ratings performed better than those in bands with lower ratings, emphasizing individual student achievements rather than collective band evaluations. West concluded that higher concert competition ratings correlate </w:t>
      </w:r>
      <w:r w:rsidRPr="00585563">
        <w:rPr>
          <w:rFonts w:ascii="Times New Roman" w:eastAsia="Aptos" w:hAnsi="Times New Roman" w:cs="Times New Roman"/>
          <w:kern w:val="2"/>
          <w14:ligatures w14:val="standardContextual"/>
        </w:rPr>
        <w:lastRenderedPageBreak/>
        <w:t>with better musical performance assessment scores.</w:t>
      </w:r>
      <w:r w:rsidR="00D457A3">
        <w:rPr>
          <w:rStyle w:val="FootnoteReference"/>
          <w:rFonts w:eastAsia="Aptos" w:cs="Times New Roman"/>
          <w:kern w:val="2"/>
          <w14:ligatures w14:val="standardContextual"/>
        </w:rPr>
        <w:footnoteReference w:id="273"/>
      </w:r>
      <w:r w:rsidRPr="00585563">
        <w:rPr>
          <w:rFonts w:ascii="Times New Roman" w:eastAsia="Aptos" w:hAnsi="Times New Roman" w:cs="Times New Roman"/>
          <w:kern w:val="2"/>
          <w14:ligatures w14:val="standardContextual"/>
        </w:rPr>
        <w:t xml:space="preserve"> In line with this, the current study found that in 50% of cases, a band's achievement score matched its competition scores.</w:t>
      </w:r>
    </w:p>
    <w:p w14:paraId="1C5CB38E"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Oklahoma music educator J.A. Jarrell examined the relationship between musical achievement scores of band students, teacher methods, and student activities. His findings indicated that students from bands with higher district concert contest ratings achieved better scores compared to those from bands with lower ratings.</w:t>
      </w:r>
      <w:r w:rsidRPr="00585563">
        <w:rPr>
          <w:rFonts w:ascii="Times New Roman" w:hAnsi="Times New Roman"/>
          <w:szCs w:val="22"/>
          <w:vertAlign w:val="superscript"/>
        </w:rPr>
        <w:footnoteReference w:id="274"/>
      </w:r>
      <w:r w:rsidRPr="00585563">
        <w:rPr>
          <w:rFonts w:ascii="Times New Roman" w:hAnsi="Times New Roman"/>
          <w:szCs w:val="22"/>
        </w:rPr>
        <w:t xml:space="preserve"> Jarrell also observed a significant negative correlation between musical achievement and the time allocated to concert competition preparation, marching band activities, and performances, indicating that time spent on competition does not improve students' musical skills.</w:t>
      </w:r>
      <w:r w:rsidRPr="00585563">
        <w:rPr>
          <w:rFonts w:ascii="Times New Roman" w:hAnsi="Times New Roman"/>
          <w:szCs w:val="22"/>
          <w:vertAlign w:val="superscript"/>
        </w:rPr>
        <w:footnoteReference w:id="275"/>
      </w:r>
      <w:r w:rsidRPr="00585563">
        <w:rPr>
          <w:rFonts w:ascii="Times New Roman" w:hAnsi="Times New Roman"/>
          <w:szCs w:val="22"/>
        </w:rPr>
        <w:t xml:space="preserve"> The current study expands on Jarrell’s conclusions, noting that in addition to competition preparation time not improving scores, the scores only reflect the students' musical ability about half of the time.</w:t>
      </w:r>
    </w:p>
    <w:p w14:paraId="2B610C07"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Similarly, Rickels provided a detailed analysis of the disparities in musical achievement, emphasizing the significant influence of instructional focus on student outcomes.</w:t>
      </w:r>
      <w:r w:rsidRPr="00585563">
        <w:rPr>
          <w:rFonts w:ascii="Times New Roman" w:hAnsi="Times New Roman"/>
          <w:szCs w:val="22"/>
          <w:vertAlign w:val="superscript"/>
        </w:rPr>
        <w:footnoteReference w:id="276"/>
      </w:r>
      <w:r w:rsidRPr="00585563">
        <w:rPr>
          <w:rFonts w:ascii="Times New Roman" w:hAnsi="Times New Roman"/>
          <w:szCs w:val="22"/>
        </w:rPr>
        <w:t xml:space="preserve"> His research revealed that bands that concentrated solely on preparing for marching band performances exhibited lower levels of musical proficiency compared to bands that engaged with concert band music from the beginning of the academic year. This singular focus on marching band preparations often results in a narrowed musical education, thereby restricting students’ opportunities to explore and develop a diverse repertoire of musical styles and comprehensive skills.</w:t>
      </w:r>
      <w:r w:rsidRPr="00585563">
        <w:rPr>
          <w:rFonts w:ascii="Times New Roman" w:hAnsi="Times New Roman"/>
          <w:szCs w:val="22"/>
          <w:vertAlign w:val="superscript"/>
        </w:rPr>
        <w:footnoteReference w:id="277"/>
      </w:r>
      <w:r w:rsidRPr="00585563">
        <w:rPr>
          <w:rFonts w:ascii="Times New Roman" w:hAnsi="Times New Roman"/>
          <w:szCs w:val="22"/>
        </w:rPr>
        <w:t xml:space="preserve"> These findings align with broader concerns within the music education community </w:t>
      </w:r>
      <w:r w:rsidRPr="00585563">
        <w:rPr>
          <w:rFonts w:ascii="Times New Roman" w:hAnsi="Times New Roman"/>
          <w:szCs w:val="22"/>
        </w:rPr>
        <w:lastRenderedPageBreak/>
        <w:t xml:space="preserve">regarding the long-term implications of competition-centered teaching methodologies. The prioritization of marching band preparations over musical education risks undermining students’ overall musical literacy. Rickels’ observations serve as a critical reminder of the importance of balanced instructional strategies in fostering a well-rounded musical education for students. The current study supports Rickels’ findings by showing that competition scores do not consistently reflect student musical abilities. </w:t>
      </w:r>
    </w:p>
    <w:p w14:paraId="45174049"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Charles Temple executed a significant study comparing levels of musical achievement.</w:t>
      </w:r>
      <w:r w:rsidRPr="00585563">
        <w:rPr>
          <w:rFonts w:ascii="Times New Roman" w:hAnsi="Times New Roman"/>
          <w:szCs w:val="22"/>
          <w:vertAlign w:val="superscript"/>
        </w:rPr>
        <w:footnoteReference w:id="278"/>
      </w:r>
      <w:r w:rsidRPr="00585563">
        <w:rPr>
          <w:rFonts w:ascii="Times New Roman" w:hAnsi="Times New Roman"/>
          <w:szCs w:val="22"/>
        </w:rPr>
        <w:t xml:space="preserve"> The research involved students from top-rated competitive bands and those from non-competitive bands. Both groups underwent the Watkins-Farnum and Collwell Music Achievement Tests. The research outcome revealed that students from non-competitive ensembles demonstrated significantly higher levels of musical achievement across all tests.</w:t>
      </w:r>
      <w:r w:rsidRPr="00585563">
        <w:rPr>
          <w:rFonts w:ascii="Times New Roman" w:hAnsi="Times New Roman"/>
          <w:szCs w:val="22"/>
          <w:vertAlign w:val="superscript"/>
        </w:rPr>
        <w:footnoteReference w:id="279"/>
      </w:r>
    </w:p>
    <w:p w14:paraId="2809FEE5"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 xml:space="preserve">The literature surrounding adjudication addresses numerous issues and concerns for those involved in band competition scores. The current study supports the findings that conclude judging is inconsistent, can be biased, and may be based on factors outside of the band's performance. This study suggests that band competitions did not adequately measure musical abilities, aligning with findings from other studies. </w:t>
      </w:r>
    </w:p>
    <w:p w14:paraId="228470E2"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Noted academic author Harold E. Fiske asserted that the current numerical systems lead to a narrow perspective, where performances are judged solely by their scores.</w:t>
      </w:r>
      <w:r w:rsidRPr="00585563">
        <w:rPr>
          <w:rFonts w:ascii="Times New Roman" w:hAnsi="Times New Roman"/>
          <w:szCs w:val="22"/>
          <w:vertAlign w:val="superscript"/>
        </w:rPr>
        <w:footnoteReference w:id="280"/>
      </w:r>
      <w:r w:rsidRPr="00585563">
        <w:rPr>
          <w:rFonts w:ascii="Times New Roman" w:hAnsi="Times New Roman"/>
          <w:szCs w:val="22"/>
        </w:rPr>
        <w:t xml:space="preserve"> He noted that not all aspects of performance can be easily quantified, and he sought a way to make the </w:t>
      </w:r>
      <w:r w:rsidRPr="00585563">
        <w:rPr>
          <w:rFonts w:ascii="Times New Roman" w:hAnsi="Times New Roman"/>
          <w:szCs w:val="22"/>
        </w:rPr>
        <w:lastRenderedPageBreak/>
        <w:t>evaluation more equitable and reflective of the students' abilities.</w:t>
      </w:r>
      <w:r w:rsidRPr="00585563">
        <w:rPr>
          <w:rFonts w:ascii="Times New Roman" w:hAnsi="Times New Roman"/>
          <w:szCs w:val="22"/>
          <w:vertAlign w:val="superscript"/>
        </w:rPr>
        <w:footnoteReference w:id="281"/>
      </w:r>
      <w:r w:rsidRPr="00585563">
        <w:rPr>
          <w:rFonts w:ascii="Times New Roman" w:hAnsi="Times New Roman"/>
          <w:szCs w:val="22"/>
        </w:rPr>
        <w:t xml:space="preserve">  The current study reinforces Fiske’s findings, suggesting that scores should be more reflective of students' abilities. </w:t>
      </w:r>
    </w:p>
    <w:p w14:paraId="4DEB51D6"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In summary, this study contributes to the literature by providing empirical evidence that marching band scores do not always align with students’ musical performance skills. These findings underscore the importance of balanced instructional strategies and caution against over-reliance on competitive scoring as a primary indicator of student success.</w:t>
      </w:r>
    </w:p>
    <w:p w14:paraId="57AF605F" w14:textId="4B5209CF" w:rsidR="00585563" w:rsidRPr="00585563" w:rsidRDefault="00585563" w:rsidP="00585563">
      <w:pPr>
        <w:keepNext/>
        <w:keepLines/>
        <w:spacing w:before="240" w:line="480" w:lineRule="auto"/>
        <w:outlineLvl w:val="1"/>
        <w:rPr>
          <w:rFonts w:ascii="Times New Roman" w:eastAsiaTheme="majorEastAsia" w:hAnsi="Times New Roman" w:cstheme="majorBidi"/>
          <w:bCs/>
          <w:szCs w:val="26"/>
        </w:rPr>
      </w:pPr>
      <w:bookmarkStart w:id="220" w:name="_Toc201777876"/>
      <w:bookmarkStart w:id="221" w:name="_Toc201780068"/>
      <w:r w:rsidRPr="00585563">
        <w:rPr>
          <w:rFonts w:ascii="Times New Roman" w:eastAsiaTheme="majorEastAsia" w:hAnsi="Times New Roman" w:cstheme="majorBidi"/>
          <w:bCs/>
          <w:szCs w:val="26"/>
        </w:rPr>
        <w:t xml:space="preserve">Research Question </w:t>
      </w:r>
      <w:r w:rsidR="00464170">
        <w:rPr>
          <w:rFonts w:ascii="Times New Roman" w:eastAsiaTheme="majorEastAsia" w:hAnsi="Times New Roman" w:cstheme="majorBidi"/>
          <w:bCs/>
          <w:szCs w:val="26"/>
        </w:rPr>
        <w:t>Two</w:t>
      </w:r>
      <w:bookmarkEnd w:id="220"/>
      <w:bookmarkEnd w:id="221"/>
    </w:p>
    <w:p w14:paraId="7E111059" w14:textId="77777777" w:rsidR="00585563" w:rsidRPr="00E75071" w:rsidRDefault="00585563" w:rsidP="00585563">
      <w:pPr>
        <w:spacing w:line="480" w:lineRule="auto"/>
        <w:rPr>
          <w:rFonts w:ascii="Times New Roman" w:eastAsia="Times New Roman" w:hAnsi="Times New Roman" w:cs="Times New Roman"/>
          <w:szCs w:val="27"/>
        </w:rPr>
      </w:pPr>
      <w:r w:rsidRPr="00E75071">
        <w:rPr>
          <w:rFonts w:ascii="Times New Roman" w:eastAsia="Times New Roman" w:hAnsi="Times New Roman" w:cs="Times New Roman"/>
          <w:szCs w:val="27"/>
        </w:rPr>
        <w:t xml:space="preserve">To what extent do scores and ranked placement affect stakeholders' (directors, administrators, students, and parents) perceptions of success at marching competitions? </w:t>
      </w:r>
    </w:p>
    <w:p w14:paraId="6FAD1F7D"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 xml:space="preserve">Scores and awards at marching contests play a significant role in shaping stakeholders' perceptions of their band programs. Scores and awards received at marching band contests significantly influence how various stakeholders perceive the quality and success of their band programs. This study identified several key themes emerging from the perspectives of band directors, administrators, parents, and students, illustrating the complex role that competitive outcomes play in shaping stakeholder expectations. </w:t>
      </w:r>
    </w:p>
    <w:p w14:paraId="5F9DF3AC" w14:textId="77777777" w:rsidR="00585563" w:rsidRPr="00585563" w:rsidRDefault="00585563" w:rsidP="00B23174">
      <w:pPr>
        <w:pStyle w:val="Heading3"/>
      </w:pPr>
      <w:bookmarkStart w:id="222" w:name="_Toc201777877"/>
      <w:bookmarkStart w:id="223" w:name="_Toc201780069"/>
      <w:r w:rsidRPr="00585563">
        <w:t>Band Directors</w:t>
      </w:r>
      <w:bookmarkEnd w:id="222"/>
      <w:bookmarkEnd w:id="223"/>
    </w:p>
    <w:p w14:paraId="4999F1AA"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 xml:space="preserve">Band directors all agreed that scoring and awards are not a reliable way to measure the success of musical achievement. However, all directors recognized the importance of attending these competitions, either due to the tradition of their respective programs or to receive feedback from judges. Directors were more focused on ensuring the students were adequately prepared for the performance. Similarly, students were not concerned with scoring or awards. This </w:t>
      </w:r>
      <w:r w:rsidRPr="00585563">
        <w:rPr>
          <w:rFonts w:ascii="Times New Roman" w:hAnsi="Times New Roman"/>
          <w:szCs w:val="22"/>
        </w:rPr>
        <w:lastRenderedPageBreak/>
        <w:t>phenomenon is attributed to the influence of their band directors' opinions and the preparation undertaken by their respective ensembles.</w:t>
      </w:r>
    </w:p>
    <w:p w14:paraId="31D8DAFA" w14:textId="7A6D57F0"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In the current study, the data shows that band directors feel that a I</w:t>
      </w:r>
      <w:r w:rsidRPr="00D82225">
        <w:rPr>
          <w:rFonts w:ascii="Times New Roman" w:hAnsi="Times New Roman"/>
          <w:szCs w:val="22"/>
        </w:rPr>
        <w:t xml:space="preserve"> is</w:t>
      </w:r>
      <w:r w:rsidRPr="00D82225">
        <w:rPr>
          <w:rFonts w:ascii="Times New Roman" w:hAnsi="Times New Roman"/>
          <w:b/>
          <w:bCs/>
          <w:szCs w:val="22"/>
        </w:rPr>
        <w:t xml:space="preserve"> </w:t>
      </w:r>
      <w:r w:rsidRPr="00585563">
        <w:rPr>
          <w:rFonts w:ascii="Times New Roman" w:hAnsi="Times New Roman"/>
          <w:szCs w:val="22"/>
        </w:rPr>
        <w:t>a successful competition score. This finding aligns with the existing literature, which discusses the importance of competition scores to band directors. O’Leary found that many music directors base their proficiency on their competitive results.</w:t>
      </w:r>
      <w:r w:rsidRPr="00585563">
        <w:rPr>
          <w:rFonts w:ascii="Times New Roman" w:hAnsi="Times New Roman"/>
          <w:szCs w:val="22"/>
          <w:vertAlign w:val="superscript"/>
        </w:rPr>
        <w:footnoteReference w:id="282"/>
      </w:r>
      <w:r w:rsidRPr="00585563">
        <w:rPr>
          <w:rFonts w:ascii="Times New Roman" w:hAnsi="Times New Roman"/>
          <w:szCs w:val="22"/>
        </w:rPr>
        <w:t xml:space="preserve">  Vernon Burnsed agrees and states, “The ratings from competitions create a tangible evaluation tool that can be said to create a pecking order that separates the best from the rest.”</w:t>
      </w:r>
      <w:r w:rsidRPr="00585563">
        <w:rPr>
          <w:rFonts w:ascii="Times New Roman" w:hAnsi="Times New Roman"/>
          <w:szCs w:val="22"/>
          <w:vertAlign w:val="superscript"/>
        </w:rPr>
        <w:footnoteReference w:id="283"/>
      </w:r>
      <w:r w:rsidRPr="00585563">
        <w:rPr>
          <w:rFonts w:ascii="Times New Roman" w:hAnsi="Times New Roman"/>
          <w:szCs w:val="22"/>
        </w:rPr>
        <w:t xml:space="preserve"> Gouzouasis and  Henderson support the finding in their study and state, “When a band receives a low rating, all those involved often view the results as a significant failure.</w:t>
      </w:r>
      <w:r w:rsidRPr="00585563">
        <w:rPr>
          <w:rFonts w:ascii="Times New Roman" w:hAnsi="Times New Roman"/>
          <w:szCs w:val="22"/>
          <w:vertAlign w:val="superscript"/>
        </w:rPr>
        <w:footnoteReference w:id="284"/>
      </w:r>
      <w:r w:rsidRPr="00585563">
        <w:rPr>
          <w:rFonts w:ascii="Times New Roman" w:hAnsi="Times New Roman"/>
          <w:szCs w:val="22"/>
        </w:rPr>
        <w:t xml:space="preserve"> The current study contributes to this ongoing debate over marching band competitions by highlighting how directors navigate the dual demands of educational values and competitive expectations. It raises important questions about how success is defined in the field of music education. It supports the need for more balanced assessment practices that reflect the full scope of student learning and musical development.</w:t>
      </w:r>
    </w:p>
    <w:p w14:paraId="675588F4" w14:textId="77777777" w:rsidR="00585563" w:rsidRPr="00585563" w:rsidRDefault="00585563" w:rsidP="00B23174">
      <w:pPr>
        <w:pStyle w:val="Heading3"/>
      </w:pPr>
      <w:bookmarkStart w:id="224" w:name="_Toc201777878"/>
      <w:bookmarkStart w:id="225" w:name="_Toc201780070"/>
      <w:r w:rsidRPr="00585563">
        <w:t>Parents</w:t>
      </w:r>
      <w:bookmarkEnd w:id="224"/>
      <w:bookmarkEnd w:id="225"/>
    </w:p>
    <w:p w14:paraId="5773D434" w14:textId="77777777" w:rsidR="00585563" w:rsidRPr="00585563" w:rsidRDefault="00585563" w:rsidP="00763D77">
      <w:pPr>
        <w:pStyle w:val="BodyText"/>
        <w:spacing w:line="480" w:lineRule="auto"/>
        <w:ind w:firstLine="620"/>
      </w:pPr>
      <w:r w:rsidRPr="00585563">
        <w:t xml:space="preserve">Parents experience impacts similar to those faced by administrators. Five out of six parents indicated that success in the marching contest is related to high scores and winning awards. P3 states, “The top goal is always best in class, you know, within some of the categories, if not all.” This statement also reflects the views of the other three parents, who agree with this philosophy. This belief results in a situation where their band is not deemed </w:t>
      </w:r>
      <w:r w:rsidRPr="00585563">
        <w:lastRenderedPageBreak/>
        <w:t>successful unless it scores high or wins a best-in-class award at the competition. For example, S3 received superior ratings at the marching contest but scored remarkably lower on the state music performance assessment rubric. Nevertheless, their success is attributed solely to their performance at the marching competition. Conversely, S1 received much higher scores in musical performance abilities based on the state rubric than they earned at the marching contest. Due to this school's results in the competition, it can be perceived by its stakeholders as unsuccessful.</w:t>
      </w:r>
    </w:p>
    <w:p w14:paraId="11A0A762" w14:textId="1A970A1B" w:rsidR="00585563" w:rsidRPr="00585563" w:rsidRDefault="00B74075" w:rsidP="00763D77">
      <w:pPr>
        <w:pStyle w:val="BodyText"/>
        <w:spacing w:line="480" w:lineRule="auto"/>
        <w:ind w:firstLine="620"/>
      </w:pPr>
      <w:r w:rsidRPr="00B74075">
        <w:t>Further reinforcing the favorable perceptions of competitive music activities identified in prior research, a study examining the attitudes and perceptions of key stakeholders in music education</w:t>
      </w:r>
      <w:r w:rsidR="00BF5DAA">
        <w:t xml:space="preserve"> </w:t>
      </w:r>
      <w:r w:rsidRPr="00B74075">
        <w:t xml:space="preserve">revealed a generally positive outlook on marching band competitions. Participants across all surveyed groups expressed support for competitive events, highlighting their perceived value in promoting student motivation, fostering school spirit, and providing performance opportunities that encourage musical growth and discipline. These findings suggest that competitive marching band activities are widely regarded as beneficial by those directly involved in or overseeing school music programs, indicating a shared belief in the constructive role that competition can play in the broader educational and developmental experience of music </w:t>
      </w:r>
      <w:r w:rsidR="00F660C3" w:rsidRPr="00B74075">
        <w:t>students.</w:t>
      </w:r>
      <w:r w:rsidR="00585563" w:rsidRPr="00585563">
        <w:rPr>
          <w:vertAlign w:val="superscript"/>
        </w:rPr>
        <w:footnoteReference w:id="285"/>
      </w:r>
      <w:r w:rsidR="00585563" w:rsidRPr="00585563">
        <w:t xml:space="preserve"> </w:t>
      </w:r>
    </w:p>
    <w:p w14:paraId="5B4221EF" w14:textId="77777777" w:rsidR="00585563" w:rsidRPr="00585563" w:rsidRDefault="00585563" w:rsidP="00763D77">
      <w:pPr>
        <w:pStyle w:val="Heading3"/>
      </w:pPr>
      <w:bookmarkStart w:id="226" w:name="_Toc201777879"/>
      <w:bookmarkStart w:id="227" w:name="_Toc201780071"/>
      <w:r w:rsidRPr="00585563">
        <w:t>Students</w:t>
      </w:r>
      <w:bookmarkEnd w:id="226"/>
      <w:bookmarkEnd w:id="227"/>
      <w:r w:rsidRPr="00585563">
        <w:t xml:space="preserve">  </w:t>
      </w:r>
    </w:p>
    <w:p w14:paraId="131CA4AB" w14:textId="77777777" w:rsidR="00585563" w:rsidRPr="00585563" w:rsidRDefault="00585563" w:rsidP="00763D77">
      <w:pPr>
        <w:pStyle w:val="BodyText"/>
        <w:spacing w:line="480" w:lineRule="auto"/>
      </w:pPr>
      <w:r w:rsidRPr="00585563">
        <w:tab/>
        <w:t xml:space="preserve">Students in the study indicated that a high score and winning were important overall, but also focused on other aspects of competitions, such as having fun, seeing other groups perform, and doing their best. In this study, students all reported a positive experience, but did allude to the </w:t>
      </w:r>
      <w:r w:rsidRPr="00585563">
        <w:lastRenderedPageBreak/>
        <w:t>stressors of competition. The student said, " I wish they didn't say the scores out loud. If people didn't make what they wanted to, I mean, I don’t want to embarrass them, or kind of like call them out in front of the crowd.” The findings support Martin Covington’s self-worth theory, reinforcing that competition environments can threaten students’ self-concept, especially when results are made public or perceived as final judgments of ability. Additionally, students who frequently encounter failure in competitive settings often experience a decline in their perceived skills and a sense of helplessness when attempting to control their future performance.</w:t>
      </w:r>
      <w:r w:rsidRPr="00585563">
        <w:rPr>
          <w:vertAlign w:val="superscript"/>
        </w:rPr>
        <w:footnoteReference w:id="286"/>
      </w:r>
      <w:r w:rsidRPr="00585563">
        <w:t xml:space="preserve"> </w:t>
      </w:r>
    </w:p>
    <w:p w14:paraId="4CE5FB9A" w14:textId="5AECF8A5" w:rsidR="00585563" w:rsidRPr="00585563" w:rsidRDefault="00585563" w:rsidP="00F660C3">
      <w:pPr>
        <w:pStyle w:val="BodyText"/>
        <w:spacing w:line="480" w:lineRule="auto"/>
        <w:ind w:firstLine="620"/>
        <w:rPr>
          <w:szCs w:val="27"/>
        </w:rPr>
      </w:pPr>
      <w:r w:rsidRPr="00585563">
        <w:rPr>
          <w:szCs w:val="27"/>
        </w:rPr>
        <w:t>Students often feel personally responsible for the outcome when a group does not perform as well as they had hoped in a competition.</w:t>
      </w:r>
      <w:r w:rsidRPr="00585563">
        <w:rPr>
          <w:szCs w:val="27"/>
          <w:vertAlign w:val="superscript"/>
        </w:rPr>
        <w:footnoteReference w:id="287"/>
      </w:r>
      <w:r w:rsidRPr="00585563">
        <w:rPr>
          <w:szCs w:val="27"/>
        </w:rPr>
        <w:t xml:space="preserve"> This can lead to feelings of inadequacy and low self-esteem. </w:t>
      </w:r>
      <w:r w:rsidRPr="00585563">
        <w:rPr>
          <w:szCs w:val="27"/>
          <w:vertAlign w:val="superscript"/>
        </w:rPr>
        <w:footnoteReference w:id="288"/>
      </w:r>
      <w:r w:rsidRPr="00585563">
        <w:rPr>
          <w:szCs w:val="27"/>
        </w:rPr>
        <w:t xml:space="preserve">Additionally, students often compare their scores, the size of their band, and the resources available to them with those of other competing groups, which can cause negative feelings about their school and program. </w:t>
      </w:r>
      <w:r w:rsidRPr="00585563">
        <w:rPr>
          <w:szCs w:val="27"/>
          <w:vertAlign w:val="superscript"/>
        </w:rPr>
        <w:footnoteReference w:id="289"/>
      </w:r>
      <w:r w:rsidRPr="00585563">
        <w:rPr>
          <w:szCs w:val="27"/>
        </w:rPr>
        <w:t xml:space="preserve"> </w:t>
      </w:r>
      <w:r w:rsidR="00A6720B">
        <w:rPr>
          <w:szCs w:val="27"/>
        </w:rPr>
        <w:t xml:space="preserve">Students also report that they may </w:t>
      </w:r>
      <w:r w:rsidRPr="00585563">
        <w:rPr>
          <w:szCs w:val="27"/>
        </w:rPr>
        <w:t>“feel like losers”</w:t>
      </w:r>
      <w:r w:rsidRPr="00585563">
        <w:rPr>
          <w:szCs w:val="27"/>
          <w:vertAlign w:val="superscript"/>
        </w:rPr>
        <w:footnoteReference w:id="290"/>
      </w:r>
      <w:r w:rsidRPr="00585563">
        <w:rPr>
          <w:szCs w:val="27"/>
        </w:rPr>
        <w:t xml:space="preserve"> </w:t>
      </w:r>
      <w:r w:rsidR="00A6720B">
        <w:rPr>
          <w:szCs w:val="27"/>
        </w:rPr>
        <w:t xml:space="preserve">when they do not succeed at competitions. </w:t>
      </w:r>
    </w:p>
    <w:p w14:paraId="2DF227BA" w14:textId="411B2234" w:rsidR="00585563" w:rsidRPr="00585563" w:rsidRDefault="003D1E04" w:rsidP="00A6720B">
      <w:pPr>
        <w:pStyle w:val="BodyText"/>
        <w:spacing w:line="480" w:lineRule="auto"/>
        <w:ind w:firstLine="620"/>
        <w:rPr>
          <w:szCs w:val="27"/>
        </w:rPr>
      </w:pPr>
      <w:r>
        <w:rPr>
          <w:szCs w:val="27"/>
        </w:rPr>
        <w:t>Research shows that s</w:t>
      </w:r>
      <w:r w:rsidR="00585563" w:rsidRPr="00585563">
        <w:rPr>
          <w:szCs w:val="27"/>
        </w:rPr>
        <w:t xml:space="preserve">tudents </w:t>
      </w:r>
      <w:r>
        <w:rPr>
          <w:szCs w:val="27"/>
        </w:rPr>
        <w:t xml:space="preserve">believe </w:t>
      </w:r>
      <w:r w:rsidR="00585563" w:rsidRPr="00585563">
        <w:rPr>
          <w:szCs w:val="27"/>
        </w:rPr>
        <w:t xml:space="preserve">competitions made marching band more enjoyable, but did not view the results as important. </w:t>
      </w:r>
      <w:r w:rsidR="00585563" w:rsidRPr="00585563">
        <w:rPr>
          <w:szCs w:val="27"/>
          <w:vertAlign w:val="superscript"/>
        </w:rPr>
        <w:footnoteReference w:id="291"/>
      </w:r>
      <w:r w:rsidR="00585563" w:rsidRPr="00585563">
        <w:rPr>
          <w:szCs w:val="27"/>
        </w:rPr>
        <w:t xml:space="preserve"> Due to the lack of consistent scoring and the significant impact of effect scores on programs' perceived success, many programs have begun to devote time to other areas of music performance. Students often compare their scores, the </w:t>
      </w:r>
      <w:r w:rsidR="00585563" w:rsidRPr="00585563">
        <w:rPr>
          <w:szCs w:val="27"/>
        </w:rPr>
        <w:lastRenderedPageBreak/>
        <w:t xml:space="preserve">size of their band, and the resources available to them with those of other competing groups, which can cause negative feelings about their school and program. </w:t>
      </w:r>
      <w:r w:rsidR="00585563" w:rsidRPr="00585563">
        <w:rPr>
          <w:szCs w:val="27"/>
          <w:vertAlign w:val="superscript"/>
        </w:rPr>
        <w:footnoteReference w:id="292"/>
      </w:r>
      <w:r w:rsidR="00585563" w:rsidRPr="00585563">
        <w:rPr>
          <w:szCs w:val="27"/>
        </w:rPr>
        <w:t xml:space="preserve"> </w:t>
      </w:r>
      <w:r w:rsidR="00F60D23">
        <w:rPr>
          <w:szCs w:val="27"/>
        </w:rPr>
        <w:t>S</w:t>
      </w:r>
      <w:r w:rsidR="00585563" w:rsidRPr="00585563">
        <w:rPr>
          <w:szCs w:val="27"/>
        </w:rPr>
        <w:t>tudents who do not win at competitions “feel like losers”</w:t>
      </w:r>
      <w:r w:rsidR="00585563" w:rsidRPr="00585563">
        <w:rPr>
          <w:szCs w:val="27"/>
          <w:vertAlign w:val="superscript"/>
        </w:rPr>
        <w:t xml:space="preserve">. </w:t>
      </w:r>
      <w:r w:rsidR="00F60D23">
        <w:rPr>
          <w:szCs w:val="27"/>
        </w:rPr>
        <w:t xml:space="preserve">Directors often feel </w:t>
      </w:r>
      <w:r w:rsidR="00585563" w:rsidRPr="00585563">
        <w:rPr>
          <w:szCs w:val="27"/>
        </w:rPr>
        <w:t>that any child who gives up their free time to learn to play an instrument and develop musical skills should never feel like a loser.</w:t>
      </w:r>
      <w:r w:rsidR="00585563" w:rsidRPr="00585563">
        <w:rPr>
          <w:szCs w:val="27"/>
          <w:vertAlign w:val="superscript"/>
        </w:rPr>
        <w:footnoteReference w:id="293"/>
      </w:r>
    </w:p>
    <w:p w14:paraId="3DEAC9CF" w14:textId="4EF4B1B9" w:rsidR="00585563" w:rsidRPr="00585563" w:rsidRDefault="00585563" w:rsidP="00763D77">
      <w:pPr>
        <w:pStyle w:val="Heading2"/>
      </w:pPr>
      <w:bookmarkStart w:id="229" w:name="_Toc201777880"/>
      <w:bookmarkStart w:id="230" w:name="_Toc201780072"/>
      <w:r w:rsidRPr="00585563">
        <w:t xml:space="preserve">Research Question </w:t>
      </w:r>
      <w:r w:rsidR="00464170">
        <w:t>Three</w:t>
      </w:r>
      <w:bookmarkEnd w:id="229"/>
      <w:bookmarkEnd w:id="230"/>
    </w:p>
    <w:p w14:paraId="734CEFB9" w14:textId="77777777" w:rsidR="00585563" w:rsidRPr="00E75071" w:rsidRDefault="00585563" w:rsidP="00585563">
      <w:pPr>
        <w:spacing w:line="480" w:lineRule="auto"/>
        <w:rPr>
          <w:rFonts w:ascii="Times New Roman" w:hAnsi="Times New Roman"/>
          <w:szCs w:val="22"/>
        </w:rPr>
      </w:pPr>
      <w:r w:rsidRPr="00E75071">
        <w:rPr>
          <w:rFonts w:ascii="Times New Roman" w:hAnsi="Times New Roman"/>
          <w:szCs w:val="22"/>
        </w:rPr>
        <w:t>How does the size of a school affect the relationship between stakeholders’ perceived success at marching competitions versus actual student performance abilities?</w:t>
      </w:r>
    </w:p>
    <w:p w14:paraId="69959121" w14:textId="77777777" w:rsidR="00585563" w:rsidRPr="00585563" w:rsidRDefault="00585563" w:rsidP="00585563">
      <w:pPr>
        <w:spacing w:line="480" w:lineRule="auto"/>
        <w:ind w:firstLine="720"/>
        <w:rPr>
          <w:rFonts w:ascii="Times New Roman" w:eastAsia="Aptos" w:hAnsi="Times New Roman" w:cs="Times New Roman"/>
          <w:kern w:val="2"/>
          <w14:ligatures w14:val="standardContextual"/>
        </w:rPr>
      </w:pPr>
      <w:r w:rsidRPr="00585563">
        <w:rPr>
          <w:rFonts w:ascii="Times New Roman" w:eastAsia="Aptos" w:hAnsi="Times New Roman" w:cs="Times New Roman"/>
          <w:kern w:val="2"/>
          <w14:ligatures w14:val="standardContextual"/>
        </w:rPr>
        <w:t>Dr. David Rickels, a professor of music at Arizona State University, examined nonmusical factors that influence success in marching band contests throughout the United States.</w:t>
      </w:r>
      <w:r w:rsidRPr="00585563">
        <w:rPr>
          <w:rFonts w:ascii="Times New Roman" w:eastAsia="Aptos" w:hAnsi="Times New Roman" w:cs="Times New Roman"/>
          <w:kern w:val="2"/>
          <w:vertAlign w:val="superscript"/>
          <w14:ligatures w14:val="standardContextual"/>
        </w:rPr>
        <w:footnoteReference w:id="294"/>
      </w:r>
      <w:r w:rsidRPr="00585563">
        <w:rPr>
          <w:rFonts w:ascii="Times New Roman" w:eastAsia="Aptos" w:hAnsi="Times New Roman" w:cs="Times New Roman"/>
          <w:kern w:val="2"/>
          <w14:ligatures w14:val="standardContextual"/>
        </w:rPr>
        <w:t xml:space="preserve"> He found that groups with more members, larger budgets, more hours of rehearsal time, and a larger number of paid instructional staff members, compared to their competitors, were more successful in competitions.</w:t>
      </w:r>
      <w:r w:rsidRPr="00585563">
        <w:rPr>
          <w:rFonts w:ascii="Times New Roman" w:eastAsia="Aptos" w:hAnsi="Times New Roman" w:cs="Times New Roman"/>
          <w:kern w:val="2"/>
          <w:vertAlign w:val="superscript"/>
          <w14:ligatures w14:val="standardContextual"/>
        </w:rPr>
        <w:footnoteReference w:id="295"/>
      </w:r>
      <w:r w:rsidRPr="00585563">
        <w:rPr>
          <w:rFonts w:ascii="Times New Roman" w:eastAsia="Aptos" w:hAnsi="Times New Roman" w:cs="Times New Roman"/>
          <w:kern w:val="2"/>
          <w14:ligatures w14:val="standardContextual"/>
        </w:rPr>
        <w:t xml:space="preserve"> Forbes’ study agrees that larger bands receive considerably higher ratings than smaller ones.</w:t>
      </w:r>
      <w:r w:rsidRPr="00585563">
        <w:rPr>
          <w:rFonts w:ascii="Times New Roman" w:eastAsia="Aptos" w:hAnsi="Times New Roman" w:cs="Times New Roman"/>
          <w:kern w:val="2"/>
          <w:vertAlign w:val="superscript"/>
          <w14:ligatures w14:val="standardContextual"/>
        </w:rPr>
        <w:footnoteReference w:id="296"/>
      </w:r>
      <w:r w:rsidRPr="00585563">
        <w:rPr>
          <w:rFonts w:ascii="Times New Roman" w:eastAsia="Aptos" w:hAnsi="Times New Roman" w:cs="Times New Roman"/>
          <w:kern w:val="2"/>
          <w14:ligatures w14:val="standardContextual"/>
        </w:rPr>
        <w:t xml:space="preserve"> </w:t>
      </w:r>
    </w:p>
    <w:p w14:paraId="29ED81D2" w14:textId="77777777" w:rsidR="00585563" w:rsidRPr="00585563" w:rsidRDefault="00585563" w:rsidP="00585563">
      <w:pPr>
        <w:spacing w:line="480" w:lineRule="auto"/>
        <w:ind w:firstLine="720"/>
        <w:rPr>
          <w:rFonts w:ascii="Times New Roman" w:eastAsia="Aptos" w:hAnsi="Times New Roman" w:cs="Times New Roman"/>
          <w:kern w:val="2"/>
          <w14:ligatures w14:val="standardContextual"/>
        </w:rPr>
      </w:pPr>
      <w:r w:rsidRPr="00585563">
        <w:rPr>
          <w:rFonts w:ascii="Times New Roman" w:eastAsia="Aptos" w:hAnsi="Times New Roman" w:cs="Times New Roman"/>
          <w:kern w:val="2"/>
          <w14:ligatures w14:val="standardContextual"/>
        </w:rPr>
        <w:t xml:space="preserve">The research in this study does not support the existing literature, as it does not reveal any significant differences in data based on the size of a school, performance abilities, marching band scores, or stakeholders' perceptions of success versus students' actual performance abilities. S1 and S2 had results that varied between the schools’ results at the marching competition and the state assessment rubric. Most stakeholders associated with these two schools agreed that </w:t>
      </w:r>
      <w:r w:rsidRPr="00585563">
        <w:rPr>
          <w:rFonts w:ascii="Times New Roman" w:eastAsia="Aptos" w:hAnsi="Times New Roman" w:cs="Times New Roman"/>
          <w:kern w:val="2"/>
          <w14:ligatures w14:val="standardContextual"/>
        </w:rPr>
        <w:lastRenderedPageBreak/>
        <w:t>these scores are not great measures of musical success. Parent one relates to success by saying “Well, success at the competition as far as judging goes, you know, if you make all ones or all superiors or best in class or whatever, but honestly, if you go and you put on your best show, then I think that makes it successful. </w:t>
      </w:r>
    </w:p>
    <w:p w14:paraId="179A1F2C" w14:textId="77777777" w:rsidR="00585563" w:rsidRPr="00585563" w:rsidRDefault="00585563" w:rsidP="00585563">
      <w:pPr>
        <w:keepNext/>
        <w:keepLines/>
        <w:spacing w:before="240" w:line="480" w:lineRule="auto"/>
        <w:jc w:val="center"/>
        <w:outlineLvl w:val="0"/>
        <w:rPr>
          <w:rFonts w:ascii="Times New Roman" w:eastAsiaTheme="majorEastAsia" w:hAnsi="Times New Roman" w:cstheme="majorBidi"/>
          <w:b/>
          <w:szCs w:val="32"/>
        </w:rPr>
      </w:pPr>
      <w:bookmarkStart w:id="231" w:name="_Toc201777881"/>
      <w:bookmarkStart w:id="232" w:name="_Toc201780073"/>
      <w:r w:rsidRPr="00585563">
        <w:rPr>
          <w:rFonts w:ascii="Times New Roman" w:eastAsiaTheme="majorEastAsia" w:hAnsi="Times New Roman" w:cstheme="majorBidi"/>
          <w:b/>
          <w:szCs w:val="32"/>
        </w:rPr>
        <w:t>Discussion</w:t>
      </w:r>
      <w:bookmarkEnd w:id="231"/>
      <w:bookmarkEnd w:id="232"/>
    </w:p>
    <w:p w14:paraId="0EAA9236" w14:textId="77777777" w:rsidR="00585563" w:rsidRPr="00585563" w:rsidRDefault="00585563" w:rsidP="00585563">
      <w:pPr>
        <w:spacing w:line="480" w:lineRule="auto"/>
        <w:ind w:firstLine="720"/>
        <w:rPr>
          <w:rFonts w:ascii="Times New Roman" w:eastAsia="Aptos" w:hAnsi="Times New Roman" w:cs="Times New Roman"/>
          <w:kern w:val="2"/>
          <w14:ligatures w14:val="standardContextual"/>
        </w:rPr>
      </w:pPr>
      <w:r w:rsidRPr="00585563">
        <w:rPr>
          <w:rFonts w:ascii="Times New Roman" w:eastAsia="Aptos" w:hAnsi="Times New Roman" w:cs="Times New Roman"/>
          <w:kern w:val="2"/>
          <w14:ligatures w14:val="standardContextual"/>
        </w:rPr>
        <w:t>The results of this study indicate a significant discrepancy between marching band competition scores and student musical performance abilities. Specifically, only 50% of the schools in the study demonstrated alignment between their marching contest scores and their scores on the standardized state music performance assessment, which evaluates tone, intonation, technique, and rhythm. This inconsistency highlights the unreliability of scoring practices at marching band festivals and raises concerns about their validity as accurate measures of student achievement.</w:t>
      </w:r>
    </w:p>
    <w:p w14:paraId="40B7D013" w14:textId="77777777" w:rsidR="00585563" w:rsidRPr="00585563" w:rsidRDefault="00585563" w:rsidP="00585563">
      <w:pPr>
        <w:spacing w:line="480" w:lineRule="auto"/>
        <w:ind w:firstLine="720"/>
        <w:rPr>
          <w:rFonts w:ascii="Times New Roman" w:eastAsia="Aptos" w:hAnsi="Times New Roman" w:cs="Times New Roman"/>
          <w:kern w:val="2"/>
          <w14:ligatures w14:val="standardContextual"/>
        </w:rPr>
      </w:pPr>
      <w:r w:rsidRPr="00585563">
        <w:rPr>
          <w:rFonts w:ascii="Times New Roman" w:eastAsia="Aptos" w:hAnsi="Times New Roman" w:cs="Times New Roman"/>
          <w:kern w:val="2"/>
          <w14:ligatures w14:val="standardContextual"/>
        </w:rPr>
        <w:t>As shown in Table 6 (Chapter 4), all participating band directors reported that competition scores and awards do not accurately reflect student success or musical growth. This perception suggests that educators are increasingly skeptical of competitive scoring systems and their value as benchmarks of program quality. While directors often use competition results to inform instructional decisions, the findings of this study suggest that inconsistencies in judging undermine the effectiveness of these results as educational tools.</w:t>
      </w:r>
    </w:p>
    <w:p w14:paraId="66B6340E" w14:textId="77777777" w:rsidR="00585563" w:rsidRPr="00585563" w:rsidRDefault="00585563" w:rsidP="00585563">
      <w:pPr>
        <w:spacing w:line="480" w:lineRule="auto"/>
        <w:ind w:firstLine="720"/>
        <w:rPr>
          <w:rFonts w:ascii="Times New Roman" w:eastAsia="Aptos" w:hAnsi="Times New Roman" w:cs="Times New Roman"/>
          <w:kern w:val="2"/>
          <w14:ligatures w14:val="standardContextual"/>
        </w:rPr>
      </w:pPr>
      <w:r w:rsidRPr="00585563">
        <w:rPr>
          <w:rFonts w:ascii="Times New Roman" w:eastAsia="Aptos" w:hAnsi="Times New Roman" w:cs="Times New Roman"/>
          <w:kern w:val="2"/>
          <w14:ligatures w14:val="standardContextual"/>
        </w:rPr>
        <w:t xml:space="preserve">Because competition scores do not consistently correspond with actual performance abilities, directors may begin to explore alternative methods for fostering student engagement, growth, and success. Redirecting time and resources away from marching competitions could allow programs to invest more deeply in comprehensive musical instruction. Given the ongoing frustration among directors regarding the lack of scoring reliability, implementing statewide </w:t>
      </w:r>
      <w:r w:rsidRPr="00585563">
        <w:rPr>
          <w:rFonts w:ascii="Times New Roman" w:eastAsia="Aptos" w:hAnsi="Times New Roman" w:cs="Times New Roman"/>
          <w:kern w:val="2"/>
          <w14:ligatures w14:val="standardContextual"/>
        </w:rPr>
        <w:lastRenderedPageBreak/>
        <w:t>adjudicator training and certification may become necessary to preserve the integrity of the activity, especially as participation continues to grow.</w:t>
      </w:r>
    </w:p>
    <w:p w14:paraId="76F7DE0A" w14:textId="77777777" w:rsidR="00585563" w:rsidRPr="00585563" w:rsidRDefault="00585563" w:rsidP="00585563">
      <w:pPr>
        <w:spacing w:line="480" w:lineRule="auto"/>
        <w:ind w:firstLine="720"/>
        <w:rPr>
          <w:rFonts w:ascii="Times New Roman" w:eastAsia="Aptos" w:hAnsi="Times New Roman" w:cs="Times New Roman"/>
          <w:kern w:val="2"/>
          <w14:ligatures w14:val="standardContextual"/>
        </w:rPr>
      </w:pPr>
      <w:r w:rsidRPr="00585563">
        <w:rPr>
          <w:rFonts w:ascii="Times New Roman" w:eastAsia="Aptos" w:hAnsi="Times New Roman" w:cs="Times New Roman"/>
          <w:kern w:val="2"/>
          <w14:ligatures w14:val="standardContextual"/>
        </w:rPr>
        <w:t>If competition judging practices remain inconsistent and lack standardized evaluation criteria, directors may increasingly turn to other educational experiences—such as concert performance assessments or community outreach events—that provide more reliable, formative feedback for both students and educators.</w:t>
      </w:r>
    </w:p>
    <w:p w14:paraId="1E0E277C" w14:textId="77777777" w:rsidR="00585563" w:rsidRPr="00585563" w:rsidRDefault="00585563" w:rsidP="00585563">
      <w:pPr>
        <w:spacing w:line="480" w:lineRule="auto"/>
        <w:ind w:firstLine="720"/>
        <w:rPr>
          <w:rFonts w:ascii="Times New Roman" w:eastAsia="Aptos" w:hAnsi="Times New Roman" w:cs="Times New Roman"/>
          <w:kern w:val="2"/>
          <w14:ligatures w14:val="standardContextual"/>
        </w:rPr>
      </w:pPr>
      <w:r w:rsidRPr="00585563">
        <w:rPr>
          <w:rFonts w:ascii="Times New Roman" w:eastAsia="Aptos" w:hAnsi="Times New Roman" w:cs="Times New Roman"/>
          <w:kern w:val="2"/>
          <w14:ligatures w14:val="standardContextual"/>
        </w:rPr>
        <w:t xml:space="preserve">Furthermore, this study reveals that marching band scores have a substantial influence on how stakeholders—including parents and administrators—perceive program success. Schools that earn superior ratings at contests are often regarded as more successful, regardless of the actual musical ability demonstrated by the ensemble. In interviews, five of the six parents reported that success in competition was associated with high scores or awards. However, in several cases, schools received higher scores at contests despite demonstrating weaker musical fundamentals—such as tone quality and technical accuracy—than other schools that received lower ratings. This discrepancy can create </w:t>
      </w:r>
      <w:r w:rsidRPr="001A6E64">
        <w:rPr>
          <w:rFonts w:ascii="Times New Roman" w:eastAsia="Aptos" w:hAnsi="Times New Roman" w:cs="Times New Roman"/>
          <w:kern w:val="2"/>
          <w14:ligatures w14:val="standardContextual"/>
        </w:rPr>
        <w:t>a false sense of success among</w:t>
      </w:r>
      <w:r w:rsidRPr="00585563">
        <w:rPr>
          <w:rFonts w:ascii="Times New Roman" w:eastAsia="Aptos" w:hAnsi="Times New Roman" w:cs="Times New Roman"/>
          <w:kern w:val="2"/>
          <w14:ligatures w14:val="standardContextual"/>
        </w:rPr>
        <w:t xml:space="preserve"> stakeholders and misrepresent the actual instructional outcomes of the program.</w:t>
      </w:r>
    </w:p>
    <w:p w14:paraId="200D91A5" w14:textId="77777777" w:rsidR="00585563" w:rsidRPr="00585563" w:rsidRDefault="00585563" w:rsidP="00585563">
      <w:pPr>
        <w:spacing w:line="480" w:lineRule="auto"/>
        <w:ind w:firstLine="720"/>
        <w:rPr>
          <w:rFonts w:ascii="Times New Roman" w:eastAsia="Aptos" w:hAnsi="Times New Roman" w:cs="Times New Roman"/>
          <w:kern w:val="2"/>
          <w14:ligatures w14:val="standardContextual"/>
        </w:rPr>
      </w:pPr>
      <w:r w:rsidRPr="00585563">
        <w:rPr>
          <w:rFonts w:ascii="Times New Roman" w:eastAsia="Aptos" w:hAnsi="Times New Roman" w:cs="Times New Roman"/>
          <w:kern w:val="2"/>
          <w14:ligatures w14:val="standardContextual"/>
        </w:rPr>
        <w:t>Parents, who are instrumental to the success of school music programs, may base their judgments primarily on contest results. Their perceptions are often shaped by external validation through awards, rather than by deeper musical criteria. Similarly, many administrators—often with limited involvement or background in fine arts—rely heavily on competition results to evaluate program effectiveness. Four administrators in this study explicitly stated that “winning” awards defined the success of their programs.</w:t>
      </w:r>
    </w:p>
    <w:p w14:paraId="4399395D" w14:textId="77777777" w:rsidR="00585563" w:rsidRPr="00585563" w:rsidRDefault="00585563" w:rsidP="00585563">
      <w:pPr>
        <w:spacing w:line="480" w:lineRule="auto"/>
        <w:ind w:firstLine="720"/>
        <w:rPr>
          <w:rFonts w:ascii="Times New Roman" w:eastAsia="Aptos" w:hAnsi="Times New Roman" w:cs="Times New Roman"/>
          <w:kern w:val="2"/>
          <w14:ligatures w14:val="standardContextual"/>
        </w:rPr>
      </w:pPr>
      <w:r w:rsidRPr="00585563">
        <w:rPr>
          <w:rFonts w:ascii="Times New Roman" w:eastAsia="Aptos" w:hAnsi="Times New Roman" w:cs="Times New Roman"/>
          <w:kern w:val="2"/>
          <w14:ligatures w14:val="standardContextual"/>
        </w:rPr>
        <w:t xml:space="preserve">This oversimplification, tied to a single numerical outcome, can have profound consequences. Programs that do not receive top scores may be viewed as underperforming, </w:t>
      </w:r>
      <w:r w:rsidRPr="00585563">
        <w:rPr>
          <w:rFonts w:ascii="Times New Roman" w:eastAsia="Aptos" w:hAnsi="Times New Roman" w:cs="Times New Roman"/>
          <w:kern w:val="2"/>
          <w14:ligatures w14:val="standardContextual"/>
        </w:rPr>
        <w:lastRenderedPageBreak/>
        <w:t>despite strong musical growth and student achievement. This misalignment between actual performance and perceived success can place undue pressure on directors, potentially contributing to job dissatisfaction or turnover. For example, in School 1, the band earned high ratings on the music performance assessment, indicating strong tone and musicianship, but received lower scores at the marching competition. Nevertheless, administrators and community members viewed the program as unsuccessful due to its poor results at the marching competition.</w:t>
      </w:r>
    </w:p>
    <w:p w14:paraId="683A7721" w14:textId="77777777" w:rsidR="00585563" w:rsidRPr="00585563" w:rsidRDefault="00585563" w:rsidP="00585563">
      <w:pPr>
        <w:keepNext/>
        <w:keepLines/>
        <w:spacing w:before="240" w:line="480" w:lineRule="auto"/>
        <w:jc w:val="center"/>
        <w:outlineLvl w:val="0"/>
        <w:rPr>
          <w:rFonts w:ascii="Times New Roman" w:eastAsiaTheme="majorEastAsia" w:hAnsi="Times New Roman" w:cstheme="majorBidi"/>
          <w:b/>
          <w:szCs w:val="32"/>
        </w:rPr>
      </w:pPr>
      <w:bookmarkStart w:id="233" w:name="_Toc201777882"/>
      <w:bookmarkStart w:id="234" w:name="_Toc201780074"/>
      <w:r w:rsidRPr="00585563">
        <w:rPr>
          <w:rFonts w:ascii="Times New Roman" w:eastAsiaTheme="majorEastAsia" w:hAnsi="Times New Roman" w:cstheme="majorBidi"/>
          <w:b/>
          <w:szCs w:val="32"/>
        </w:rPr>
        <w:t>Limitations</w:t>
      </w:r>
      <w:bookmarkEnd w:id="233"/>
      <w:bookmarkEnd w:id="234"/>
    </w:p>
    <w:p w14:paraId="25F91EBB"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 xml:space="preserve">This study has several limitations that should be considered when interpreting the findings. First, the small sample size of six schools limits the generalizability of the results. While the qualitative data provided valuable insights, the scope of the study restricts its applicability to broader populations. Additionally, all participating schools were located within a specific geographic region, which may reflect regional norms and adjudication practices not representative of other areas. </w:t>
      </w:r>
    </w:p>
    <w:p w14:paraId="611CBB6E"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 xml:space="preserve">Another limitation is the subjectivity of qualitative interviews. Responses from stakeholders, particularly parents and administrators, may have been shaped by personal biases, social desirability, or limited involvement in the music program. For example, none of the administrators had any experience or first-hand knowledge of competitions, but they readily responded to the interview. </w:t>
      </w:r>
    </w:p>
    <w:p w14:paraId="264F6073"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In addition, the study presents a single moment in time; a longitudinal design could have revealed how stakeholder perceptions evolve or how participation in competition impacts programs over time. Despite these limitations, the study offers valuable contributions to the existing literature on marching band competition and stakeholder perceptions of success in music education.</w:t>
      </w:r>
    </w:p>
    <w:p w14:paraId="4E33EE6C" w14:textId="77777777" w:rsidR="00585563" w:rsidRPr="00585563" w:rsidRDefault="00585563" w:rsidP="00585563">
      <w:pPr>
        <w:keepNext/>
        <w:keepLines/>
        <w:spacing w:before="240" w:line="480" w:lineRule="auto"/>
        <w:jc w:val="center"/>
        <w:outlineLvl w:val="0"/>
        <w:rPr>
          <w:rFonts w:ascii="Times New Roman" w:eastAsiaTheme="majorEastAsia" w:hAnsi="Times New Roman" w:cstheme="majorBidi"/>
          <w:b/>
          <w:szCs w:val="32"/>
        </w:rPr>
      </w:pPr>
      <w:bookmarkStart w:id="235" w:name="_Toc201777883"/>
      <w:bookmarkStart w:id="236" w:name="_Toc201780075"/>
      <w:r w:rsidRPr="00585563">
        <w:rPr>
          <w:rFonts w:ascii="Times New Roman" w:eastAsiaTheme="majorEastAsia" w:hAnsi="Times New Roman" w:cstheme="majorBidi"/>
          <w:b/>
          <w:szCs w:val="32"/>
        </w:rPr>
        <w:lastRenderedPageBreak/>
        <w:t>Considerations for Further Research</w:t>
      </w:r>
      <w:bookmarkEnd w:id="235"/>
      <w:bookmarkEnd w:id="236"/>
    </w:p>
    <w:p w14:paraId="394E8C7C" w14:textId="77777777" w:rsidR="00585563" w:rsidRPr="00585563" w:rsidRDefault="00585563" w:rsidP="00585563">
      <w:pPr>
        <w:spacing w:line="480" w:lineRule="auto"/>
        <w:ind w:firstLine="720"/>
        <w:rPr>
          <w:rFonts w:ascii="Times New Roman" w:eastAsia="Times New Roman" w:hAnsi="Times New Roman" w:cs="Times New Roman"/>
        </w:rPr>
      </w:pPr>
      <w:r w:rsidRPr="00585563">
        <w:rPr>
          <w:rFonts w:ascii="Times New Roman" w:eastAsia="Times New Roman" w:hAnsi="Times New Roman" w:cs="Times New Roman"/>
        </w:rPr>
        <w:t>Several recommendations for future research are suggested to deepen and broaden the understanding of stakeholder perception of success based on marching band competition scores. First, expanding the sample size to include a more diverse range of schools from various geographic regions would enable more comprehensive data analysis and help determine whether the findings are consistent across different adjudication systems and educational environments. Including schools from both rural and urban settings, as well as varying levels of socioeconomic status, could provide a more representative picture of how stakeholder perceptions are shaped.</w:t>
      </w:r>
    </w:p>
    <w:p w14:paraId="1570566E" w14:textId="77777777" w:rsidR="00585563" w:rsidRPr="00585563" w:rsidRDefault="00585563" w:rsidP="00585563">
      <w:pPr>
        <w:spacing w:line="480" w:lineRule="auto"/>
        <w:ind w:firstLine="720"/>
        <w:rPr>
          <w:rFonts w:ascii="Times New Roman" w:eastAsia="Times New Roman" w:hAnsi="Times New Roman" w:cs="Times New Roman"/>
        </w:rPr>
      </w:pPr>
      <w:r w:rsidRPr="00585563">
        <w:rPr>
          <w:rFonts w:ascii="Times New Roman" w:eastAsia="Times New Roman" w:hAnsi="Times New Roman" w:cs="Times New Roman"/>
        </w:rPr>
        <w:t>Future studies could incorporate different stakeholders, such as community members, middle school band directors, or district school board members.  It would also be valuable to include participants with varying levels of direct involvement in music programs, particularly administrators and parents, to gain a deeper understanding of how exposure and experience influence their views. For instance, future research might specifically compare the perceptions of stakeholders with musical backgrounds versus those without.</w:t>
      </w:r>
    </w:p>
    <w:p w14:paraId="11B06439" w14:textId="77777777" w:rsidR="00585563" w:rsidRPr="00585563" w:rsidRDefault="00585563" w:rsidP="00585563">
      <w:pPr>
        <w:spacing w:line="480" w:lineRule="auto"/>
        <w:ind w:firstLine="720"/>
        <w:rPr>
          <w:rFonts w:ascii="Times New Roman" w:eastAsia="Times New Roman" w:hAnsi="Times New Roman" w:cs="Times New Roman"/>
        </w:rPr>
      </w:pPr>
      <w:r w:rsidRPr="00585563">
        <w:rPr>
          <w:rFonts w:ascii="Times New Roman" w:eastAsia="Times New Roman" w:hAnsi="Times New Roman" w:cs="Times New Roman"/>
        </w:rPr>
        <w:t>Longer studies, incorporating more than one band competition in the data, are also recommended to examine how stakeholder attitudes evolve and how ongoing participation in competitions influences perceptions of success. Ultimately, further research could investigate the effects of adjudicator training, rubric consistency, and judging transparency on both performance outcomes and stakeholder trust in competition results. These directions would help strengthen the field's understanding of how marching band competitions can better support educational goals and student development in music programs.</w:t>
      </w:r>
    </w:p>
    <w:p w14:paraId="3701A344" w14:textId="77777777" w:rsidR="00585563" w:rsidRPr="00585563" w:rsidRDefault="00585563" w:rsidP="00585563">
      <w:pPr>
        <w:keepNext/>
        <w:keepLines/>
        <w:spacing w:before="240" w:line="480" w:lineRule="auto"/>
        <w:jc w:val="center"/>
        <w:outlineLvl w:val="0"/>
        <w:rPr>
          <w:rFonts w:ascii="Times New Roman" w:eastAsiaTheme="majorEastAsia" w:hAnsi="Times New Roman" w:cstheme="majorBidi"/>
          <w:b/>
          <w:szCs w:val="32"/>
        </w:rPr>
      </w:pPr>
      <w:bookmarkStart w:id="237" w:name="_Toc201777884"/>
      <w:bookmarkStart w:id="238" w:name="_Toc201780076"/>
      <w:r w:rsidRPr="00585563">
        <w:rPr>
          <w:rFonts w:ascii="Times New Roman" w:eastAsiaTheme="majorEastAsia" w:hAnsi="Times New Roman" w:cstheme="majorBidi"/>
          <w:b/>
          <w:szCs w:val="32"/>
        </w:rPr>
        <w:lastRenderedPageBreak/>
        <w:t>Implications for Practice</w:t>
      </w:r>
      <w:bookmarkEnd w:id="237"/>
      <w:bookmarkEnd w:id="238"/>
    </w:p>
    <w:p w14:paraId="54E14942" w14:textId="18616AB4" w:rsidR="00585563" w:rsidRPr="00585563" w:rsidRDefault="00585563" w:rsidP="00585563">
      <w:pPr>
        <w:spacing w:line="480" w:lineRule="auto"/>
        <w:rPr>
          <w:rFonts w:ascii="Times New Roman" w:hAnsi="Times New Roman"/>
          <w:szCs w:val="22"/>
        </w:rPr>
      </w:pPr>
      <w:r w:rsidRPr="00585563">
        <w:rPr>
          <w:rFonts w:ascii="Times New Roman" w:hAnsi="Times New Roman"/>
          <w:szCs w:val="22"/>
        </w:rPr>
        <w:tab/>
        <w:t>This study is significant because it examined whether the scores students receive at marching band competitions accurately reflect their actual musical abilities. The findings revealed an apparent disconnect</w:t>
      </w:r>
      <w:r w:rsidR="001A6E64">
        <w:rPr>
          <w:rFonts w:ascii="Times New Roman" w:hAnsi="Times New Roman"/>
          <w:szCs w:val="22"/>
        </w:rPr>
        <w:t>. I</w:t>
      </w:r>
      <w:r w:rsidRPr="00585563">
        <w:rPr>
          <w:rFonts w:ascii="Times New Roman" w:hAnsi="Times New Roman"/>
          <w:szCs w:val="22"/>
        </w:rPr>
        <w:t>n many cases, competition scores did not align with students’ performance in key musical areas such as tone, technique, and rhythm. This is critical, as many music programs, directors, and students are under intense pressure to attend competitions and earn high scores. These results challenge the assumption that competitive success is equivalent to musical excellence.</w:t>
      </w:r>
    </w:p>
    <w:p w14:paraId="61C455D8"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All stakeholder groups in the study—students, directors, parents, and administrators—acknowledged the importance of receiving high scores. This widespread emphasis on competitive success highlights the cultural and institutional pressure within band programs to "win" as a measure of value. However, if scores do not reliably reflect student growth or musical quality, directors may need to reconsider how success is defined and avoid placing undue pressure on students and themselves.</w:t>
      </w:r>
    </w:p>
    <w:p w14:paraId="441E3CC0"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The study also revealed that while administrators strongly associated high scores and awards with program success, many lacked knowledge of competition procedures and were unfamiliar with the actual performance outcomes of their bands. This suggests a need for greater administrator education regarding music assessment, scoring processes, and the potential consequences of emphasizing competition as a primary measure of success.</w:t>
      </w:r>
    </w:p>
    <w:p w14:paraId="570D6033"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 xml:space="preserve">Interestingly, students expressed discomfort with public score announcements, citing concern for peers who might feel embarrassed by low results. This insight provides a practical takeaway for directors and competition organizers: adopting more student-centered practices, </w:t>
      </w:r>
      <w:r w:rsidRPr="00585563">
        <w:rPr>
          <w:rFonts w:ascii="Times New Roman" w:hAnsi="Times New Roman"/>
          <w:szCs w:val="22"/>
        </w:rPr>
        <w:lastRenderedPageBreak/>
        <w:t>such as offering private feedback, may enhance the experience and emotional well-being of participants.</w:t>
      </w:r>
    </w:p>
    <w:p w14:paraId="37306530"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Ultimately, this study raises important questions about the value placed on marching band competition scores. If these scores are not accurate indicators of student learning or musical achievement, then educators, administrators, and communities may benefit from shifting focus away from competition and toward more meaningful, educationally grounded metrics of success in music programs.</w:t>
      </w:r>
    </w:p>
    <w:p w14:paraId="56A6A20D" w14:textId="77777777" w:rsidR="00585563" w:rsidRPr="00585563" w:rsidRDefault="00585563" w:rsidP="00585563">
      <w:pPr>
        <w:keepNext/>
        <w:keepLines/>
        <w:spacing w:before="240" w:line="480" w:lineRule="auto"/>
        <w:jc w:val="center"/>
        <w:outlineLvl w:val="0"/>
        <w:rPr>
          <w:rFonts w:ascii="Times New Roman" w:eastAsiaTheme="majorEastAsia" w:hAnsi="Times New Roman" w:cstheme="majorBidi"/>
          <w:b/>
          <w:szCs w:val="32"/>
        </w:rPr>
      </w:pPr>
      <w:bookmarkStart w:id="239" w:name="_Toc201777885"/>
      <w:bookmarkStart w:id="240" w:name="_Toc201780077"/>
      <w:r w:rsidRPr="00585563">
        <w:rPr>
          <w:rFonts w:ascii="Times New Roman" w:eastAsiaTheme="majorEastAsia" w:hAnsi="Times New Roman" w:cstheme="majorBidi"/>
          <w:b/>
          <w:szCs w:val="32"/>
        </w:rPr>
        <w:t>Conclusion</w:t>
      </w:r>
      <w:bookmarkEnd w:id="239"/>
      <w:bookmarkEnd w:id="240"/>
    </w:p>
    <w:p w14:paraId="51A3AEBA"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This study challenges the prevailing assumption that marching band competition scores accurately reflect student musical achievement. With only half of the participating schools showing alignment between competition scores and standardized performance assessments, the findings underscore the inconsistencies and potential biases present in current adjudication practices. These discrepancies have far-reaching implications, as competition results heavily influence how success is defined by students, directors, parents, and administrators alike.</w:t>
      </w:r>
    </w:p>
    <w:p w14:paraId="0F7305E4"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Despite widespread reliance on scores as a measure of quality, this research reveals that they may misrepresent actual student ability and program effectiveness. The study highlights the need for improved adjudicator training, increased stakeholder education, particularly for administrators, and a more holistic approach to evaluating musical growth. Additionally, student perspectives suggest the importance of creating more supportive and less publicly evaluative competition environments.</w:t>
      </w:r>
    </w:p>
    <w:p w14:paraId="4AB5BA05" w14:textId="77777777" w:rsidR="00585563" w:rsidRPr="00585563" w:rsidRDefault="00585563" w:rsidP="00585563">
      <w:pPr>
        <w:spacing w:line="480" w:lineRule="auto"/>
        <w:ind w:firstLine="720"/>
        <w:rPr>
          <w:rFonts w:ascii="Times New Roman" w:hAnsi="Times New Roman"/>
          <w:szCs w:val="22"/>
        </w:rPr>
      </w:pPr>
      <w:r w:rsidRPr="00585563">
        <w:rPr>
          <w:rFonts w:ascii="Times New Roman" w:hAnsi="Times New Roman"/>
          <w:szCs w:val="22"/>
        </w:rPr>
        <w:t xml:space="preserve">By shifting focus away from high-stakes competitive outcomes and toward comprehensive musical development, educators and decision-makers can better serve students’ long-term educational and artistic goals. Ultimately, the findings call for a reevaluation of the </w:t>
      </w:r>
      <w:r w:rsidRPr="00585563">
        <w:rPr>
          <w:rFonts w:ascii="Times New Roman" w:hAnsi="Times New Roman"/>
          <w:szCs w:val="22"/>
        </w:rPr>
        <w:lastRenderedPageBreak/>
        <w:t>role competition plays in music education and encourage the pursuit of practices that more accurately reflect learning, growth, and musical excellence.</w:t>
      </w:r>
    </w:p>
    <w:p w14:paraId="5669D338" w14:textId="77777777" w:rsidR="00585563" w:rsidRDefault="00585563" w:rsidP="004E6EBE">
      <w:pPr>
        <w:spacing w:after="160" w:line="480" w:lineRule="auto"/>
        <w:ind w:firstLine="720"/>
        <w:contextualSpacing/>
        <w:rPr>
          <w:rFonts w:ascii="Times New Roman" w:eastAsia="Aptos" w:hAnsi="Times New Roman" w:cs="Times New Roman"/>
          <w:kern w:val="2"/>
          <w:szCs w:val="22"/>
          <w14:ligatures w14:val="standardContextual"/>
        </w:rPr>
        <w:sectPr w:rsidR="00585563" w:rsidSect="009A0548">
          <w:footnotePr>
            <w:numRestart w:val="eachSect"/>
          </w:footnotePr>
          <w:pgSz w:w="12240" w:h="15840"/>
          <w:pgMar w:top="1440" w:right="1440" w:bottom="1440" w:left="1440" w:header="720" w:footer="720" w:gutter="0"/>
          <w:cols w:space="720"/>
          <w:titlePg/>
          <w:docGrid w:linePitch="360"/>
        </w:sectPr>
      </w:pPr>
    </w:p>
    <w:p w14:paraId="72BB7394" w14:textId="640711D9" w:rsidR="000A7864" w:rsidRPr="004E6EBE" w:rsidRDefault="00754E4A" w:rsidP="00387537">
      <w:pPr>
        <w:pStyle w:val="Heading1"/>
        <w:rPr>
          <w:rFonts w:eastAsia="Aptos"/>
          <w14:ligatures w14:val="standardContextual"/>
        </w:rPr>
      </w:pPr>
      <w:bookmarkStart w:id="241" w:name="_Toc201777886"/>
      <w:bookmarkStart w:id="242" w:name="_Toc201780078"/>
      <w:commentRangeStart w:id="243"/>
      <w:r w:rsidRPr="004E6EBE">
        <w:lastRenderedPageBreak/>
        <w:t>Bibliography</w:t>
      </w:r>
      <w:commentRangeEnd w:id="243"/>
      <w:r w:rsidR="005F31BD">
        <w:rPr>
          <w:rStyle w:val="CommentReference"/>
          <w:rFonts w:eastAsiaTheme="minorHAnsi" w:cstheme="minorBidi"/>
          <w:b w:val="0"/>
          <w:color w:val="auto"/>
          <w:shd w:val="clear" w:color="auto" w:fill="auto"/>
        </w:rPr>
        <w:commentReference w:id="243"/>
      </w:r>
      <w:bookmarkEnd w:id="241"/>
      <w:bookmarkEnd w:id="242"/>
    </w:p>
    <w:p w14:paraId="1C4DE190" w14:textId="77777777" w:rsidR="000A7864" w:rsidRPr="002C19D6" w:rsidRDefault="00754E4A" w:rsidP="000A7864">
      <w:pPr>
        <w:ind w:left="720" w:hanging="720"/>
        <w:rPr>
          <w:rFonts w:ascii="Times New Roman" w:eastAsia="Times New Roman" w:hAnsi="Times New Roman" w:cs="Times New Roman"/>
          <w:color w:val="000000" w:themeColor="text1"/>
        </w:rPr>
      </w:pPr>
      <w:r w:rsidRPr="002C19D6">
        <w:rPr>
          <w:rFonts w:ascii="Times New Roman" w:eastAsia="Times New Roman" w:hAnsi="Times New Roman" w:cs="Times New Roman"/>
          <w:color w:val="000000" w:themeColor="text1"/>
        </w:rPr>
        <w:t xml:space="preserve">Abrama, Joseph Michael. “The Phantasmagoria of Competition in School Ensembles.” </w:t>
      </w:r>
      <w:r w:rsidRPr="002C19D6">
        <w:rPr>
          <w:rFonts w:ascii="Times New Roman" w:eastAsia="Times New Roman" w:hAnsi="Times New Roman" w:cs="Times New Roman"/>
          <w:i/>
          <w:iCs/>
          <w:color w:val="000000" w:themeColor="text1"/>
        </w:rPr>
        <w:t>Philosophy of Music Education Review</w:t>
      </w:r>
      <w:r w:rsidRPr="002C19D6">
        <w:rPr>
          <w:rFonts w:ascii="Times New Roman" w:eastAsia="Times New Roman" w:hAnsi="Times New Roman" w:cs="Times New Roman"/>
          <w:color w:val="000000" w:themeColor="text1"/>
        </w:rPr>
        <w:t xml:space="preserve"> 25, no. 2 (2017): 150–70. </w:t>
      </w:r>
    </w:p>
    <w:p w14:paraId="72D32142" w14:textId="77777777" w:rsidR="000A7864" w:rsidRPr="002C19D6" w:rsidRDefault="000A7864" w:rsidP="000A7864">
      <w:pPr>
        <w:ind w:left="720" w:hanging="720"/>
        <w:rPr>
          <w:rFonts w:ascii="Times New Roman" w:eastAsia="Times New Roman" w:hAnsi="Times New Roman" w:cs="Times New Roman"/>
          <w:color w:val="000000" w:themeColor="text1"/>
        </w:rPr>
      </w:pPr>
    </w:p>
    <w:p w14:paraId="28AFD9EA" w14:textId="77777777" w:rsidR="000A7864" w:rsidRPr="002C19D6" w:rsidRDefault="00754E4A" w:rsidP="000A7864">
      <w:pPr>
        <w:autoSpaceDE w:val="0"/>
        <w:autoSpaceDN w:val="0"/>
        <w:adjustRightInd w:val="0"/>
        <w:ind w:left="720" w:hanging="720"/>
        <w:rPr>
          <w:rFonts w:ascii="Times New Roman" w:hAnsi="Times New Roman" w:cs="Times New Roman"/>
          <w:color w:val="000000" w:themeColor="text1"/>
          <w14:ligatures w14:val="standardContextual"/>
        </w:rPr>
      </w:pPr>
      <w:r w:rsidRPr="002C19D6">
        <w:rPr>
          <w:rFonts w:ascii="Times New Roman" w:hAnsi="Times New Roman" w:cs="Times New Roman"/>
          <w:color w:val="000000" w:themeColor="text1"/>
          <w14:ligatures w14:val="standardContextual"/>
        </w:rPr>
        <w:t xml:space="preserve">Abril, Charles R., and Brent M. Gault. "The State of Music in Secondary Schools: The Principal's Perspective." </w:t>
      </w:r>
      <w:r w:rsidRPr="002C19D6">
        <w:rPr>
          <w:rFonts w:ascii="Times New Roman" w:hAnsi="Times New Roman" w:cs="Times New Roman"/>
          <w:i/>
          <w:iCs/>
          <w:color w:val="000000" w:themeColor="text1"/>
          <w14:ligatures w14:val="standardContextual"/>
        </w:rPr>
        <w:t xml:space="preserve">Journal of Research in Music Education </w:t>
      </w:r>
      <w:r w:rsidRPr="002C19D6">
        <w:rPr>
          <w:rFonts w:ascii="Times New Roman" w:hAnsi="Times New Roman" w:cs="Times New Roman"/>
          <w:color w:val="000000" w:themeColor="text1"/>
          <w14:ligatures w14:val="standardContextual"/>
        </w:rPr>
        <w:t>56, no. 1 (2008): 68-81</w:t>
      </w:r>
      <w:r w:rsidRPr="002C19D6">
        <w:rPr>
          <w:rFonts w:ascii="Times New Roman" w:hAnsi="Times New Roman" w:cs="Times New Roman"/>
          <w:color w:val="000000" w:themeColor="text1"/>
        </w:rPr>
        <w:t>.</w:t>
      </w:r>
    </w:p>
    <w:p w14:paraId="1168A819" w14:textId="77777777" w:rsidR="0024511F" w:rsidRPr="002C19D6" w:rsidRDefault="0024511F" w:rsidP="0024511F">
      <w:pPr>
        <w:autoSpaceDE w:val="0"/>
        <w:autoSpaceDN w:val="0"/>
        <w:adjustRightInd w:val="0"/>
        <w:ind w:left="720" w:hanging="720"/>
        <w:rPr>
          <w:rFonts w:ascii="Times New Roman" w:eastAsia="Aptos" w:hAnsi="Times New Roman" w:cs="Times New Roman"/>
          <w:kern w:val="2"/>
          <w14:ligatures w14:val="standardContextual"/>
        </w:rPr>
      </w:pPr>
    </w:p>
    <w:p w14:paraId="14522865" w14:textId="39A1DB59" w:rsidR="0024511F" w:rsidRPr="002C19D6" w:rsidRDefault="0024511F" w:rsidP="0024511F">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Abayomi, Alase. “The Interpretative Phenomenological Analysis (IPA): A Guide to a Good Qualitative Research Approach,” </w:t>
      </w:r>
      <w:r w:rsidRPr="002C19D6">
        <w:rPr>
          <w:rFonts w:ascii="Times New Roman" w:eastAsia="Aptos" w:hAnsi="Times New Roman" w:cs="Times New Roman"/>
          <w:i/>
          <w:iCs/>
          <w:kern w:val="2"/>
          <w14:ligatures w14:val="standardContextual"/>
        </w:rPr>
        <w:t>International Journal of Education &amp; Literacy Studies</w:t>
      </w:r>
      <w:r w:rsidRPr="002C19D6">
        <w:rPr>
          <w:rFonts w:ascii="Times New Roman" w:eastAsia="Aptos" w:hAnsi="Times New Roman" w:cs="Times New Roman"/>
          <w:kern w:val="2"/>
          <w14:ligatures w14:val="standardContextual"/>
        </w:rPr>
        <w:t xml:space="preserve"> 5, no. 2 (2017): 9-19.  </w:t>
      </w:r>
    </w:p>
    <w:p w14:paraId="57BCAE16" w14:textId="77777777" w:rsidR="00407E8C" w:rsidRPr="002C19D6" w:rsidRDefault="00407E8C" w:rsidP="000A7864">
      <w:pPr>
        <w:ind w:left="720" w:hanging="720"/>
        <w:rPr>
          <w:rFonts w:ascii="Times New Roman" w:eastAsia="Times New Roman" w:hAnsi="Times New Roman" w:cs="Times New Roman"/>
          <w:color w:val="000000" w:themeColor="text1"/>
        </w:rPr>
      </w:pPr>
    </w:p>
    <w:p w14:paraId="7D47A013" w14:textId="3340CB1C" w:rsidR="000A7864" w:rsidRPr="002C19D6" w:rsidRDefault="00407E8C" w:rsidP="000A7864">
      <w:pPr>
        <w:ind w:left="720" w:hanging="720"/>
        <w:rPr>
          <w:rFonts w:ascii="Times New Roman" w:eastAsia="Times New Roman" w:hAnsi="Times New Roman" w:cs="Times New Roman"/>
          <w:color w:val="000000" w:themeColor="text1"/>
        </w:rPr>
      </w:pPr>
      <w:r w:rsidRPr="002C19D6">
        <w:rPr>
          <w:rFonts w:ascii="Times New Roman" w:eastAsia="Times New Roman" w:hAnsi="Times New Roman" w:cs="Times New Roman"/>
          <w:color w:val="000000" w:themeColor="text1"/>
        </w:rPr>
        <w:t xml:space="preserve">Acquaro, Ralph, Mark Smith, and Glenn H. Shull, “Marching Bands.” Music Educators Journal 65 no. 8, (1979): 7. </w:t>
      </w:r>
    </w:p>
    <w:p w14:paraId="5B027F6F" w14:textId="77777777" w:rsidR="00407E8C" w:rsidRPr="002C19D6" w:rsidRDefault="00407E8C" w:rsidP="000A7864">
      <w:pPr>
        <w:rPr>
          <w:rFonts w:ascii="Times New Roman" w:hAnsi="Times New Roman" w:cs="Times New Roman"/>
          <w:color w:val="000000" w:themeColor="text1"/>
        </w:rPr>
      </w:pPr>
    </w:p>
    <w:p w14:paraId="3FD4F057" w14:textId="7C6F75AE" w:rsidR="000A7864" w:rsidRPr="002C19D6" w:rsidRDefault="00754E4A" w:rsidP="000A7864">
      <w:pPr>
        <w:rPr>
          <w:rFonts w:ascii="Times New Roman" w:eastAsia="Times New Roman" w:hAnsi="Times New Roman" w:cs="Times New Roman"/>
          <w:color w:val="000000" w:themeColor="text1"/>
        </w:rPr>
      </w:pPr>
      <w:r w:rsidRPr="002C19D6">
        <w:rPr>
          <w:rFonts w:ascii="Times New Roman" w:hAnsi="Times New Roman" w:cs="Times New Roman"/>
          <w:color w:val="000000" w:themeColor="text1"/>
        </w:rPr>
        <w:t xml:space="preserve">Alabama Music Educators Association, </w:t>
      </w:r>
      <w:r w:rsidRPr="002C19D6">
        <w:rPr>
          <w:rFonts w:ascii="Times New Roman" w:hAnsi="Times New Roman" w:cs="Times New Roman"/>
          <w:i/>
          <w:iCs/>
          <w:color w:val="000000" w:themeColor="text1"/>
        </w:rPr>
        <w:t>Bylaws and Board Policy</w:t>
      </w:r>
      <w:r w:rsidRPr="002C19D6">
        <w:rPr>
          <w:rFonts w:ascii="Times New Roman" w:hAnsi="Times New Roman" w:cs="Times New Roman"/>
          <w:color w:val="000000" w:themeColor="text1"/>
        </w:rPr>
        <w:t>, 2023.</w:t>
      </w:r>
    </w:p>
    <w:p w14:paraId="671501C2" w14:textId="77777777" w:rsidR="000A7864" w:rsidRPr="002C19D6" w:rsidRDefault="000A7864" w:rsidP="000A7864">
      <w:pPr>
        <w:ind w:left="720" w:hanging="720"/>
        <w:rPr>
          <w:rFonts w:ascii="Times New Roman" w:eastAsia="Times New Roman" w:hAnsi="Times New Roman" w:cs="Times New Roman"/>
          <w:color w:val="000000" w:themeColor="text1"/>
        </w:rPr>
      </w:pPr>
    </w:p>
    <w:p w14:paraId="2BF16C9C" w14:textId="77777777" w:rsidR="000A7864" w:rsidRPr="002C19D6" w:rsidRDefault="00754E4A" w:rsidP="000A7864">
      <w:pPr>
        <w:ind w:left="720" w:hanging="720"/>
        <w:rPr>
          <w:rFonts w:ascii="Times New Roman" w:eastAsia="Times New Roman" w:hAnsi="Times New Roman" w:cs="Times New Roman"/>
          <w:color w:val="000000" w:themeColor="text1"/>
        </w:rPr>
      </w:pPr>
      <w:r w:rsidRPr="002C19D6">
        <w:rPr>
          <w:rFonts w:ascii="Times New Roman" w:hAnsi="Times New Roman" w:cs="Times New Roman"/>
          <w:color w:val="000000" w:themeColor="text1"/>
        </w:rPr>
        <w:t>Allison, Joe. "What is It? Or What is It?" </w:t>
      </w:r>
      <w:r w:rsidRPr="002C19D6">
        <w:rPr>
          <w:rFonts w:ascii="Times New Roman" w:hAnsi="Times New Roman" w:cs="Times New Roman"/>
          <w:i/>
          <w:iCs/>
          <w:color w:val="000000" w:themeColor="text1"/>
        </w:rPr>
        <w:t xml:space="preserve">School Band &amp; Orchestra </w:t>
      </w:r>
      <w:r w:rsidRPr="002C19D6">
        <w:rPr>
          <w:rFonts w:ascii="Times New Roman" w:hAnsi="Times New Roman" w:cs="Times New Roman"/>
          <w:color w:val="000000" w:themeColor="text1"/>
        </w:rPr>
        <w:t>13, no. 3 (2010): 18–22.</w:t>
      </w:r>
    </w:p>
    <w:p w14:paraId="67E05D2F" w14:textId="77777777" w:rsidR="000A7864" w:rsidRPr="002C19D6" w:rsidRDefault="000A7864" w:rsidP="000A7864">
      <w:pPr>
        <w:rPr>
          <w:rFonts w:ascii="Times New Roman" w:eastAsia="Times New Roman" w:hAnsi="Times New Roman" w:cs="Times New Roman"/>
          <w:color w:val="000000" w:themeColor="text1"/>
        </w:rPr>
      </w:pPr>
    </w:p>
    <w:p w14:paraId="76B4FE00" w14:textId="77777777" w:rsidR="00615735" w:rsidRPr="002C19D6" w:rsidRDefault="00615735" w:rsidP="00615735">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Allsup, Randall Everett. “The Moral Ends of Band.” </w:t>
      </w:r>
      <w:r w:rsidRPr="002C19D6">
        <w:rPr>
          <w:rFonts w:ascii="Times New Roman" w:eastAsia="Aptos" w:hAnsi="Times New Roman" w:cs="Times New Roman"/>
          <w:i/>
          <w:iCs/>
          <w:kern w:val="2"/>
          <w14:ligatures w14:val="standardContextual"/>
        </w:rPr>
        <w:t>Theory Into Practice</w:t>
      </w:r>
      <w:r w:rsidRPr="002C19D6">
        <w:rPr>
          <w:rFonts w:ascii="Times New Roman" w:eastAsia="Aptos" w:hAnsi="Times New Roman" w:cs="Times New Roman"/>
          <w:kern w:val="2"/>
          <w14:ligatures w14:val="standardContextual"/>
        </w:rPr>
        <w:t xml:space="preserve"> 51, no. 3 (2012):179-187.</w:t>
      </w:r>
    </w:p>
    <w:p w14:paraId="4443E994" w14:textId="77777777" w:rsidR="00615735" w:rsidRPr="002C19D6" w:rsidRDefault="00615735" w:rsidP="000A7864">
      <w:pPr>
        <w:rPr>
          <w:rFonts w:ascii="Times New Roman" w:eastAsia="Times New Roman" w:hAnsi="Times New Roman" w:cs="Times New Roman"/>
          <w:color w:val="000000" w:themeColor="text1"/>
        </w:rPr>
      </w:pPr>
    </w:p>
    <w:p w14:paraId="2563BCFA" w14:textId="77777777" w:rsidR="000A7864" w:rsidRDefault="00754E4A" w:rsidP="000A7864">
      <w:pPr>
        <w:autoSpaceDE w:val="0"/>
        <w:autoSpaceDN w:val="0"/>
        <w:adjustRightInd w:val="0"/>
        <w:ind w:left="720" w:hanging="720"/>
        <w:rPr>
          <w:rFonts w:ascii="Times New Roman" w:hAnsi="Times New Roman" w:cs="Times New Roman"/>
          <w:color w:val="000000" w:themeColor="text1"/>
          <w14:ligatures w14:val="standardContextual"/>
        </w:rPr>
      </w:pPr>
      <w:bookmarkStart w:id="244" w:name="_Hlk153118783"/>
      <w:r w:rsidRPr="002C19D6">
        <w:rPr>
          <w:rFonts w:ascii="Times New Roman" w:hAnsi="Times New Roman" w:cs="Times New Roman"/>
          <w:color w:val="000000" w:themeColor="text1"/>
          <w14:ligatures w14:val="standardContextual"/>
        </w:rPr>
        <w:t>Antos, Justin. "An Investigation into How Contest Outcomes Affect Student Attitudes Toward Competitive Marching Band." </w:t>
      </w:r>
      <w:r w:rsidRPr="002C19D6">
        <w:rPr>
          <w:rFonts w:ascii="Times New Roman" w:hAnsi="Times New Roman" w:cs="Times New Roman"/>
          <w:i/>
          <w:iCs/>
          <w:color w:val="000000" w:themeColor="text1"/>
          <w14:ligatures w14:val="standardContextual"/>
        </w:rPr>
        <w:t>Journal of Band Research</w:t>
      </w:r>
      <w:r w:rsidRPr="002C19D6">
        <w:rPr>
          <w:rFonts w:ascii="Times New Roman" w:hAnsi="Times New Roman" w:cs="Times New Roman"/>
          <w:color w:val="000000" w:themeColor="text1"/>
          <w14:ligatures w14:val="standardContextual"/>
        </w:rPr>
        <w:t> 55, no. 1 (2019): 18,48,75.</w:t>
      </w:r>
    </w:p>
    <w:p w14:paraId="3A6DB798" w14:textId="77777777" w:rsidR="003C2228" w:rsidRDefault="003C2228" w:rsidP="000A7864">
      <w:pPr>
        <w:autoSpaceDE w:val="0"/>
        <w:autoSpaceDN w:val="0"/>
        <w:adjustRightInd w:val="0"/>
        <w:ind w:left="720" w:hanging="720"/>
        <w:rPr>
          <w:rFonts w:ascii="Times New Roman" w:hAnsi="Times New Roman" w:cs="Times New Roman"/>
          <w:color w:val="000000" w:themeColor="text1"/>
          <w14:ligatures w14:val="standardContextual"/>
        </w:rPr>
      </w:pPr>
    </w:p>
    <w:p w14:paraId="3197083B" w14:textId="7762AFD7" w:rsidR="003C2228" w:rsidRPr="002C19D6" w:rsidRDefault="000C482E" w:rsidP="000A7864">
      <w:pPr>
        <w:autoSpaceDE w:val="0"/>
        <w:autoSpaceDN w:val="0"/>
        <w:adjustRightInd w:val="0"/>
        <w:ind w:left="720" w:hanging="720"/>
        <w:rPr>
          <w:rFonts w:ascii="Times New Roman" w:hAnsi="Times New Roman" w:cs="Times New Roman"/>
          <w:color w:val="000000" w:themeColor="text1"/>
          <w14:ligatures w14:val="standardContextual"/>
        </w:rPr>
      </w:pPr>
      <w:r>
        <w:rPr>
          <w:rFonts w:ascii="Times New Roman" w:hAnsi="Times New Roman" w:cs="Times New Roman"/>
          <w:color w:val="000000" w:themeColor="text1"/>
          <w14:ligatures w14:val="standardContextual"/>
        </w:rPr>
        <w:t xml:space="preserve">Antos, </w:t>
      </w:r>
      <w:r w:rsidRPr="003C2228">
        <w:rPr>
          <w:rFonts w:ascii="Times New Roman" w:hAnsi="Times New Roman" w:cs="Times New Roman"/>
          <w:color w:val="000000" w:themeColor="text1"/>
          <w14:ligatures w14:val="standardContextual"/>
        </w:rPr>
        <w:t>Justin</w:t>
      </w:r>
      <w:r>
        <w:rPr>
          <w:rFonts w:ascii="Times New Roman" w:hAnsi="Times New Roman" w:cs="Times New Roman"/>
          <w:color w:val="000000" w:themeColor="text1"/>
          <w14:ligatures w14:val="standardContextual"/>
        </w:rPr>
        <w:t>.</w:t>
      </w:r>
      <w:r w:rsidRPr="003C2228">
        <w:rPr>
          <w:rFonts w:ascii="Times New Roman" w:hAnsi="Times New Roman" w:cs="Times New Roman"/>
          <w:color w:val="000000" w:themeColor="text1"/>
          <w14:ligatures w14:val="standardContextual"/>
        </w:rPr>
        <w:t xml:space="preserve"> “</w:t>
      </w:r>
      <w:r w:rsidR="003C2228" w:rsidRPr="003C2228">
        <w:rPr>
          <w:rFonts w:ascii="Times New Roman" w:hAnsi="Times New Roman" w:cs="Times New Roman"/>
          <w:color w:val="000000" w:themeColor="text1"/>
          <w14:ligatures w14:val="standardContextual"/>
        </w:rPr>
        <w:t xml:space="preserve">High School Students’ Attitudes Toward Competitive Marching Band: A Comparative Analysis Based Upon Contest Rankings.” </w:t>
      </w:r>
      <w:r w:rsidR="00EE0389">
        <w:rPr>
          <w:rFonts w:ascii="Times New Roman" w:hAnsi="Times New Roman" w:cs="Times New Roman"/>
          <w:color w:val="000000" w:themeColor="text1"/>
          <w14:ligatures w14:val="standardContextual"/>
        </w:rPr>
        <w:t xml:space="preserve">(PhD diss., Auburn University, </w:t>
      </w:r>
      <w:r w:rsidR="003C2228" w:rsidRPr="003C2228">
        <w:rPr>
          <w:rFonts w:ascii="Times New Roman" w:hAnsi="Times New Roman" w:cs="Times New Roman"/>
          <w:color w:val="000000" w:themeColor="text1"/>
          <w14:ligatures w14:val="standardContextual"/>
        </w:rPr>
        <w:t>2017).</w:t>
      </w:r>
    </w:p>
    <w:p w14:paraId="5AE3A071" w14:textId="77777777" w:rsidR="0040293A" w:rsidRPr="002C19D6" w:rsidRDefault="0040293A" w:rsidP="000A7864">
      <w:pPr>
        <w:autoSpaceDE w:val="0"/>
        <w:autoSpaceDN w:val="0"/>
        <w:adjustRightInd w:val="0"/>
        <w:ind w:left="720" w:hanging="720"/>
        <w:rPr>
          <w:rFonts w:ascii="Times New Roman" w:hAnsi="Times New Roman" w:cs="Times New Roman"/>
          <w:color w:val="000000" w:themeColor="text1"/>
          <w14:ligatures w14:val="standardContextual"/>
        </w:rPr>
      </w:pPr>
    </w:p>
    <w:p w14:paraId="2D1B86E3" w14:textId="2DA38110" w:rsidR="0040293A" w:rsidRPr="002C19D6" w:rsidRDefault="00754E4A" w:rsidP="000A7864">
      <w:pPr>
        <w:autoSpaceDE w:val="0"/>
        <w:autoSpaceDN w:val="0"/>
        <w:adjustRightInd w:val="0"/>
        <w:ind w:left="720" w:hanging="720"/>
        <w:rPr>
          <w:rFonts w:ascii="Times New Roman" w:hAnsi="Times New Roman" w:cs="Times New Roman"/>
          <w:color w:val="000000" w:themeColor="text1"/>
          <w14:ligatures w14:val="standardContextual"/>
        </w:rPr>
      </w:pPr>
      <w:r w:rsidRPr="002C19D6">
        <w:rPr>
          <w:rFonts w:ascii="Times New Roman" w:hAnsi="Times New Roman" w:cs="Times New Roman"/>
          <w:color w:val="000000" w:themeColor="text1"/>
          <w14:ligatures w14:val="standardContextual"/>
        </w:rPr>
        <w:t>Austin, James R. Promoting Research Partnerships in Music Education. </w:t>
      </w:r>
      <w:r w:rsidRPr="002C19D6">
        <w:rPr>
          <w:rFonts w:ascii="Times New Roman" w:hAnsi="Times New Roman" w:cs="Times New Roman"/>
          <w:i/>
          <w:iCs/>
          <w:color w:val="000000" w:themeColor="text1"/>
          <w14:ligatures w14:val="standardContextual"/>
        </w:rPr>
        <w:t>Journal of Music Teacher Education</w:t>
      </w:r>
      <w:r w:rsidRPr="002C19D6">
        <w:rPr>
          <w:rFonts w:ascii="Times New Roman" w:hAnsi="Times New Roman" w:cs="Times New Roman"/>
          <w:color w:val="000000" w:themeColor="text1"/>
          <w14:ligatures w14:val="standardContextual"/>
        </w:rPr>
        <w:t xml:space="preserve"> 28, no.2 (2019): 9–12.</w:t>
      </w:r>
    </w:p>
    <w:p w14:paraId="7E5581AF" w14:textId="77777777" w:rsidR="000A7864" w:rsidRPr="002C19D6" w:rsidRDefault="000A7864" w:rsidP="000A7864">
      <w:pPr>
        <w:autoSpaceDE w:val="0"/>
        <w:autoSpaceDN w:val="0"/>
        <w:adjustRightInd w:val="0"/>
        <w:ind w:left="720" w:hanging="720"/>
        <w:rPr>
          <w:rFonts w:ascii="Times New Roman" w:hAnsi="Times New Roman" w:cs="Times New Roman"/>
          <w:color w:val="000000" w:themeColor="text1"/>
          <w14:ligatures w14:val="standardContextual"/>
        </w:rPr>
      </w:pPr>
    </w:p>
    <w:p w14:paraId="14EBA41B" w14:textId="7709F363" w:rsidR="00390A0F" w:rsidRPr="002C19D6" w:rsidRDefault="00390A0F" w:rsidP="00390A0F">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Battersby, Sharyn. “The Perceived Benefits of Competitions/Contests for Choral Directors and Students in the Tri-State Area.” (PhD diss., Columbia University, 1994). </w:t>
      </w:r>
    </w:p>
    <w:p w14:paraId="3227EC93" w14:textId="77777777" w:rsidR="00390A0F" w:rsidRPr="002C19D6" w:rsidRDefault="00390A0F" w:rsidP="00390A0F">
      <w:pPr>
        <w:autoSpaceDE w:val="0"/>
        <w:autoSpaceDN w:val="0"/>
        <w:adjustRightInd w:val="0"/>
        <w:ind w:left="720" w:hanging="720"/>
        <w:rPr>
          <w:rFonts w:ascii="Times New Roman" w:eastAsia="Aptos" w:hAnsi="Times New Roman" w:cs="Times New Roman"/>
          <w:kern w:val="2"/>
          <w14:ligatures w14:val="standardContextual"/>
        </w:rPr>
      </w:pPr>
    </w:p>
    <w:bookmarkEnd w:id="244"/>
    <w:p w14:paraId="1CE07628" w14:textId="77777777" w:rsidR="000F1FCB" w:rsidRPr="002C19D6" w:rsidRDefault="000F1FCB" w:rsidP="000F1FCB">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Beauchamp, George A. “Curriculum Theory: Meaning, Development, and Use.” </w:t>
      </w:r>
      <w:r w:rsidRPr="002C19D6">
        <w:rPr>
          <w:rFonts w:ascii="Times New Roman" w:eastAsia="Aptos" w:hAnsi="Times New Roman" w:cs="Times New Roman"/>
          <w:i/>
          <w:iCs/>
          <w:kern w:val="2"/>
          <w14:ligatures w14:val="standardContextual"/>
        </w:rPr>
        <w:t xml:space="preserve">Theory Into Practice </w:t>
      </w:r>
      <w:r w:rsidRPr="002C19D6">
        <w:rPr>
          <w:rFonts w:ascii="Times New Roman" w:eastAsia="Aptos" w:hAnsi="Times New Roman" w:cs="Times New Roman"/>
          <w:kern w:val="2"/>
          <w14:ligatures w14:val="standardContextual"/>
        </w:rPr>
        <w:t xml:space="preserve">21, no. 1 (1982): 23. </w:t>
      </w:r>
    </w:p>
    <w:p w14:paraId="59B7F0EE" w14:textId="77777777" w:rsidR="00497464" w:rsidRPr="002C19D6" w:rsidRDefault="00497464" w:rsidP="000F1FCB">
      <w:pPr>
        <w:autoSpaceDE w:val="0"/>
        <w:autoSpaceDN w:val="0"/>
        <w:adjustRightInd w:val="0"/>
        <w:ind w:left="720" w:hanging="720"/>
        <w:rPr>
          <w:rFonts w:ascii="Times New Roman" w:eastAsia="Aptos" w:hAnsi="Times New Roman" w:cs="Times New Roman"/>
          <w:kern w:val="2"/>
          <w14:ligatures w14:val="standardContextual"/>
        </w:rPr>
      </w:pPr>
    </w:p>
    <w:p w14:paraId="7D227430" w14:textId="05EEEEA7" w:rsidR="00497464" w:rsidRPr="002C19D6" w:rsidRDefault="00497464" w:rsidP="000F1FCB">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Bergee, M. J. “Performer, Rater, Occasion, and Sequence as Sources of Variability in Music Performance Assessment.” </w:t>
      </w:r>
      <w:r w:rsidRPr="002C19D6">
        <w:rPr>
          <w:rFonts w:ascii="Times New Roman" w:eastAsia="Aptos" w:hAnsi="Times New Roman" w:cs="Times New Roman"/>
          <w:i/>
          <w:iCs/>
          <w:kern w:val="2"/>
          <w14:ligatures w14:val="standardContextual"/>
        </w:rPr>
        <w:t>Journal of Research in Music Education</w:t>
      </w:r>
      <w:r w:rsidRPr="002C19D6">
        <w:rPr>
          <w:rFonts w:ascii="Times New Roman" w:eastAsia="Aptos" w:hAnsi="Times New Roman" w:cs="Times New Roman"/>
          <w:kern w:val="2"/>
          <w14:ligatures w14:val="standardContextual"/>
        </w:rPr>
        <w:t xml:space="preserve"> 55 no. 4 (2007): 344-358. </w:t>
      </w:r>
    </w:p>
    <w:p w14:paraId="7F45996C" w14:textId="77777777" w:rsidR="000F1FCB" w:rsidRPr="002C19D6" w:rsidRDefault="000F1FCB" w:rsidP="000F1FCB">
      <w:pPr>
        <w:autoSpaceDE w:val="0"/>
        <w:autoSpaceDN w:val="0"/>
        <w:adjustRightInd w:val="0"/>
        <w:ind w:left="720" w:hanging="720"/>
        <w:rPr>
          <w:rFonts w:ascii="Times New Roman" w:eastAsia="Aptos" w:hAnsi="Times New Roman" w:cs="Times New Roman"/>
          <w:kern w:val="2"/>
          <w14:ligatures w14:val="standardContextual"/>
        </w:rPr>
      </w:pPr>
    </w:p>
    <w:p w14:paraId="28A31F4E" w14:textId="3203149B" w:rsidR="00832B2D" w:rsidRPr="002C19D6" w:rsidRDefault="00754E4A" w:rsidP="00A876E7">
      <w:pPr>
        <w:ind w:left="720" w:hanging="720"/>
        <w:rPr>
          <w:rFonts w:ascii="Times New Roman" w:eastAsia="Times New Roman" w:hAnsi="Times New Roman" w:cs="Times New Roman"/>
          <w:color w:val="000000" w:themeColor="text1"/>
        </w:rPr>
      </w:pPr>
      <w:r w:rsidRPr="002C19D6">
        <w:rPr>
          <w:rFonts w:ascii="Times New Roman" w:eastAsia="Times New Roman" w:hAnsi="Times New Roman" w:cs="Times New Roman"/>
          <w:color w:val="000000" w:themeColor="text1"/>
        </w:rPr>
        <w:t xml:space="preserve">Burnsed, Vernon, and James Sochinski. “Research on Competitions: Surveys Reveal How Students, Parents, Directors, and Administrators Feel about Competitions.” </w:t>
      </w:r>
      <w:r w:rsidRPr="002C19D6">
        <w:rPr>
          <w:rFonts w:ascii="Times New Roman" w:eastAsia="Times New Roman" w:hAnsi="Times New Roman" w:cs="Times New Roman"/>
          <w:i/>
          <w:iCs/>
          <w:color w:val="000000" w:themeColor="text1"/>
        </w:rPr>
        <w:t>Music Educators Journal</w:t>
      </w:r>
      <w:r w:rsidRPr="002C19D6">
        <w:rPr>
          <w:rFonts w:ascii="Times New Roman" w:eastAsia="Times New Roman" w:hAnsi="Times New Roman" w:cs="Times New Roman"/>
          <w:color w:val="000000" w:themeColor="text1"/>
        </w:rPr>
        <w:t xml:space="preserve"> 70, no. 2 (1983): 25–27. </w:t>
      </w:r>
    </w:p>
    <w:p w14:paraId="0A4B58BF" w14:textId="77777777" w:rsidR="00832B2D" w:rsidRPr="002C19D6" w:rsidRDefault="00832B2D" w:rsidP="000A7864">
      <w:pPr>
        <w:ind w:left="720" w:hanging="720"/>
        <w:rPr>
          <w:rFonts w:ascii="Times New Roman" w:eastAsia="Times New Roman" w:hAnsi="Times New Roman" w:cs="Times New Roman"/>
          <w:color w:val="000000" w:themeColor="text1"/>
        </w:rPr>
      </w:pPr>
    </w:p>
    <w:p w14:paraId="023F2A9E" w14:textId="614E63D7" w:rsidR="000A7864" w:rsidRPr="002C19D6" w:rsidRDefault="00832B2D" w:rsidP="000A7864">
      <w:pPr>
        <w:ind w:left="720" w:hanging="720"/>
        <w:rPr>
          <w:rFonts w:ascii="Times New Roman" w:eastAsia="Times New Roman" w:hAnsi="Times New Roman" w:cs="Times New Roman"/>
          <w:color w:val="000000" w:themeColor="text1"/>
        </w:rPr>
      </w:pPr>
      <w:r w:rsidRPr="002C19D6">
        <w:rPr>
          <w:rFonts w:ascii="Times New Roman" w:eastAsia="Times New Roman" w:hAnsi="Times New Roman" w:cs="Times New Roman"/>
          <w:color w:val="000000" w:themeColor="text1"/>
        </w:rPr>
        <w:lastRenderedPageBreak/>
        <w:t>Carver, Joseph Daniel. “An Investigation Into the Musical and Social Benefits of High School Marching Band.” (PhD diss., Ohio State University, 2019).</w:t>
      </w:r>
    </w:p>
    <w:p w14:paraId="4E31B827" w14:textId="77777777" w:rsidR="00832B2D" w:rsidRPr="002C19D6" w:rsidRDefault="00832B2D" w:rsidP="000A7864">
      <w:pPr>
        <w:ind w:left="720" w:hanging="720"/>
        <w:rPr>
          <w:rFonts w:ascii="Times New Roman" w:eastAsia="Times New Roman" w:hAnsi="Times New Roman" w:cs="Times New Roman"/>
          <w:color w:val="000000" w:themeColor="text1"/>
        </w:rPr>
      </w:pPr>
    </w:p>
    <w:p w14:paraId="4C52A38C" w14:textId="69C181A3" w:rsidR="000A7864" w:rsidRPr="002C19D6" w:rsidRDefault="00754E4A" w:rsidP="000A7864">
      <w:pPr>
        <w:autoSpaceDE w:val="0"/>
        <w:autoSpaceDN w:val="0"/>
        <w:adjustRightInd w:val="0"/>
        <w:ind w:left="720" w:hanging="720"/>
        <w:rPr>
          <w:rFonts w:ascii="Times New Roman" w:hAnsi="Times New Roman" w:cs="Times New Roman"/>
          <w:color w:val="000000" w:themeColor="text1"/>
        </w:rPr>
      </w:pPr>
      <w:r w:rsidRPr="002C19D6">
        <w:rPr>
          <w:rFonts w:ascii="Times New Roman" w:hAnsi="Times New Roman" w:cs="Times New Roman"/>
          <w:color w:val="000000" w:themeColor="text1"/>
        </w:rPr>
        <w:t>Castillo-Montoya</w:t>
      </w:r>
      <w:r w:rsidR="00123A97" w:rsidRPr="002C19D6">
        <w:rPr>
          <w:rFonts w:ascii="Times New Roman" w:hAnsi="Times New Roman" w:cs="Times New Roman"/>
          <w:color w:val="000000" w:themeColor="text1"/>
        </w:rPr>
        <w:t>,</w:t>
      </w:r>
      <w:r w:rsidRPr="002C19D6">
        <w:rPr>
          <w:rFonts w:ascii="Times New Roman" w:hAnsi="Times New Roman" w:cs="Times New Roman"/>
          <w:color w:val="000000" w:themeColor="text1"/>
        </w:rPr>
        <w:t xml:space="preserve"> Milagros. "Preparing for Interview Research: The Interview Protocol Refinement Framework." </w:t>
      </w:r>
      <w:r w:rsidRPr="002C19D6">
        <w:rPr>
          <w:rFonts w:ascii="Times New Roman" w:hAnsi="Times New Roman" w:cs="Times New Roman"/>
          <w:i/>
          <w:iCs/>
          <w:color w:val="000000" w:themeColor="text1"/>
        </w:rPr>
        <w:t xml:space="preserve">The Qualitative Report </w:t>
      </w:r>
      <w:r w:rsidRPr="002C19D6">
        <w:rPr>
          <w:rFonts w:ascii="Times New Roman" w:hAnsi="Times New Roman" w:cs="Times New Roman"/>
          <w:color w:val="000000" w:themeColor="text1"/>
        </w:rPr>
        <w:t>21, no. 5 (05, 2016): 811.</w:t>
      </w:r>
    </w:p>
    <w:p w14:paraId="55778FC9" w14:textId="77777777" w:rsidR="005A7FBE" w:rsidRPr="002C19D6" w:rsidRDefault="005A7FBE" w:rsidP="000A7864">
      <w:pPr>
        <w:autoSpaceDE w:val="0"/>
        <w:autoSpaceDN w:val="0"/>
        <w:adjustRightInd w:val="0"/>
        <w:ind w:left="720" w:hanging="720"/>
        <w:rPr>
          <w:rFonts w:ascii="Times New Roman" w:hAnsi="Times New Roman" w:cs="Times New Roman"/>
          <w:color w:val="000000" w:themeColor="text1"/>
        </w:rPr>
      </w:pPr>
    </w:p>
    <w:p w14:paraId="14A204E4" w14:textId="77777777" w:rsidR="001B2F5B" w:rsidRPr="002C19D6" w:rsidRDefault="001B2F5B" w:rsidP="001B2F5B">
      <w:pPr>
        <w:autoSpaceDE w:val="0"/>
        <w:autoSpaceDN w:val="0"/>
        <w:adjustRightInd w:val="0"/>
        <w:ind w:left="720" w:hanging="720"/>
        <w:rPr>
          <w:rFonts w:ascii="Times New Roman" w:hAnsi="Times New Roman" w:cs="Times New Roman"/>
          <w:color w:val="000000" w:themeColor="text1"/>
        </w:rPr>
      </w:pPr>
      <w:r w:rsidRPr="002C19D6">
        <w:rPr>
          <w:rFonts w:ascii="Times New Roman" w:hAnsi="Times New Roman" w:cs="Times New Roman"/>
          <w:color w:val="000000" w:themeColor="text1"/>
        </w:rPr>
        <w:t xml:space="preserve">Connelly, Lynne M. "Trustworthiness in Qualitative Research." </w:t>
      </w:r>
      <w:r w:rsidRPr="002C19D6">
        <w:rPr>
          <w:rFonts w:ascii="Times New Roman" w:hAnsi="Times New Roman" w:cs="Times New Roman"/>
          <w:i/>
          <w:iCs/>
          <w:color w:val="000000" w:themeColor="text1"/>
        </w:rPr>
        <w:t>Medsurg Nursing</w:t>
      </w:r>
      <w:r w:rsidRPr="002C19D6">
        <w:rPr>
          <w:rFonts w:ascii="Times New Roman" w:hAnsi="Times New Roman" w:cs="Times New Roman"/>
          <w:color w:val="000000" w:themeColor="text1"/>
        </w:rPr>
        <w:t xml:space="preserve"> 25, no. 6</w:t>
      </w:r>
    </w:p>
    <w:p w14:paraId="26A2487D" w14:textId="77777777" w:rsidR="001B2F5B" w:rsidRPr="002C19D6" w:rsidRDefault="001B2F5B" w:rsidP="001B2F5B">
      <w:pPr>
        <w:autoSpaceDE w:val="0"/>
        <w:autoSpaceDN w:val="0"/>
        <w:adjustRightInd w:val="0"/>
        <w:ind w:left="720"/>
        <w:rPr>
          <w:rFonts w:ascii="Times New Roman" w:hAnsi="Times New Roman" w:cs="Times New Roman"/>
          <w:color w:val="000000" w:themeColor="text1"/>
        </w:rPr>
      </w:pPr>
      <w:r w:rsidRPr="002C19D6">
        <w:rPr>
          <w:rFonts w:ascii="Times New Roman" w:hAnsi="Times New Roman" w:cs="Times New Roman"/>
          <w:color w:val="000000" w:themeColor="text1"/>
        </w:rPr>
        <w:t>(2016): 435-436.</w:t>
      </w:r>
    </w:p>
    <w:p w14:paraId="6B7963AD" w14:textId="77777777" w:rsidR="005A7FBE" w:rsidRPr="002C19D6" w:rsidRDefault="005A7FBE" w:rsidP="000A7864">
      <w:pPr>
        <w:autoSpaceDE w:val="0"/>
        <w:autoSpaceDN w:val="0"/>
        <w:adjustRightInd w:val="0"/>
        <w:ind w:left="720" w:hanging="720"/>
        <w:rPr>
          <w:rFonts w:ascii="Times New Roman" w:hAnsi="Times New Roman" w:cs="Times New Roman"/>
          <w:color w:val="000000" w:themeColor="text1"/>
        </w:rPr>
      </w:pPr>
    </w:p>
    <w:p w14:paraId="5E8447F0" w14:textId="633556F4" w:rsidR="00A876E7" w:rsidRPr="002C19D6" w:rsidRDefault="00A876E7" w:rsidP="00A876E7">
      <w:pPr>
        <w:autoSpaceDE w:val="0"/>
        <w:autoSpaceDN w:val="0"/>
        <w:adjustRightInd w:val="0"/>
        <w:ind w:left="720" w:hanging="720"/>
        <w:rPr>
          <w:rFonts w:ascii="Times New Roman" w:hAnsi="Times New Roman" w:cs="Times New Roman"/>
          <w:color w:val="000000" w:themeColor="text1"/>
        </w:rPr>
      </w:pPr>
      <w:r w:rsidRPr="002C19D6">
        <w:rPr>
          <w:rFonts w:ascii="Times New Roman" w:hAnsi="Times New Roman" w:cs="Times New Roman"/>
          <w:color w:val="000000" w:themeColor="text1"/>
        </w:rPr>
        <w:t xml:space="preserve">Creswell, John W. </w:t>
      </w:r>
      <w:r w:rsidRPr="002C19D6">
        <w:rPr>
          <w:rFonts w:ascii="Times New Roman" w:hAnsi="Times New Roman" w:cs="Times New Roman"/>
          <w:i/>
          <w:iCs/>
          <w:color w:val="000000" w:themeColor="text1"/>
        </w:rPr>
        <w:t>Research Design: Qualitative, Quantitative, and Mixed Methods Approaches</w:t>
      </w:r>
      <w:r w:rsidRPr="002C19D6">
        <w:rPr>
          <w:rFonts w:ascii="Times New Roman" w:hAnsi="Times New Roman" w:cs="Times New Roman"/>
          <w:color w:val="000000" w:themeColor="text1"/>
        </w:rPr>
        <w:t>. (4th ed.). (Thousand Oaks, CA: Sage Publications, 2014.)</w:t>
      </w:r>
    </w:p>
    <w:p w14:paraId="19591BE3" w14:textId="77777777" w:rsidR="000A7864" w:rsidRPr="002C19D6" w:rsidRDefault="000A7864" w:rsidP="000A7864">
      <w:pPr>
        <w:ind w:left="720" w:hanging="720"/>
        <w:rPr>
          <w:rFonts w:ascii="Times New Roman" w:eastAsia="Times New Roman" w:hAnsi="Times New Roman" w:cs="Times New Roman"/>
          <w:color w:val="000000" w:themeColor="text1"/>
        </w:rPr>
      </w:pPr>
    </w:p>
    <w:p w14:paraId="0A8F9EC5" w14:textId="77777777" w:rsidR="000A7864" w:rsidRPr="002C19D6" w:rsidRDefault="00754E4A" w:rsidP="000A7864">
      <w:pPr>
        <w:autoSpaceDE w:val="0"/>
        <w:autoSpaceDN w:val="0"/>
        <w:adjustRightInd w:val="0"/>
        <w:rPr>
          <w:rFonts w:ascii="Times New Roman" w:hAnsi="Times New Roman" w:cs="Times New Roman"/>
          <w:i/>
          <w:iCs/>
          <w:color w:val="000000" w:themeColor="text1"/>
          <w14:ligatures w14:val="standardContextual"/>
        </w:rPr>
      </w:pPr>
      <w:r w:rsidRPr="002C19D6">
        <w:rPr>
          <w:rFonts w:ascii="Times New Roman" w:hAnsi="Times New Roman" w:cs="Times New Roman"/>
          <w:color w:val="000000" w:themeColor="text1"/>
          <w14:ligatures w14:val="standardContextual"/>
        </w:rPr>
        <w:t xml:space="preserve">Creswell, John W., and Cheryl N. Poth. </w:t>
      </w:r>
      <w:r w:rsidRPr="002C19D6">
        <w:rPr>
          <w:rFonts w:ascii="Times New Roman" w:hAnsi="Times New Roman" w:cs="Times New Roman"/>
          <w:i/>
          <w:iCs/>
          <w:color w:val="000000" w:themeColor="text1"/>
          <w14:ligatures w14:val="standardContextual"/>
        </w:rPr>
        <w:t>Qualitative Inquiry and Research Design: Choosing</w:t>
      </w:r>
    </w:p>
    <w:p w14:paraId="42CAB419" w14:textId="23EDE542" w:rsidR="000A7864" w:rsidRPr="002C19D6" w:rsidRDefault="00754E4A" w:rsidP="000A7864">
      <w:pPr>
        <w:ind w:left="720"/>
        <w:rPr>
          <w:rFonts w:ascii="Times New Roman" w:hAnsi="Times New Roman" w:cs="Times New Roman"/>
          <w:color w:val="000000" w:themeColor="text1"/>
          <w14:ligatures w14:val="standardContextual"/>
        </w:rPr>
      </w:pPr>
      <w:r w:rsidRPr="002C19D6">
        <w:rPr>
          <w:rFonts w:ascii="Times New Roman" w:hAnsi="Times New Roman" w:cs="Times New Roman"/>
          <w:i/>
          <w:iCs/>
          <w:color w:val="000000" w:themeColor="text1"/>
          <w14:ligatures w14:val="standardContextual"/>
        </w:rPr>
        <w:t>Among Five Approaches</w:t>
      </w:r>
      <w:r w:rsidRPr="002C19D6">
        <w:rPr>
          <w:rFonts w:ascii="Times New Roman" w:hAnsi="Times New Roman" w:cs="Times New Roman"/>
          <w:color w:val="000000" w:themeColor="text1"/>
          <w14:ligatures w14:val="standardContextual"/>
        </w:rPr>
        <w:t xml:space="preserve">. </w:t>
      </w:r>
      <w:r w:rsidR="0060507F" w:rsidRPr="002C19D6">
        <w:rPr>
          <w:rFonts w:ascii="Times New Roman" w:hAnsi="Times New Roman" w:cs="Times New Roman"/>
          <w:color w:val="000000" w:themeColor="text1"/>
          <w14:ligatures w14:val="standardContextual"/>
        </w:rPr>
        <w:t xml:space="preserve">(Thousand Oaks, CA: </w:t>
      </w:r>
      <w:r w:rsidRPr="002C19D6">
        <w:rPr>
          <w:rFonts w:ascii="Times New Roman" w:hAnsi="Times New Roman" w:cs="Times New Roman"/>
          <w:color w:val="000000" w:themeColor="text1"/>
          <w14:ligatures w14:val="standardContextual"/>
        </w:rPr>
        <w:t>Sage Publications, 2016.</w:t>
      </w:r>
      <w:r w:rsidR="0060507F" w:rsidRPr="002C19D6">
        <w:rPr>
          <w:rFonts w:ascii="Times New Roman" w:hAnsi="Times New Roman" w:cs="Times New Roman"/>
          <w:color w:val="000000" w:themeColor="text1"/>
          <w14:ligatures w14:val="standardContextual"/>
        </w:rPr>
        <w:t>)</w:t>
      </w:r>
    </w:p>
    <w:p w14:paraId="30D7A958" w14:textId="77777777" w:rsidR="0060507F" w:rsidRPr="002C19D6" w:rsidRDefault="0060507F" w:rsidP="0060507F">
      <w:pPr>
        <w:rPr>
          <w:rFonts w:ascii="Times New Roman" w:hAnsi="Times New Roman" w:cs="Times New Roman"/>
          <w:color w:val="000000" w:themeColor="text1"/>
          <w14:ligatures w14:val="standardContextual"/>
        </w:rPr>
      </w:pPr>
    </w:p>
    <w:p w14:paraId="3A4C65B3" w14:textId="6DC616DF" w:rsidR="0060507F" w:rsidRPr="002C19D6" w:rsidRDefault="0060507F" w:rsidP="0060507F">
      <w:pPr>
        <w:ind w:left="720" w:hanging="720"/>
        <w:rPr>
          <w:rFonts w:ascii="Times New Roman" w:hAnsi="Times New Roman" w:cs="Times New Roman"/>
          <w:color w:val="000000" w:themeColor="text1"/>
          <w14:ligatures w14:val="standardContextual"/>
        </w:rPr>
      </w:pPr>
      <w:r w:rsidRPr="002C19D6">
        <w:rPr>
          <w:rFonts w:ascii="Times New Roman" w:hAnsi="Times New Roman" w:cs="Times New Roman"/>
          <w:color w:val="000000" w:themeColor="text1"/>
          <w14:ligatures w14:val="standardContextual"/>
        </w:rPr>
        <w:t xml:space="preserve">Creswell, John W., and J. David Creswell, </w:t>
      </w:r>
      <w:r w:rsidRPr="002C19D6">
        <w:rPr>
          <w:rFonts w:ascii="Times New Roman" w:hAnsi="Times New Roman" w:cs="Times New Roman"/>
          <w:i/>
          <w:iCs/>
          <w:color w:val="000000" w:themeColor="text1"/>
          <w14:ligatures w14:val="standardContextual"/>
        </w:rPr>
        <w:t>Research Design</w:t>
      </w:r>
      <w:r w:rsidRPr="002C19D6">
        <w:rPr>
          <w:rFonts w:ascii="Times New Roman" w:hAnsi="Times New Roman" w:cs="Times New Roman"/>
          <w:color w:val="000000" w:themeColor="text1"/>
          <w14:ligatures w14:val="standardContextual"/>
        </w:rPr>
        <w:t>. 5th ed. (Thousand Oaks, CA: SAGE Publications, 2018).</w:t>
      </w:r>
    </w:p>
    <w:p w14:paraId="0EB7AD84" w14:textId="77777777" w:rsidR="00835D53" w:rsidRPr="002C19D6" w:rsidRDefault="00835D53" w:rsidP="0060507F">
      <w:pPr>
        <w:ind w:left="720" w:hanging="720"/>
        <w:rPr>
          <w:rFonts w:ascii="Times New Roman" w:hAnsi="Times New Roman" w:cs="Times New Roman"/>
          <w:color w:val="000000" w:themeColor="text1"/>
          <w14:ligatures w14:val="standardContextual"/>
        </w:rPr>
      </w:pPr>
    </w:p>
    <w:p w14:paraId="5CCC243B" w14:textId="77777777" w:rsidR="00835D53" w:rsidRPr="002C19D6" w:rsidRDefault="00835D53" w:rsidP="00835D53">
      <w:pPr>
        <w:ind w:left="720" w:hanging="720"/>
        <w:rPr>
          <w:rFonts w:ascii="Times New Roman" w:hAnsi="Times New Roman" w:cs="Times New Roman"/>
          <w:color w:val="000000" w:themeColor="text1"/>
          <w14:ligatures w14:val="standardContextual"/>
        </w:rPr>
      </w:pPr>
      <w:r w:rsidRPr="002C19D6">
        <w:rPr>
          <w:rFonts w:ascii="Times New Roman" w:hAnsi="Times New Roman" w:cs="Times New Roman"/>
          <w:color w:val="000000" w:themeColor="text1"/>
          <w14:ligatures w14:val="standardContextual"/>
        </w:rPr>
        <w:t xml:space="preserve">Cumberledge, Jason P. “The Benefits of College Marching Bands for Students and Universities: A Review of the Literature.” </w:t>
      </w:r>
      <w:r w:rsidRPr="002C19D6">
        <w:rPr>
          <w:rFonts w:ascii="Times New Roman" w:hAnsi="Times New Roman" w:cs="Times New Roman"/>
          <w:i/>
          <w:iCs/>
          <w:color w:val="000000" w:themeColor="text1"/>
          <w14:ligatures w14:val="standardContextual"/>
        </w:rPr>
        <w:t>Update: Applications of Research in Music Education</w:t>
      </w:r>
      <w:r w:rsidRPr="002C19D6">
        <w:rPr>
          <w:rFonts w:ascii="Times New Roman" w:hAnsi="Times New Roman" w:cs="Times New Roman"/>
          <w:color w:val="000000" w:themeColor="text1"/>
          <w14:ligatures w14:val="standardContextual"/>
        </w:rPr>
        <w:t xml:space="preserve"> 36, no. 1 (2017): 44.</w:t>
      </w:r>
    </w:p>
    <w:p w14:paraId="1E96C6C6" w14:textId="77777777" w:rsidR="00835D53" w:rsidRPr="002C19D6" w:rsidRDefault="00835D53" w:rsidP="00835D53">
      <w:pPr>
        <w:ind w:left="720" w:hanging="720"/>
        <w:rPr>
          <w:rFonts w:ascii="Times New Roman" w:hAnsi="Times New Roman" w:cs="Times New Roman"/>
          <w:color w:val="000000" w:themeColor="text1"/>
          <w14:ligatures w14:val="standardContextual"/>
        </w:rPr>
      </w:pPr>
    </w:p>
    <w:p w14:paraId="19545D85" w14:textId="77777777" w:rsidR="00835D53" w:rsidRPr="002C19D6" w:rsidRDefault="00835D53" w:rsidP="00835D53">
      <w:pPr>
        <w:ind w:left="720" w:hanging="720"/>
        <w:rPr>
          <w:rFonts w:ascii="Times New Roman" w:hAnsi="Times New Roman" w:cs="Times New Roman"/>
          <w:color w:val="000000" w:themeColor="text1"/>
          <w14:ligatures w14:val="standardContextual"/>
        </w:rPr>
      </w:pPr>
      <w:r w:rsidRPr="002C19D6">
        <w:rPr>
          <w:rFonts w:ascii="Times New Roman" w:hAnsi="Times New Roman" w:cs="Times New Roman"/>
          <w:color w:val="000000" w:themeColor="text1"/>
          <w14:ligatures w14:val="standardContextual"/>
        </w:rPr>
        <w:t xml:space="preserve">Dalby, J. “Effective Band Shows Have Definite Values to Band Members and Provide Favorable School Publicity.” </w:t>
      </w:r>
      <w:r w:rsidRPr="002C19D6">
        <w:rPr>
          <w:rFonts w:ascii="Times New Roman" w:hAnsi="Times New Roman" w:cs="Times New Roman"/>
          <w:i/>
          <w:iCs/>
          <w:color w:val="000000" w:themeColor="text1"/>
          <w14:ligatures w14:val="standardContextual"/>
        </w:rPr>
        <w:t>Conductors' Anthology: A Compendium of Articles from the Instrumentalist from 1946 to 1992 on the Administrative Side of Being a School Music Director 1</w:t>
      </w:r>
      <w:r w:rsidRPr="002C19D6">
        <w:rPr>
          <w:rFonts w:ascii="Times New Roman" w:hAnsi="Times New Roman" w:cs="Times New Roman"/>
          <w:color w:val="000000" w:themeColor="text1"/>
          <w14:ligatures w14:val="standardContextual"/>
        </w:rPr>
        <w:t xml:space="preserve">, (1993): 101-102. </w:t>
      </w:r>
    </w:p>
    <w:p w14:paraId="549464A6" w14:textId="77777777" w:rsidR="00835D53" w:rsidRPr="002C19D6" w:rsidRDefault="00835D53" w:rsidP="00835D53">
      <w:pPr>
        <w:ind w:left="720" w:hanging="720"/>
        <w:rPr>
          <w:rFonts w:ascii="Times New Roman" w:hAnsi="Times New Roman" w:cs="Times New Roman"/>
          <w:color w:val="000000" w:themeColor="text1"/>
          <w14:ligatures w14:val="standardContextual"/>
        </w:rPr>
      </w:pPr>
    </w:p>
    <w:p w14:paraId="027264C7" w14:textId="0A769816" w:rsidR="00835D53" w:rsidRDefault="00835D53" w:rsidP="00835D53">
      <w:pPr>
        <w:ind w:left="720" w:hanging="720"/>
        <w:rPr>
          <w:rFonts w:ascii="Times New Roman" w:hAnsi="Times New Roman" w:cs="Times New Roman"/>
          <w:color w:val="000000" w:themeColor="text1"/>
          <w14:ligatures w14:val="standardContextual"/>
        </w:rPr>
      </w:pPr>
      <w:r w:rsidRPr="002C19D6">
        <w:rPr>
          <w:rFonts w:ascii="Times New Roman" w:hAnsi="Times New Roman" w:cs="Times New Roman"/>
          <w:color w:val="000000" w:themeColor="text1"/>
          <w14:ligatures w14:val="standardContextual"/>
        </w:rPr>
        <w:t>Dawes, Bryan Leroy. “A Survey of Alabama Band Directors Regarding Marching Band Competitions and Music Performance Achievement.” (PhD diss., Louisiana State University, 1989).</w:t>
      </w:r>
    </w:p>
    <w:p w14:paraId="74F2DAE8" w14:textId="77777777" w:rsidR="00E11E49" w:rsidRPr="002C19D6" w:rsidRDefault="00E11E49" w:rsidP="00481F91">
      <w:pPr>
        <w:rPr>
          <w:rFonts w:ascii="Times New Roman" w:hAnsi="Times New Roman" w:cs="Times New Roman"/>
          <w:color w:val="000000" w:themeColor="text1"/>
          <w14:ligatures w14:val="standardContextual"/>
        </w:rPr>
      </w:pPr>
    </w:p>
    <w:p w14:paraId="531F9303" w14:textId="30A029EE" w:rsidR="00E11E49" w:rsidRPr="002C19D6" w:rsidRDefault="00E11E49" w:rsidP="00E11E49">
      <w:pPr>
        <w:ind w:left="720" w:hanging="720"/>
        <w:rPr>
          <w:rFonts w:ascii="Times New Roman" w:hAnsi="Times New Roman" w:cs="Times New Roman"/>
          <w:color w:val="000000" w:themeColor="text1"/>
          <w14:ligatures w14:val="standardContextual"/>
        </w:rPr>
      </w:pPr>
      <w:r w:rsidRPr="002C19D6">
        <w:rPr>
          <w:rFonts w:ascii="Times New Roman" w:hAnsi="Times New Roman" w:cs="Times New Roman"/>
          <w:color w:val="000000" w:themeColor="text1"/>
          <w14:ligatures w14:val="standardContextual"/>
        </w:rPr>
        <w:t>Eatough, Virginia, and Jonathan A. Smith. “Interpretive Phenomenological Analysis.” In</w:t>
      </w:r>
    </w:p>
    <w:p w14:paraId="7D57ADB5" w14:textId="77777777" w:rsidR="00E11E49" w:rsidRPr="002C19D6" w:rsidRDefault="00E11E49" w:rsidP="00E11E49">
      <w:pPr>
        <w:ind w:left="720"/>
        <w:rPr>
          <w:rFonts w:ascii="Times New Roman" w:hAnsi="Times New Roman" w:cs="Times New Roman"/>
          <w:color w:val="000000" w:themeColor="text1"/>
          <w14:ligatures w14:val="standardContextual"/>
        </w:rPr>
      </w:pPr>
      <w:r w:rsidRPr="002C19D6">
        <w:rPr>
          <w:rFonts w:ascii="Times New Roman" w:hAnsi="Times New Roman" w:cs="Times New Roman"/>
          <w:i/>
          <w:iCs/>
          <w:color w:val="000000" w:themeColor="text1"/>
          <w14:ligatures w14:val="standardContextual"/>
        </w:rPr>
        <w:t>Analysing Qualitative Data in Psychology</w:t>
      </w:r>
      <w:r w:rsidRPr="002C19D6">
        <w:rPr>
          <w:rFonts w:ascii="Times New Roman" w:hAnsi="Times New Roman" w:cs="Times New Roman"/>
          <w:color w:val="000000" w:themeColor="text1"/>
          <w14:ligatures w14:val="standardContextual"/>
        </w:rPr>
        <w:t>, edited by Evanthia Lyons and Adrian Coyle,</w:t>
      </w:r>
    </w:p>
    <w:p w14:paraId="3AF540C2" w14:textId="13C94B11" w:rsidR="00E11E49" w:rsidRPr="002C19D6" w:rsidRDefault="00E11E49" w:rsidP="00E11E49">
      <w:pPr>
        <w:ind w:left="720"/>
        <w:rPr>
          <w:rFonts w:ascii="Times New Roman" w:hAnsi="Times New Roman" w:cs="Times New Roman"/>
          <w:color w:val="000000" w:themeColor="text1"/>
          <w14:ligatures w14:val="standardContextual"/>
        </w:rPr>
      </w:pPr>
      <w:r w:rsidRPr="002C19D6">
        <w:rPr>
          <w:rFonts w:ascii="Times New Roman" w:hAnsi="Times New Roman" w:cs="Times New Roman"/>
          <w:color w:val="000000" w:themeColor="text1"/>
          <w14:ligatures w14:val="standardContextual"/>
        </w:rPr>
        <w:t xml:space="preserve">35–50. (London: SAGE </w:t>
      </w:r>
      <w:r w:rsidR="00B30FF8" w:rsidRPr="002C19D6">
        <w:rPr>
          <w:rFonts w:ascii="Times New Roman" w:hAnsi="Times New Roman" w:cs="Times New Roman"/>
          <w:color w:val="000000" w:themeColor="text1"/>
          <w14:ligatures w14:val="standardContextual"/>
        </w:rPr>
        <w:t>Publications</w:t>
      </w:r>
      <w:r w:rsidRPr="002C19D6">
        <w:rPr>
          <w:rFonts w:ascii="Times New Roman" w:hAnsi="Times New Roman" w:cs="Times New Roman"/>
          <w:color w:val="000000" w:themeColor="text1"/>
          <w14:ligatures w14:val="standardContextual"/>
        </w:rPr>
        <w:t xml:space="preserve"> Ltd., 2007).</w:t>
      </w:r>
    </w:p>
    <w:p w14:paraId="756BF653" w14:textId="77777777" w:rsidR="000A7864" w:rsidRPr="002C19D6" w:rsidRDefault="000A7864" w:rsidP="000A7864">
      <w:pPr>
        <w:rPr>
          <w:rFonts w:ascii="Times New Roman" w:eastAsia="Times New Roman" w:hAnsi="Times New Roman" w:cs="Times New Roman"/>
          <w:color w:val="000000" w:themeColor="text1"/>
        </w:rPr>
      </w:pPr>
    </w:p>
    <w:p w14:paraId="49D5C6C9" w14:textId="77777777" w:rsidR="000A7864" w:rsidRPr="002C19D6" w:rsidRDefault="00754E4A" w:rsidP="000A7864">
      <w:pPr>
        <w:ind w:left="720" w:hanging="720"/>
        <w:rPr>
          <w:rFonts w:ascii="Times New Roman" w:hAnsi="Times New Roman" w:cs="Times New Roman"/>
          <w:color w:val="000000" w:themeColor="text1"/>
        </w:rPr>
      </w:pPr>
      <w:r w:rsidRPr="002C19D6">
        <w:rPr>
          <w:rFonts w:ascii="Times New Roman" w:hAnsi="Times New Roman" w:cs="Times New Roman"/>
          <w:color w:val="000000" w:themeColor="text1"/>
        </w:rPr>
        <w:t xml:space="preserve">Fairclough, R., and M. Thelwall. “Questionnaires Mentioned in Academic Research 1996–2019: Rapid Increase but Declining Citation Impact. </w:t>
      </w:r>
      <w:r w:rsidRPr="002C19D6">
        <w:rPr>
          <w:rFonts w:ascii="Times New Roman" w:hAnsi="Times New Roman" w:cs="Times New Roman"/>
          <w:i/>
          <w:iCs/>
          <w:color w:val="000000" w:themeColor="text1"/>
        </w:rPr>
        <w:t xml:space="preserve">Learned Publishing </w:t>
      </w:r>
      <w:r w:rsidRPr="002C19D6">
        <w:rPr>
          <w:rFonts w:ascii="Times New Roman" w:hAnsi="Times New Roman" w:cs="Times New Roman"/>
          <w:color w:val="000000" w:themeColor="text1"/>
        </w:rPr>
        <w:t>35, no 2 (2012): 241–252.</w:t>
      </w:r>
    </w:p>
    <w:p w14:paraId="3B62FA7A" w14:textId="77777777" w:rsidR="00E11E49" w:rsidRPr="002C19D6" w:rsidRDefault="00E11E49" w:rsidP="000A7864">
      <w:pPr>
        <w:ind w:left="720" w:hanging="720"/>
        <w:rPr>
          <w:rFonts w:ascii="Times New Roman" w:eastAsia="Times New Roman" w:hAnsi="Times New Roman" w:cs="Times New Roman"/>
          <w:color w:val="000000" w:themeColor="text1"/>
        </w:rPr>
      </w:pPr>
    </w:p>
    <w:p w14:paraId="3818D17E" w14:textId="73DA8006" w:rsidR="00A23352" w:rsidRPr="002C19D6" w:rsidRDefault="00A23352" w:rsidP="00A23352">
      <w:pPr>
        <w:autoSpaceDE w:val="0"/>
        <w:autoSpaceDN w:val="0"/>
        <w:adjustRightInd w:val="0"/>
        <w:ind w:left="720" w:hanging="720"/>
        <w:rPr>
          <w:rFonts w:ascii="Times New Roman" w:eastAsia="Aptos" w:hAnsi="Times New Roman" w:cs="Times New Roman"/>
          <w:i/>
          <w:iCs/>
          <w:kern w:val="2"/>
          <w14:ligatures w14:val="standardContextual"/>
        </w:rPr>
      </w:pPr>
      <w:r w:rsidRPr="002C19D6">
        <w:rPr>
          <w:rFonts w:ascii="Times New Roman" w:eastAsia="Aptos" w:hAnsi="Times New Roman" w:cs="Times New Roman"/>
          <w:kern w:val="2"/>
          <w14:ligatures w14:val="standardContextual"/>
        </w:rPr>
        <w:t xml:space="preserve">Fiske, </w:t>
      </w:r>
      <w:r w:rsidR="00E16620">
        <w:rPr>
          <w:rFonts w:ascii="Times New Roman" w:eastAsia="Aptos" w:hAnsi="Times New Roman" w:cs="Times New Roman"/>
          <w:kern w:val="2"/>
          <w14:ligatures w14:val="standardContextual"/>
        </w:rPr>
        <w:t>H.E.</w:t>
      </w:r>
      <w:r w:rsidRPr="002C19D6">
        <w:rPr>
          <w:rFonts w:ascii="Times New Roman" w:eastAsia="Aptos" w:hAnsi="Times New Roman" w:cs="Times New Roman"/>
          <w:kern w:val="2"/>
          <w14:ligatures w14:val="standardContextual"/>
        </w:rPr>
        <w:t xml:space="preserve"> “Judging Musical Performances: Method or Madness?” </w:t>
      </w:r>
      <w:r w:rsidRPr="002C19D6">
        <w:rPr>
          <w:rFonts w:ascii="Times New Roman" w:eastAsia="Aptos" w:hAnsi="Times New Roman" w:cs="Times New Roman"/>
          <w:i/>
          <w:iCs/>
          <w:kern w:val="2"/>
          <w14:ligatures w14:val="standardContextual"/>
        </w:rPr>
        <w:t>Update: Applications</w:t>
      </w:r>
    </w:p>
    <w:p w14:paraId="2B29A312" w14:textId="77777777" w:rsidR="00A23352" w:rsidRPr="002C19D6" w:rsidRDefault="00A23352" w:rsidP="00A23352">
      <w:pPr>
        <w:autoSpaceDE w:val="0"/>
        <w:autoSpaceDN w:val="0"/>
        <w:adjustRightInd w:val="0"/>
        <w:ind w:left="720"/>
        <w:rPr>
          <w:rFonts w:ascii="Times New Roman" w:eastAsia="Aptos" w:hAnsi="Times New Roman" w:cs="Times New Roman"/>
          <w:kern w:val="2"/>
          <w14:ligatures w14:val="standardContextual"/>
        </w:rPr>
      </w:pPr>
      <w:r w:rsidRPr="002C19D6">
        <w:rPr>
          <w:rFonts w:ascii="Times New Roman" w:eastAsia="Aptos" w:hAnsi="Times New Roman" w:cs="Times New Roman"/>
          <w:i/>
          <w:iCs/>
          <w:kern w:val="2"/>
          <w14:ligatures w14:val="standardContextual"/>
        </w:rPr>
        <w:t xml:space="preserve">of Research in Music Education </w:t>
      </w:r>
      <w:r w:rsidRPr="002C19D6">
        <w:rPr>
          <w:rFonts w:ascii="Times New Roman" w:eastAsia="Aptos" w:hAnsi="Times New Roman" w:cs="Times New Roman"/>
          <w:kern w:val="2"/>
          <w14:ligatures w14:val="standardContextual"/>
        </w:rPr>
        <w:t>1, no. 3 (1983): 7.</w:t>
      </w:r>
    </w:p>
    <w:p w14:paraId="7761AA46" w14:textId="77777777" w:rsidR="00A23352" w:rsidRPr="002C19D6" w:rsidRDefault="00A23352" w:rsidP="00A23352">
      <w:pPr>
        <w:autoSpaceDE w:val="0"/>
        <w:autoSpaceDN w:val="0"/>
        <w:adjustRightInd w:val="0"/>
        <w:ind w:left="720" w:hanging="720"/>
        <w:rPr>
          <w:rFonts w:ascii="Times New Roman" w:eastAsia="Aptos" w:hAnsi="Times New Roman" w:cs="Times New Roman"/>
          <w:kern w:val="2"/>
          <w14:ligatures w14:val="standardContextual"/>
        </w:rPr>
      </w:pPr>
    </w:p>
    <w:p w14:paraId="78CE3D3B" w14:textId="77777777" w:rsidR="00A23352" w:rsidRPr="002C19D6" w:rsidRDefault="00A23352" w:rsidP="00A23352">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Fleming, R.C. “Instrumental Music Contests and Festivals: Perceptions of Selected Educational</w:t>
      </w:r>
    </w:p>
    <w:p w14:paraId="1B0FFFBD" w14:textId="4C60B642" w:rsidR="00A23352" w:rsidRPr="002C19D6" w:rsidRDefault="00A23352" w:rsidP="00A23352">
      <w:pPr>
        <w:autoSpaceDE w:val="0"/>
        <w:autoSpaceDN w:val="0"/>
        <w:adjustRightInd w:val="0"/>
        <w:ind w:left="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Personnel.”  (PhD diss.</w:t>
      </w:r>
      <w:r w:rsidR="00B30FF8">
        <w:rPr>
          <w:rFonts w:ascii="Times New Roman" w:eastAsia="Aptos" w:hAnsi="Times New Roman" w:cs="Times New Roman"/>
          <w:kern w:val="2"/>
          <w14:ligatures w14:val="standardContextual"/>
        </w:rPr>
        <w:t>.</w:t>
      </w:r>
      <w:r w:rsidRPr="002C19D6">
        <w:rPr>
          <w:rFonts w:ascii="Times New Roman" w:eastAsia="Aptos" w:hAnsi="Times New Roman" w:cs="Times New Roman"/>
          <w:kern w:val="2"/>
          <w14:ligatures w14:val="standardContextual"/>
        </w:rPr>
        <w:t>, Southern Illinois University, 1976).</w:t>
      </w:r>
    </w:p>
    <w:p w14:paraId="4FD2C083" w14:textId="77777777" w:rsidR="00A23352" w:rsidRPr="002C19D6" w:rsidRDefault="00A23352" w:rsidP="00A23352">
      <w:pPr>
        <w:autoSpaceDE w:val="0"/>
        <w:autoSpaceDN w:val="0"/>
        <w:adjustRightInd w:val="0"/>
        <w:ind w:left="720" w:hanging="720"/>
        <w:rPr>
          <w:rFonts w:ascii="Times New Roman" w:eastAsia="Aptos" w:hAnsi="Times New Roman" w:cs="Times New Roman"/>
          <w:kern w:val="2"/>
          <w14:ligatures w14:val="standardContextual"/>
        </w:rPr>
      </w:pPr>
    </w:p>
    <w:p w14:paraId="63304D09" w14:textId="77777777" w:rsidR="00A23352" w:rsidRPr="002C19D6" w:rsidRDefault="00A23352" w:rsidP="00A23352">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Floyd, R. "Music Contests: A Means or an End. " </w:t>
      </w:r>
      <w:r w:rsidRPr="002C19D6">
        <w:rPr>
          <w:rFonts w:ascii="Times New Roman" w:eastAsia="Aptos" w:hAnsi="Times New Roman" w:cs="Times New Roman"/>
          <w:i/>
          <w:iCs/>
          <w:kern w:val="2"/>
          <w14:ligatures w14:val="standardContextual"/>
        </w:rPr>
        <w:t>The Instrumentalist</w:t>
      </w:r>
      <w:r w:rsidRPr="002C19D6">
        <w:rPr>
          <w:rFonts w:ascii="Times New Roman" w:eastAsia="Aptos" w:hAnsi="Times New Roman" w:cs="Times New Roman"/>
          <w:kern w:val="2"/>
          <w14:ligatures w14:val="standardContextual"/>
        </w:rPr>
        <w:t xml:space="preserve"> 41, no. 5 (1986): 70-71.</w:t>
      </w:r>
    </w:p>
    <w:p w14:paraId="4F083E3E" w14:textId="77777777" w:rsidR="00A23352" w:rsidRPr="002C19D6" w:rsidRDefault="00A23352" w:rsidP="00A23352">
      <w:pPr>
        <w:autoSpaceDE w:val="0"/>
        <w:autoSpaceDN w:val="0"/>
        <w:adjustRightInd w:val="0"/>
        <w:ind w:left="720" w:hanging="720"/>
        <w:rPr>
          <w:rFonts w:ascii="Times New Roman" w:eastAsia="Aptos" w:hAnsi="Times New Roman" w:cs="Times New Roman"/>
          <w:kern w:val="2"/>
          <w14:ligatures w14:val="standardContextual"/>
        </w:rPr>
      </w:pPr>
    </w:p>
    <w:p w14:paraId="0A48A08D" w14:textId="230E00A2" w:rsidR="00A23352" w:rsidRPr="002C19D6" w:rsidRDefault="00A23352" w:rsidP="00A23352">
      <w:pPr>
        <w:autoSpaceDE w:val="0"/>
        <w:autoSpaceDN w:val="0"/>
        <w:adjustRightInd w:val="0"/>
        <w:ind w:left="720" w:hanging="720"/>
        <w:rPr>
          <w:rFonts w:ascii="Times New Roman" w:eastAsia="Aptos" w:hAnsi="Times New Roman" w:cs="Times New Roman"/>
          <w:i/>
          <w:iCs/>
          <w:kern w:val="2"/>
          <w14:ligatures w14:val="standardContextual"/>
        </w:rPr>
      </w:pPr>
      <w:r w:rsidRPr="002C19D6">
        <w:rPr>
          <w:rFonts w:ascii="Times New Roman" w:eastAsia="Aptos" w:hAnsi="Times New Roman" w:cs="Times New Roman"/>
          <w:kern w:val="2"/>
          <w14:ligatures w14:val="standardContextual"/>
        </w:rPr>
        <w:t xml:space="preserve">Forbes, </w:t>
      </w:r>
      <w:r w:rsidR="00E16620">
        <w:rPr>
          <w:rFonts w:ascii="Times New Roman" w:eastAsia="Aptos" w:hAnsi="Times New Roman" w:cs="Times New Roman"/>
          <w:kern w:val="2"/>
          <w14:ligatures w14:val="standardContextual"/>
        </w:rPr>
        <w:t>G.W.</w:t>
      </w:r>
      <w:r w:rsidRPr="002C19D6">
        <w:rPr>
          <w:rFonts w:ascii="Times New Roman" w:eastAsia="Aptos" w:hAnsi="Times New Roman" w:cs="Times New Roman"/>
          <w:kern w:val="2"/>
          <w14:ligatures w14:val="standardContextual"/>
        </w:rPr>
        <w:t xml:space="preserve"> “Evaluative Music Festivals and Contests—Are They Fair?” </w:t>
      </w:r>
      <w:r w:rsidRPr="002C19D6">
        <w:rPr>
          <w:rFonts w:ascii="Times New Roman" w:eastAsia="Aptos" w:hAnsi="Times New Roman" w:cs="Times New Roman"/>
          <w:i/>
          <w:iCs/>
          <w:kern w:val="2"/>
          <w14:ligatures w14:val="standardContextual"/>
        </w:rPr>
        <w:t xml:space="preserve">Update: </w:t>
      </w:r>
    </w:p>
    <w:p w14:paraId="1F43F467" w14:textId="77777777" w:rsidR="00A23352" w:rsidRPr="002C19D6" w:rsidRDefault="00A23352" w:rsidP="00A23352">
      <w:pPr>
        <w:autoSpaceDE w:val="0"/>
        <w:autoSpaceDN w:val="0"/>
        <w:adjustRightInd w:val="0"/>
        <w:ind w:left="720"/>
        <w:rPr>
          <w:rFonts w:ascii="Times New Roman" w:eastAsia="Aptos" w:hAnsi="Times New Roman" w:cs="Times New Roman"/>
          <w:kern w:val="2"/>
          <w14:ligatures w14:val="standardContextual"/>
        </w:rPr>
      </w:pPr>
      <w:r w:rsidRPr="002C19D6">
        <w:rPr>
          <w:rFonts w:ascii="Times New Roman" w:eastAsia="Aptos" w:hAnsi="Times New Roman" w:cs="Times New Roman"/>
          <w:i/>
          <w:iCs/>
          <w:kern w:val="2"/>
          <w14:ligatures w14:val="standardContextual"/>
        </w:rPr>
        <w:t>Applications of Research in Music Education</w:t>
      </w:r>
      <w:r w:rsidRPr="002C19D6">
        <w:rPr>
          <w:rFonts w:ascii="Times New Roman" w:eastAsia="Aptos" w:hAnsi="Times New Roman" w:cs="Times New Roman"/>
          <w:kern w:val="2"/>
          <w14:ligatures w14:val="standardContextual"/>
        </w:rPr>
        <w:t xml:space="preserve"> 12, no. 2 (1994): 16-17.</w:t>
      </w:r>
    </w:p>
    <w:p w14:paraId="0D03C938" w14:textId="77777777" w:rsidR="00A23352" w:rsidRPr="002C19D6" w:rsidRDefault="00A23352" w:rsidP="00A23352">
      <w:pPr>
        <w:autoSpaceDE w:val="0"/>
        <w:autoSpaceDN w:val="0"/>
        <w:adjustRightInd w:val="0"/>
        <w:ind w:left="720" w:hanging="720"/>
        <w:rPr>
          <w:rFonts w:ascii="Times New Roman" w:eastAsia="Aptos" w:hAnsi="Times New Roman" w:cs="Times New Roman"/>
          <w:kern w:val="2"/>
          <w14:ligatures w14:val="standardContextual"/>
        </w:rPr>
      </w:pPr>
    </w:p>
    <w:p w14:paraId="654B2CDA" w14:textId="7BD44E28" w:rsidR="00A23352" w:rsidRPr="002C19D6" w:rsidRDefault="00A23352" w:rsidP="00A23352">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Franklin, J.O</w:t>
      </w:r>
      <w:r w:rsidR="00B30FF8">
        <w:rPr>
          <w:rFonts w:ascii="Times New Roman" w:eastAsia="Aptos" w:hAnsi="Times New Roman" w:cs="Times New Roman"/>
          <w:kern w:val="2"/>
          <w14:ligatures w14:val="standardContextual"/>
        </w:rPr>
        <w:t xml:space="preserve">. </w:t>
      </w:r>
      <w:r w:rsidRPr="002C19D6">
        <w:rPr>
          <w:rFonts w:ascii="Times New Roman" w:eastAsia="Aptos" w:hAnsi="Times New Roman" w:cs="Times New Roman"/>
          <w:kern w:val="2"/>
          <w14:ligatures w14:val="standardContextual"/>
        </w:rPr>
        <w:t>“Attitudes of School Administrators, Band Directors, and Band Students Toward</w:t>
      </w:r>
    </w:p>
    <w:p w14:paraId="10049A4A" w14:textId="5BA63C62" w:rsidR="00A23352" w:rsidRPr="002C19D6" w:rsidRDefault="00A23352" w:rsidP="00A23352">
      <w:pPr>
        <w:autoSpaceDE w:val="0"/>
        <w:autoSpaceDN w:val="0"/>
        <w:adjustRightInd w:val="0"/>
        <w:ind w:left="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Selected Activities of the Public School Band Program.” (PhD diss.,</w:t>
      </w:r>
      <w:r w:rsidR="000520EC">
        <w:rPr>
          <w:rFonts w:ascii="Times New Roman" w:eastAsia="Aptos" w:hAnsi="Times New Roman" w:cs="Times New Roman"/>
          <w:kern w:val="2"/>
          <w14:ligatures w14:val="standardContextual"/>
        </w:rPr>
        <w:t xml:space="preserve"> Northwestern State University,</w:t>
      </w:r>
      <w:r w:rsidRPr="002C19D6">
        <w:rPr>
          <w:rFonts w:ascii="Times New Roman" w:eastAsia="Aptos" w:hAnsi="Times New Roman" w:cs="Times New Roman"/>
          <w:kern w:val="2"/>
          <w14:ligatures w14:val="standardContextual"/>
        </w:rPr>
        <w:t xml:space="preserve"> 1979).</w:t>
      </w:r>
    </w:p>
    <w:p w14:paraId="1B9FBC5C" w14:textId="77777777" w:rsidR="00A23352" w:rsidRPr="002C19D6" w:rsidRDefault="00A23352" w:rsidP="00A23352">
      <w:pPr>
        <w:autoSpaceDE w:val="0"/>
        <w:autoSpaceDN w:val="0"/>
        <w:adjustRightInd w:val="0"/>
        <w:ind w:left="720" w:hanging="720"/>
        <w:rPr>
          <w:rFonts w:ascii="Times New Roman" w:eastAsia="Aptos" w:hAnsi="Times New Roman" w:cs="Times New Roman"/>
          <w:kern w:val="2"/>
          <w14:ligatures w14:val="standardContextual"/>
        </w:rPr>
      </w:pPr>
    </w:p>
    <w:p w14:paraId="5A09E718" w14:textId="77777777" w:rsidR="00A23352" w:rsidRPr="002C19D6" w:rsidRDefault="00A23352" w:rsidP="00A23352">
      <w:pPr>
        <w:autoSpaceDE w:val="0"/>
        <w:autoSpaceDN w:val="0"/>
        <w:adjustRightInd w:val="0"/>
        <w:ind w:left="720" w:hanging="720"/>
        <w:rPr>
          <w:rFonts w:ascii="Times New Roman" w:eastAsia="Aptos" w:hAnsi="Times New Roman" w:cs="Times New Roman"/>
          <w:i/>
          <w:iCs/>
          <w:kern w:val="2"/>
          <w14:ligatures w14:val="standardContextual"/>
        </w:rPr>
      </w:pPr>
      <w:r w:rsidRPr="002C19D6">
        <w:rPr>
          <w:rFonts w:ascii="Times New Roman" w:eastAsia="Aptos" w:hAnsi="Times New Roman" w:cs="Times New Roman"/>
          <w:kern w:val="2"/>
          <w14:ligatures w14:val="standardContextual"/>
        </w:rPr>
        <w:t xml:space="preserve">Gallops, Wayne. “Developing a Healthy Paradigm for Performers and Teachers.” </w:t>
      </w:r>
      <w:r w:rsidRPr="002C19D6">
        <w:rPr>
          <w:rFonts w:ascii="Times New Roman" w:eastAsia="Aptos" w:hAnsi="Times New Roman" w:cs="Times New Roman"/>
          <w:i/>
          <w:iCs/>
          <w:kern w:val="2"/>
          <w14:ligatures w14:val="standardContextual"/>
        </w:rPr>
        <w:t>Journal of</w:t>
      </w:r>
    </w:p>
    <w:p w14:paraId="48F35D1C" w14:textId="77777777" w:rsidR="00A23352" w:rsidRPr="002C19D6" w:rsidRDefault="00A23352" w:rsidP="00A23352">
      <w:pPr>
        <w:autoSpaceDE w:val="0"/>
        <w:autoSpaceDN w:val="0"/>
        <w:adjustRightInd w:val="0"/>
        <w:ind w:left="720"/>
        <w:rPr>
          <w:rFonts w:ascii="Times New Roman" w:eastAsia="Aptos" w:hAnsi="Times New Roman" w:cs="Times New Roman"/>
          <w:kern w:val="2"/>
          <w14:ligatures w14:val="standardContextual"/>
        </w:rPr>
      </w:pPr>
      <w:r w:rsidRPr="002C19D6">
        <w:rPr>
          <w:rFonts w:ascii="Times New Roman" w:eastAsia="Aptos" w:hAnsi="Times New Roman" w:cs="Times New Roman"/>
          <w:i/>
          <w:iCs/>
          <w:kern w:val="2"/>
          <w14:ligatures w14:val="standardContextual"/>
        </w:rPr>
        <w:t xml:space="preserve">Music Teacher Education </w:t>
      </w:r>
      <w:r w:rsidRPr="002C19D6">
        <w:rPr>
          <w:rFonts w:ascii="Times New Roman" w:eastAsia="Aptos" w:hAnsi="Times New Roman" w:cs="Times New Roman"/>
          <w:kern w:val="2"/>
          <w14:ligatures w14:val="standardContextual"/>
        </w:rPr>
        <w:t>15, no. 1 (2005): 15–22.</w:t>
      </w:r>
    </w:p>
    <w:p w14:paraId="3B47C966" w14:textId="77777777" w:rsidR="00A23352" w:rsidRPr="002C19D6" w:rsidRDefault="00A23352" w:rsidP="00A23352">
      <w:pPr>
        <w:autoSpaceDE w:val="0"/>
        <w:autoSpaceDN w:val="0"/>
        <w:adjustRightInd w:val="0"/>
        <w:ind w:left="720" w:hanging="720"/>
        <w:rPr>
          <w:rFonts w:ascii="Times New Roman" w:eastAsia="Aptos" w:hAnsi="Times New Roman" w:cs="Times New Roman"/>
          <w:kern w:val="2"/>
          <w14:ligatures w14:val="standardContextual"/>
        </w:rPr>
      </w:pPr>
    </w:p>
    <w:p w14:paraId="4C0619CF" w14:textId="77777777" w:rsidR="00A23352" w:rsidRPr="002C19D6" w:rsidRDefault="00A23352" w:rsidP="00A23352">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Garrison, Paul K. “The Value of Marching Band.” </w:t>
      </w:r>
      <w:r w:rsidRPr="002C19D6">
        <w:rPr>
          <w:rFonts w:ascii="Times New Roman" w:eastAsia="Aptos" w:hAnsi="Times New Roman" w:cs="Times New Roman"/>
          <w:i/>
          <w:iCs/>
          <w:kern w:val="2"/>
          <w14:ligatures w14:val="standardContextual"/>
        </w:rPr>
        <w:t>Music Educators</w:t>
      </w:r>
      <w:r w:rsidRPr="002C19D6">
        <w:rPr>
          <w:rFonts w:ascii="Times New Roman" w:eastAsia="Aptos" w:hAnsi="Times New Roman" w:cs="Times New Roman"/>
          <w:kern w:val="2"/>
          <w14:ligatures w14:val="standardContextual"/>
        </w:rPr>
        <w:t xml:space="preserve"> </w:t>
      </w:r>
      <w:r w:rsidRPr="002C19D6">
        <w:rPr>
          <w:rFonts w:ascii="Times New Roman" w:eastAsia="Aptos" w:hAnsi="Times New Roman" w:cs="Times New Roman"/>
          <w:i/>
          <w:iCs/>
          <w:kern w:val="2"/>
          <w14:ligatures w14:val="standardContextual"/>
        </w:rPr>
        <w:t>Journal</w:t>
      </w:r>
      <w:r w:rsidRPr="002C19D6">
        <w:rPr>
          <w:rFonts w:ascii="Times New Roman" w:eastAsia="Aptos" w:hAnsi="Times New Roman" w:cs="Times New Roman"/>
          <w:kern w:val="2"/>
          <w14:ligatures w14:val="standardContextual"/>
        </w:rPr>
        <w:t xml:space="preserve"> 72, no. 5 (1986): 48.</w:t>
      </w:r>
    </w:p>
    <w:p w14:paraId="2118E62E" w14:textId="77777777" w:rsidR="00A23352" w:rsidRPr="002C19D6" w:rsidRDefault="00A23352" w:rsidP="00A23352">
      <w:pPr>
        <w:autoSpaceDE w:val="0"/>
        <w:autoSpaceDN w:val="0"/>
        <w:adjustRightInd w:val="0"/>
        <w:ind w:left="720" w:hanging="720"/>
        <w:rPr>
          <w:rFonts w:ascii="Times New Roman" w:eastAsia="Aptos" w:hAnsi="Times New Roman" w:cs="Times New Roman"/>
          <w:kern w:val="2"/>
          <w14:ligatures w14:val="standardContextual"/>
        </w:rPr>
      </w:pPr>
    </w:p>
    <w:p w14:paraId="2937F7F2" w14:textId="35AB713E" w:rsidR="000A7864" w:rsidRPr="002C19D6" w:rsidRDefault="00A23352" w:rsidP="000B14E6">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Geringer, G.M., M.L. Allen, R.B. MacLeod, and L. Scott,</w:t>
      </w:r>
      <w:r w:rsidR="000B14E6" w:rsidRPr="002C19D6">
        <w:rPr>
          <w:rFonts w:ascii="Times New Roman" w:eastAsia="Aptos" w:hAnsi="Times New Roman" w:cs="Times New Roman"/>
          <w:kern w:val="2"/>
          <w14:ligatures w14:val="standardContextual"/>
        </w:rPr>
        <w:t xml:space="preserve"> </w:t>
      </w:r>
      <w:r w:rsidRPr="002C19D6">
        <w:rPr>
          <w:rFonts w:ascii="Times New Roman" w:eastAsia="Aptos" w:hAnsi="Times New Roman" w:cs="Times New Roman"/>
          <w:kern w:val="2"/>
          <w14:ligatures w14:val="standardContextual"/>
        </w:rPr>
        <w:t xml:space="preserve">“Using a Prescreening Rubric for All-State Violin Selection: Influences of Performance and Teaching Experience.” </w:t>
      </w:r>
      <w:r w:rsidRPr="002C19D6">
        <w:rPr>
          <w:rFonts w:ascii="Times New Roman" w:eastAsia="Aptos" w:hAnsi="Times New Roman" w:cs="Times New Roman"/>
          <w:i/>
          <w:iCs/>
          <w:kern w:val="2"/>
          <w14:ligatures w14:val="standardContextual"/>
        </w:rPr>
        <w:t>Update: Applications of Research in Music Education</w:t>
      </w:r>
      <w:r w:rsidRPr="002C19D6">
        <w:rPr>
          <w:rFonts w:ascii="Times New Roman" w:eastAsia="Aptos" w:hAnsi="Times New Roman" w:cs="Times New Roman"/>
          <w:kern w:val="2"/>
          <w14:ligatures w14:val="standardContextual"/>
        </w:rPr>
        <w:t xml:space="preserve"> 28, no.1 (2009): 42-43. </w:t>
      </w:r>
    </w:p>
    <w:p w14:paraId="37A42DA7" w14:textId="77777777" w:rsidR="001E4DD8" w:rsidRPr="002C19D6" w:rsidRDefault="001E4DD8" w:rsidP="000B14E6">
      <w:pPr>
        <w:autoSpaceDE w:val="0"/>
        <w:autoSpaceDN w:val="0"/>
        <w:adjustRightInd w:val="0"/>
        <w:ind w:left="720" w:hanging="720"/>
        <w:rPr>
          <w:rFonts w:ascii="Times New Roman" w:eastAsia="Aptos" w:hAnsi="Times New Roman" w:cs="Times New Roman"/>
          <w:kern w:val="2"/>
          <w14:ligatures w14:val="standardContextual"/>
        </w:rPr>
      </w:pPr>
    </w:p>
    <w:p w14:paraId="3861BB48" w14:textId="77777777" w:rsidR="001E4DD8" w:rsidRPr="002C19D6" w:rsidRDefault="001E4DD8" w:rsidP="001E4DD8">
      <w:pPr>
        <w:autoSpaceDE w:val="0"/>
        <w:autoSpaceDN w:val="0"/>
        <w:adjustRightInd w:val="0"/>
        <w:ind w:left="720" w:hanging="720"/>
        <w:rPr>
          <w:rFonts w:ascii="Times New Roman" w:eastAsia="Aptos" w:hAnsi="Times New Roman" w:cs="Times New Roman"/>
          <w:i/>
          <w:iCs/>
          <w:kern w:val="2"/>
          <w14:ligatures w14:val="standardContextual"/>
        </w:rPr>
      </w:pPr>
      <w:r w:rsidRPr="002C19D6">
        <w:rPr>
          <w:rFonts w:ascii="Times New Roman" w:eastAsia="Aptos" w:hAnsi="Times New Roman" w:cs="Times New Roman"/>
          <w:kern w:val="2"/>
          <w14:ligatures w14:val="standardContextual"/>
        </w:rPr>
        <w:t xml:space="preserve">Goolsby, Ton. “Winners and Losers: Point of View on Competitions.” </w:t>
      </w:r>
      <w:r w:rsidRPr="002C19D6">
        <w:rPr>
          <w:rFonts w:ascii="Times New Roman" w:eastAsia="Aptos" w:hAnsi="Times New Roman" w:cs="Times New Roman"/>
          <w:i/>
          <w:iCs/>
          <w:kern w:val="2"/>
          <w14:ligatures w14:val="standardContextual"/>
        </w:rPr>
        <w:t>Music Educators Journal</w:t>
      </w:r>
    </w:p>
    <w:p w14:paraId="185A8237" w14:textId="77777777" w:rsidR="001E4DD8" w:rsidRPr="002C19D6" w:rsidRDefault="001E4DD8" w:rsidP="001E4DD8">
      <w:pPr>
        <w:autoSpaceDE w:val="0"/>
        <w:autoSpaceDN w:val="0"/>
        <w:adjustRightInd w:val="0"/>
        <w:ind w:left="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70, no. 2 (1983): 33. </w:t>
      </w:r>
    </w:p>
    <w:p w14:paraId="1D6DD06B" w14:textId="77777777" w:rsidR="001E4DD8" w:rsidRPr="002C19D6" w:rsidRDefault="001E4DD8" w:rsidP="001E4DD8">
      <w:pPr>
        <w:autoSpaceDE w:val="0"/>
        <w:autoSpaceDN w:val="0"/>
        <w:adjustRightInd w:val="0"/>
        <w:ind w:left="720" w:hanging="720"/>
        <w:rPr>
          <w:rFonts w:ascii="Times New Roman" w:eastAsia="Aptos" w:hAnsi="Times New Roman" w:cs="Times New Roman"/>
          <w:kern w:val="2"/>
          <w14:ligatures w14:val="standardContextual"/>
        </w:rPr>
      </w:pPr>
    </w:p>
    <w:p w14:paraId="30432CF2" w14:textId="77777777" w:rsidR="001E4DD8" w:rsidRPr="002C19D6" w:rsidRDefault="001E4DD8" w:rsidP="001E4DD8">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Gouzouasis, Peter and Alan Henderson. “Secondary Student Perspectives on Musical and Educational Outcomes from Participation in Band Festivals.” </w:t>
      </w:r>
      <w:r w:rsidRPr="002C19D6">
        <w:rPr>
          <w:rFonts w:ascii="Times New Roman" w:eastAsia="Aptos" w:hAnsi="Times New Roman" w:cs="Times New Roman"/>
          <w:i/>
          <w:iCs/>
          <w:kern w:val="2"/>
          <w14:ligatures w14:val="standardContextual"/>
        </w:rPr>
        <w:t>Music Education Research,</w:t>
      </w:r>
      <w:r w:rsidRPr="002C19D6">
        <w:rPr>
          <w:rFonts w:ascii="Times New Roman" w:eastAsia="Aptos" w:hAnsi="Times New Roman" w:cs="Times New Roman"/>
          <w:kern w:val="2"/>
          <w14:ligatures w14:val="standardContextual"/>
        </w:rPr>
        <w:t> 14, no. 4 (2012): 479–498.</w:t>
      </w:r>
    </w:p>
    <w:p w14:paraId="5573E51B" w14:textId="77777777" w:rsidR="001E4DD8" w:rsidRPr="002C19D6" w:rsidRDefault="001E4DD8" w:rsidP="001E4DD8">
      <w:pPr>
        <w:autoSpaceDE w:val="0"/>
        <w:autoSpaceDN w:val="0"/>
        <w:adjustRightInd w:val="0"/>
        <w:ind w:left="720" w:hanging="720"/>
        <w:rPr>
          <w:rFonts w:ascii="Times New Roman" w:eastAsia="Aptos" w:hAnsi="Times New Roman" w:cs="Times New Roman"/>
          <w:kern w:val="2"/>
          <w14:ligatures w14:val="standardContextual"/>
        </w:rPr>
      </w:pPr>
    </w:p>
    <w:p w14:paraId="7D1C9294" w14:textId="77777777" w:rsidR="001E4DD8" w:rsidRPr="002C19D6" w:rsidRDefault="001E4DD8" w:rsidP="001E4DD8">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Griffith, O. “Winners and Losers: Point of View of Competitions.” </w:t>
      </w:r>
      <w:r w:rsidRPr="002C19D6">
        <w:rPr>
          <w:rFonts w:ascii="Times New Roman" w:eastAsia="Aptos" w:hAnsi="Times New Roman" w:cs="Times New Roman"/>
          <w:i/>
          <w:iCs/>
          <w:kern w:val="2"/>
          <w14:ligatures w14:val="standardContextual"/>
        </w:rPr>
        <w:t>Music Educators Journal</w:t>
      </w:r>
      <w:r w:rsidRPr="002C19D6">
        <w:rPr>
          <w:rFonts w:ascii="Times New Roman" w:eastAsia="Aptos" w:hAnsi="Times New Roman" w:cs="Times New Roman"/>
          <w:kern w:val="2"/>
          <w14:ligatures w14:val="standardContextual"/>
        </w:rPr>
        <w:t xml:space="preserve"> 70, no. 2 (1983): 30. </w:t>
      </w:r>
    </w:p>
    <w:p w14:paraId="0A86206E" w14:textId="77777777" w:rsidR="00EE749E" w:rsidRPr="002C19D6" w:rsidRDefault="00EE749E" w:rsidP="001E4DD8">
      <w:pPr>
        <w:autoSpaceDE w:val="0"/>
        <w:autoSpaceDN w:val="0"/>
        <w:adjustRightInd w:val="0"/>
        <w:ind w:left="720" w:hanging="720"/>
        <w:rPr>
          <w:rFonts w:ascii="Times New Roman" w:eastAsia="Aptos" w:hAnsi="Times New Roman" w:cs="Times New Roman"/>
          <w:kern w:val="2"/>
          <w14:ligatures w14:val="standardContextual"/>
        </w:rPr>
      </w:pPr>
    </w:p>
    <w:p w14:paraId="18CA429F" w14:textId="77777777" w:rsidR="00075026" w:rsidRDefault="00EE749E" w:rsidP="00075026">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Hash, Phillip M. “An Analysis of the Ratings and Interrater Reliability of High School Band Contests.” </w:t>
      </w:r>
      <w:r w:rsidRPr="002C19D6">
        <w:rPr>
          <w:rFonts w:ascii="Times New Roman" w:eastAsia="Aptos" w:hAnsi="Times New Roman" w:cs="Times New Roman"/>
          <w:i/>
          <w:iCs/>
          <w:kern w:val="2"/>
          <w14:ligatures w14:val="standardContextual"/>
        </w:rPr>
        <w:t>Journal of Research in Music Education</w:t>
      </w:r>
      <w:r w:rsidRPr="002C19D6">
        <w:rPr>
          <w:rFonts w:ascii="Times New Roman" w:eastAsia="Aptos" w:hAnsi="Times New Roman" w:cs="Times New Roman"/>
          <w:kern w:val="2"/>
          <w14:ligatures w14:val="standardContextual"/>
        </w:rPr>
        <w:t xml:space="preserve"> 60, no. 1 (2012): 81–1</w:t>
      </w:r>
      <w:r w:rsidR="00075026">
        <w:rPr>
          <w:rFonts w:ascii="Times New Roman" w:eastAsia="Aptos" w:hAnsi="Times New Roman" w:cs="Times New Roman"/>
          <w:kern w:val="2"/>
          <w14:ligatures w14:val="standardContextual"/>
        </w:rPr>
        <w:t>0.</w:t>
      </w:r>
    </w:p>
    <w:p w14:paraId="6A13CC98" w14:textId="77777777" w:rsidR="00075026" w:rsidRPr="00075026" w:rsidRDefault="00075026" w:rsidP="00075026">
      <w:pPr>
        <w:autoSpaceDE w:val="0"/>
        <w:autoSpaceDN w:val="0"/>
        <w:adjustRightInd w:val="0"/>
        <w:ind w:left="720" w:hanging="720"/>
        <w:rPr>
          <w:rFonts w:ascii="Times New Roman" w:eastAsia="Aptos" w:hAnsi="Times New Roman" w:cs="Times New Roman"/>
          <w:kern w:val="2"/>
          <w14:ligatures w14:val="standardContextual"/>
        </w:rPr>
      </w:pPr>
    </w:p>
    <w:p w14:paraId="57EC0C20" w14:textId="226A7B95" w:rsidR="000A7864" w:rsidRDefault="00754E4A" w:rsidP="00075026">
      <w:pPr>
        <w:autoSpaceDE w:val="0"/>
        <w:autoSpaceDN w:val="0"/>
        <w:adjustRightInd w:val="0"/>
        <w:ind w:left="720" w:hanging="720"/>
        <w:rPr>
          <w:rFonts w:ascii="Times New Roman" w:hAnsi="Times New Roman" w:cs="Times New Roman"/>
        </w:rPr>
      </w:pPr>
      <w:r w:rsidRPr="00075026">
        <w:rPr>
          <w:rFonts w:ascii="Times New Roman" w:hAnsi="Times New Roman" w:cs="Times New Roman"/>
        </w:rPr>
        <w:t xml:space="preserve">Hannon, Oliver, Lisa Roisin Smith, and Giang Lã, “Success at University: The Student Perspective.” </w:t>
      </w:r>
      <w:r w:rsidRPr="00075026">
        <w:rPr>
          <w:rFonts w:ascii="Times New Roman" w:hAnsi="Times New Roman" w:cs="Times New Roman"/>
          <w:i/>
          <w:iCs/>
        </w:rPr>
        <w:t>Success in Higher Education – Transitions to, Within and From University</w:t>
      </w:r>
      <w:r w:rsidRPr="00075026">
        <w:rPr>
          <w:rFonts w:ascii="Times New Roman" w:hAnsi="Times New Roman" w:cs="Times New Roman"/>
        </w:rPr>
        <w:t>. Singapore: Springer. (2017): 257-268.</w:t>
      </w:r>
    </w:p>
    <w:p w14:paraId="3FB63E1C" w14:textId="77777777" w:rsidR="00075026" w:rsidRPr="00075026" w:rsidRDefault="00075026" w:rsidP="00075026">
      <w:pPr>
        <w:autoSpaceDE w:val="0"/>
        <w:autoSpaceDN w:val="0"/>
        <w:adjustRightInd w:val="0"/>
        <w:ind w:left="720" w:hanging="720"/>
        <w:rPr>
          <w:rFonts w:ascii="Times New Roman" w:hAnsi="Times New Roman" w:cs="Times New Roman"/>
        </w:rPr>
      </w:pPr>
    </w:p>
    <w:p w14:paraId="159A1C71" w14:textId="77777777" w:rsidR="000A7864" w:rsidRPr="002C19D6" w:rsidRDefault="00754E4A" w:rsidP="000A7864">
      <w:pPr>
        <w:autoSpaceDE w:val="0"/>
        <w:autoSpaceDN w:val="0"/>
        <w:adjustRightInd w:val="0"/>
        <w:spacing w:after="240"/>
        <w:ind w:left="720" w:hanging="720"/>
        <w:rPr>
          <w:rFonts w:ascii="Times New Roman" w:hAnsi="Times New Roman" w:cs="Times New Roman"/>
          <w:color w:val="000000" w:themeColor="text1"/>
          <w:shd w:val="clear" w:color="auto" w:fill="FFFFFF"/>
        </w:rPr>
      </w:pPr>
      <w:r w:rsidRPr="002C19D6">
        <w:rPr>
          <w:rFonts w:ascii="Times New Roman" w:hAnsi="Times New Roman" w:cs="Times New Roman"/>
          <w:color w:val="000000" w:themeColor="text1"/>
          <w:shd w:val="clear" w:color="auto" w:fill="FFFFFF"/>
        </w:rPr>
        <w:t xml:space="preserve">Hoffer, Charles. </w:t>
      </w:r>
      <w:r w:rsidRPr="002C19D6">
        <w:rPr>
          <w:rFonts w:ascii="Times New Roman" w:hAnsi="Times New Roman" w:cs="Times New Roman"/>
          <w:i/>
          <w:iCs/>
          <w:color w:val="000000" w:themeColor="text1"/>
          <w:shd w:val="clear" w:color="auto" w:fill="FFFFFF"/>
        </w:rPr>
        <w:t>Introduction to Music Education</w:t>
      </w:r>
      <w:r w:rsidRPr="002C19D6">
        <w:rPr>
          <w:rFonts w:ascii="Times New Roman" w:hAnsi="Times New Roman" w:cs="Times New Roman"/>
          <w:color w:val="000000" w:themeColor="text1"/>
          <w:shd w:val="clear" w:color="auto" w:fill="FFFFFF"/>
        </w:rPr>
        <w:t>. (Waveland Press), 2017.</w:t>
      </w:r>
    </w:p>
    <w:p w14:paraId="2D2DD94E" w14:textId="5D03E487" w:rsidR="00CC4EBE" w:rsidRPr="002C19D6" w:rsidRDefault="00CC4EBE" w:rsidP="00E679C0">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Holder, Roy. “Rediscovering Balance in Marching Shows.” </w:t>
      </w:r>
      <w:r w:rsidRPr="002C19D6">
        <w:rPr>
          <w:rFonts w:ascii="Times New Roman" w:eastAsia="Aptos" w:hAnsi="Times New Roman" w:cs="Times New Roman"/>
          <w:i/>
          <w:iCs/>
          <w:kern w:val="2"/>
          <w14:ligatures w14:val="standardContextual"/>
        </w:rPr>
        <w:t>The Instrumentalist</w:t>
      </w:r>
      <w:r w:rsidRPr="002C19D6">
        <w:rPr>
          <w:rFonts w:ascii="Times New Roman" w:eastAsia="Aptos" w:hAnsi="Times New Roman" w:cs="Times New Roman"/>
          <w:kern w:val="2"/>
          <w14:ligatures w14:val="standardContextual"/>
        </w:rPr>
        <w:t xml:space="preserve"> 62, no. 7 (2008): 32.</w:t>
      </w:r>
    </w:p>
    <w:p w14:paraId="671C0344" w14:textId="77777777" w:rsidR="00E679C0" w:rsidRPr="002C19D6" w:rsidRDefault="00E679C0" w:rsidP="00E679C0">
      <w:pPr>
        <w:autoSpaceDE w:val="0"/>
        <w:autoSpaceDN w:val="0"/>
        <w:adjustRightInd w:val="0"/>
        <w:ind w:left="720" w:hanging="720"/>
        <w:rPr>
          <w:rFonts w:ascii="Times New Roman" w:eastAsia="Aptos" w:hAnsi="Times New Roman" w:cs="Times New Roman"/>
          <w:kern w:val="2"/>
          <w14:ligatures w14:val="standardContextual"/>
        </w:rPr>
      </w:pPr>
    </w:p>
    <w:p w14:paraId="5441D558" w14:textId="77777777" w:rsidR="000A7864" w:rsidRPr="002C19D6" w:rsidRDefault="00754E4A" w:rsidP="000A7864">
      <w:pPr>
        <w:ind w:left="720" w:hanging="720"/>
        <w:rPr>
          <w:rFonts w:ascii="Times New Roman" w:eastAsia="Times New Roman" w:hAnsi="Times New Roman" w:cs="Times New Roman"/>
          <w:color w:val="000000" w:themeColor="text1"/>
        </w:rPr>
      </w:pPr>
      <w:bookmarkStart w:id="245" w:name="_Hlk153117758"/>
      <w:r w:rsidRPr="002C19D6">
        <w:rPr>
          <w:rFonts w:ascii="Times New Roman" w:eastAsia="Times New Roman" w:hAnsi="Times New Roman" w:cs="Times New Roman"/>
          <w:color w:val="000000" w:themeColor="text1"/>
        </w:rPr>
        <w:t xml:space="preserve">Holz, Emil A. “The Schools Band Contest of America 1923.” </w:t>
      </w:r>
      <w:r w:rsidRPr="002C19D6">
        <w:rPr>
          <w:rFonts w:ascii="Times New Roman" w:eastAsia="Times New Roman" w:hAnsi="Times New Roman" w:cs="Times New Roman"/>
          <w:i/>
          <w:iCs/>
          <w:color w:val="000000" w:themeColor="text1"/>
        </w:rPr>
        <w:t>Journal of Research in Music Education</w:t>
      </w:r>
      <w:r w:rsidRPr="002C19D6">
        <w:rPr>
          <w:rFonts w:ascii="Times New Roman" w:eastAsia="Times New Roman" w:hAnsi="Times New Roman" w:cs="Times New Roman"/>
          <w:color w:val="000000" w:themeColor="text1"/>
        </w:rPr>
        <w:t xml:space="preserve"> 10, no. 1 (1962): 3–12.  </w:t>
      </w:r>
      <w:bookmarkEnd w:id="245"/>
    </w:p>
    <w:p w14:paraId="7CA276F1" w14:textId="77777777" w:rsidR="000A7864" w:rsidRPr="002C19D6" w:rsidRDefault="00754E4A" w:rsidP="000A7864">
      <w:pPr>
        <w:autoSpaceDE w:val="0"/>
        <w:autoSpaceDN w:val="0"/>
        <w:adjustRightInd w:val="0"/>
        <w:spacing w:before="240"/>
        <w:ind w:left="720" w:hanging="720"/>
        <w:rPr>
          <w:rFonts w:ascii="Times New Roman" w:hAnsi="Times New Roman" w:cs="Times New Roman"/>
          <w:color w:val="000000" w:themeColor="text1"/>
          <w:shd w:val="clear" w:color="auto" w:fill="FFFFFF"/>
        </w:rPr>
      </w:pPr>
      <w:r w:rsidRPr="002C19D6">
        <w:rPr>
          <w:rFonts w:ascii="Times New Roman" w:hAnsi="Times New Roman" w:cs="Times New Roman"/>
          <w:color w:val="000000" w:themeColor="text1"/>
        </w:rPr>
        <w:t>Horrigan-Kelly, Marcella</w:t>
      </w:r>
      <w:r w:rsidRPr="002C19D6">
        <w:rPr>
          <w:rFonts w:ascii="Times New Roman" w:hAnsi="Times New Roman" w:cs="Times New Roman"/>
          <w:color w:val="000000" w:themeColor="text1"/>
          <w:shd w:val="clear" w:color="auto" w:fill="FFFFFF"/>
        </w:rPr>
        <w:t>, Michelle Millar, and Maura Dowling. “Understanding the Key Tenets of Heidegger’s Philosophy for Interpretive Phenomenological Research.” </w:t>
      </w:r>
      <w:r w:rsidRPr="002C19D6">
        <w:rPr>
          <w:rStyle w:val="Emphasis"/>
          <w:rFonts w:ascii="Times New Roman" w:hAnsi="Times New Roman" w:cs="Times New Roman"/>
          <w:color w:val="000000" w:themeColor="text1"/>
        </w:rPr>
        <w:t>International Journal of Qualitative Methods</w:t>
      </w:r>
      <w:r w:rsidRPr="002C19D6">
        <w:rPr>
          <w:rFonts w:ascii="Times New Roman" w:hAnsi="Times New Roman" w:cs="Times New Roman"/>
          <w:color w:val="000000" w:themeColor="text1"/>
          <w:shd w:val="clear" w:color="auto" w:fill="FFFFFF"/>
        </w:rPr>
        <w:t> 15 (2016).</w:t>
      </w:r>
    </w:p>
    <w:p w14:paraId="06C5EE31" w14:textId="3ECF99A7" w:rsidR="00E679C0" w:rsidRPr="002C19D6" w:rsidRDefault="00E679C0" w:rsidP="000A7864">
      <w:pPr>
        <w:autoSpaceDE w:val="0"/>
        <w:autoSpaceDN w:val="0"/>
        <w:adjustRightInd w:val="0"/>
        <w:spacing w:before="240"/>
        <w:ind w:left="720" w:hanging="720"/>
        <w:rPr>
          <w:rFonts w:ascii="Times New Roman" w:eastAsia="Times New Roman" w:hAnsi="Times New Roman" w:cs="Times New Roman"/>
          <w:color w:val="000000" w:themeColor="text1"/>
        </w:rPr>
      </w:pPr>
      <w:r w:rsidRPr="002C19D6">
        <w:rPr>
          <w:rFonts w:ascii="Times New Roman" w:eastAsia="Times New Roman" w:hAnsi="Times New Roman" w:cs="Times New Roman"/>
          <w:color w:val="000000" w:themeColor="text1"/>
        </w:rPr>
        <w:lastRenderedPageBreak/>
        <w:t xml:space="preserve">Hunt, </w:t>
      </w:r>
      <w:r w:rsidR="00E16620">
        <w:rPr>
          <w:rFonts w:ascii="Times New Roman" w:eastAsia="Times New Roman" w:hAnsi="Times New Roman" w:cs="Times New Roman"/>
          <w:color w:val="000000" w:themeColor="text1"/>
        </w:rPr>
        <w:t>C.O.</w:t>
      </w:r>
      <w:r w:rsidRPr="002C19D6">
        <w:rPr>
          <w:rFonts w:ascii="Times New Roman" w:eastAsia="Times New Roman" w:hAnsi="Times New Roman" w:cs="Times New Roman"/>
          <w:color w:val="000000" w:themeColor="text1"/>
        </w:rPr>
        <w:t xml:space="preserve"> “Why Competitive Music Festivals.” </w:t>
      </w:r>
      <w:r w:rsidRPr="002C19D6">
        <w:rPr>
          <w:rFonts w:ascii="Times New Roman" w:eastAsia="Times New Roman" w:hAnsi="Times New Roman" w:cs="Times New Roman"/>
          <w:i/>
          <w:iCs/>
          <w:color w:val="000000" w:themeColor="text1"/>
        </w:rPr>
        <w:t>School Musician Director and Teacher</w:t>
      </w:r>
      <w:r w:rsidRPr="002C19D6">
        <w:rPr>
          <w:rFonts w:ascii="Times New Roman" w:eastAsia="Times New Roman" w:hAnsi="Times New Roman" w:cs="Times New Roman"/>
          <w:color w:val="000000" w:themeColor="text1"/>
        </w:rPr>
        <w:t xml:space="preserve"> 45, (1973):</w:t>
      </w:r>
    </w:p>
    <w:p w14:paraId="7FBA03EB" w14:textId="77777777" w:rsidR="000A7864" w:rsidRPr="002C19D6" w:rsidRDefault="000A7864" w:rsidP="000A7864">
      <w:pPr>
        <w:ind w:left="720" w:hanging="720"/>
        <w:rPr>
          <w:rFonts w:ascii="Times New Roman" w:eastAsia="Times New Roman" w:hAnsi="Times New Roman" w:cs="Times New Roman"/>
          <w:color w:val="000000" w:themeColor="text1"/>
        </w:rPr>
      </w:pPr>
    </w:p>
    <w:p w14:paraId="1E353EB1" w14:textId="58BBB419" w:rsidR="000A7864" w:rsidRPr="002C19D6" w:rsidRDefault="00754E4A" w:rsidP="000A7864">
      <w:pPr>
        <w:ind w:left="720" w:hanging="720"/>
        <w:rPr>
          <w:rFonts w:ascii="Times New Roman" w:hAnsi="Times New Roman" w:cs="Times New Roman"/>
          <w:color w:val="000000" w:themeColor="text1"/>
        </w:rPr>
      </w:pPr>
      <w:r w:rsidRPr="002C19D6">
        <w:rPr>
          <w:rFonts w:ascii="Times New Roman" w:hAnsi="Times New Roman" w:cs="Times New Roman"/>
          <w:color w:val="000000" w:themeColor="text1"/>
        </w:rPr>
        <w:t xml:space="preserve">Hurst, Craig Willmore. "A Nationwide Investigation of High School Band Directors' Reasons for Participation in Music Competitions." </w:t>
      </w:r>
      <w:r w:rsidR="00584791" w:rsidRPr="002C19D6">
        <w:rPr>
          <w:rFonts w:ascii="Times New Roman" w:hAnsi="Times New Roman" w:cs="Times New Roman"/>
          <w:color w:val="000000" w:themeColor="text1"/>
        </w:rPr>
        <w:t>(</w:t>
      </w:r>
      <w:r w:rsidRPr="002C19D6">
        <w:rPr>
          <w:rFonts w:ascii="Times New Roman" w:hAnsi="Times New Roman" w:cs="Times New Roman"/>
          <w:color w:val="000000" w:themeColor="text1"/>
        </w:rPr>
        <w:t>PhD diss.</w:t>
      </w:r>
      <w:r w:rsidR="00584791" w:rsidRPr="002C19D6">
        <w:rPr>
          <w:rFonts w:ascii="Times New Roman" w:hAnsi="Times New Roman" w:cs="Times New Roman"/>
          <w:color w:val="000000" w:themeColor="text1"/>
        </w:rPr>
        <w:t>.</w:t>
      </w:r>
      <w:r w:rsidRPr="002C19D6">
        <w:rPr>
          <w:rFonts w:ascii="Times New Roman" w:hAnsi="Times New Roman" w:cs="Times New Roman"/>
          <w:color w:val="000000" w:themeColor="text1"/>
        </w:rPr>
        <w:t>, University of North Texas, 1994.</w:t>
      </w:r>
      <w:r w:rsidR="00584791" w:rsidRPr="002C19D6">
        <w:rPr>
          <w:rFonts w:ascii="Times New Roman" w:hAnsi="Times New Roman" w:cs="Times New Roman"/>
          <w:color w:val="000000" w:themeColor="text1"/>
        </w:rPr>
        <w:t>)</w:t>
      </w:r>
      <w:r w:rsidRPr="002C19D6">
        <w:rPr>
          <w:rFonts w:ascii="Times New Roman" w:hAnsi="Times New Roman" w:cs="Times New Roman"/>
          <w:color w:val="000000" w:themeColor="text1"/>
        </w:rPr>
        <w:t xml:space="preserve"> </w:t>
      </w:r>
    </w:p>
    <w:p w14:paraId="65F08F70" w14:textId="77777777" w:rsidR="00584791" w:rsidRPr="002C19D6" w:rsidRDefault="00584791" w:rsidP="00584791">
      <w:pPr>
        <w:autoSpaceDE w:val="0"/>
        <w:autoSpaceDN w:val="0"/>
        <w:adjustRightInd w:val="0"/>
        <w:ind w:left="720" w:hanging="720"/>
        <w:rPr>
          <w:rFonts w:ascii="Times New Roman" w:eastAsia="Aptos" w:hAnsi="Times New Roman" w:cs="Times New Roman"/>
          <w:kern w:val="2"/>
          <w14:ligatures w14:val="standardContextual"/>
        </w:rPr>
      </w:pPr>
    </w:p>
    <w:p w14:paraId="293528CF" w14:textId="79DE730C" w:rsidR="00584791" w:rsidRPr="002C19D6" w:rsidRDefault="00584791" w:rsidP="00584791">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Isch, Anthony. “The Benefits of Marching Band.” </w:t>
      </w:r>
      <w:r w:rsidRPr="002C19D6">
        <w:rPr>
          <w:rFonts w:ascii="Times New Roman" w:eastAsia="Aptos" w:hAnsi="Times New Roman" w:cs="Times New Roman"/>
          <w:i/>
          <w:iCs/>
          <w:kern w:val="2"/>
          <w14:ligatures w14:val="standardContextual"/>
        </w:rPr>
        <w:t>Music Educators Journal</w:t>
      </w:r>
      <w:r w:rsidRPr="002C19D6">
        <w:rPr>
          <w:rFonts w:ascii="Times New Roman" w:eastAsia="Aptos" w:hAnsi="Times New Roman" w:cs="Times New Roman"/>
          <w:kern w:val="2"/>
          <w14:ligatures w14:val="standardContextual"/>
        </w:rPr>
        <w:t xml:space="preserve"> 51, no. 4 (1986): 97.</w:t>
      </w:r>
    </w:p>
    <w:p w14:paraId="776B4FBC" w14:textId="77777777" w:rsidR="00584791" w:rsidRPr="002C19D6" w:rsidRDefault="00584791" w:rsidP="00584791">
      <w:pPr>
        <w:autoSpaceDE w:val="0"/>
        <w:autoSpaceDN w:val="0"/>
        <w:adjustRightInd w:val="0"/>
        <w:ind w:left="720" w:hanging="720"/>
        <w:rPr>
          <w:rFonts w:ascii="Times New Roman" w:eastAsia="Aptos" w:hAnsi="Times New Roman" w:cs="Times New Roman"/>
          <w:kern w:val="2"/>
          <w14:ligatures w14:val="standardContextual"/>
        </w:rPr>
      </w:pPr>
    </w:p>
    <w:p w14:paraId="7853952D" w14:textId="40B9F1AF" w:rsidR="00584791" w:rsidRPr="002C19D6" w:rsidRDefault="00584791" w:rsidP="00317B8A">
      <w:pPr>
        <w:autoSpaceDE w:val="0"/>
        <w:autoSpaceDN w:val="0"/>
        <w:adjustRightInd w:val="0"/>
        <w:ind w:left="720" w:hanging="720"/>
        <w:rPr>
          <w:rFonts w:ascii="Times New Roman" w:hAnsi="Times New Roman" w:cs="Times New Roman"/>
          <w:color w:val="000000" w:themeColor="text1"/>
        </w:rPr>
      </w:pPr>
      <w:r w:rsidRPr="002C19D6">
        <w:rPr>
          <w:rFonts w:ascii="Times New Roman" w:eastAsia="Aptos" w:hAnsi="Times New Roman" w:cs="Times New Roman"/>
          <w:kern w:val="2"/>
          <w14:ligatures w14:val="standardContextual"/>
        </w:rPr>
        <w:t xml:space="preserve">Jarrell, J.A. “An Analysis of Achievement, Procedures, and Activities of Selected High School Band Programs in Oklahoma.” (PhD diss., University of Oklahoma, 1971). </w:t>
      </w:r>
    </w:p>
    <w:p w14:paraId="7BB2CA90" w14:textId="77777777" w:rsidR="000A7864" w:rsidRPr="002C19D6" w:rsidRDefault="000A7864" w:rsidP="000A7864">
      <w:pPr>
        <w:autoSpaceDE w:val="0"/>
        <w:autoSpaceDN w:val="0"/>
        <w:adjustRightInd w:val="0"/>
        <w:rPr>
          <w:rFonts w:ascii="Times New Roman" w:hAnsi="Times New Roman" w:cs="Times New Roman"/>
          <w:color w:val="000000" w:themeColor="text1"/>
          <w14:ligatures w14:val="standardContextual"/>
        </w:rPr>
      </w:pPr>
    </w:p>
    <w:p w14:paraId="1511F458" w14:textId="4581BF1B" w:rsidR="000A7864" w:rsidRPr="002C19D6" w:rsidRDefault="00754E4A" w:rsidP="000A7864">
      <w:pPr>
        <w:ind w:left="720" w:hanging="720"/>
        <w:rPr>
          <w:rFonts w:ascii="Times New Roman" w:hAnsi="Times New Roman" w:cs="Times New Roman"/>
          <w:color w:val="000000" w:themeColor="text1"/>
        </w:rPr>
      </w:pPr>
      <w:r w:rsidRPr="002C19D6">
        <w:rPr>
          <w:rFonts w:ascii="Times New Roman" w:hAnsi="Times New Roman" w:cs="Times New Roman"/>
          <w:color w:val="000000" w:themeColor="text1"/>
        </w:rPr>
        <w:t xml:space="preserve">Jolly, Darin Ray. “Music Educator Perceptions of Declining Enrollments in Texas Band Programs.” </w:t>
      </w:r>
      <w:r w:rsidR="003E1425" w:rsidRPr="002C19D6">
        <w:rPr>
          <w:rFonts w:ascii="Times New Roman" w:hAnsi="Times New Roman" w:cs="Times New Roman"/>
          <w:color w:val="000000" w:themeColor="text1"/>
        </w:rPr>
        <w:t>(</w:t>
      </w:r>
      <w:r w:rsidRPr="002C19D6">
        <w:rPr>
          <w:rFonts w:ascii="Times New Roman" w:hAnsi="Times New Roman" w:cs="Times New Roman"/>
          <w:color w:val="000000" w:themeColor="text1"/>
        </w:rPr>
        <w:t>Ph.D. diss., Stephen F. Austin State University, 2008.</w:t>
      </w:r>
      <w:r w:rsidR="003E1425" w:rsidRPr="002C19D6">
        <w:rPr>
          <w:rFonts w:ascii="Times New Roman" w:hAnsi="Times New Roman" w:cs="Times New Roman"/>
          <w:color w:val="000000" w:themeColor="text1"/>
        </w:rPr>
        <w:t>)</w:t>
      </w:r>
    </w:p>
    <w:p w14:paraId="6CD79B86" w14:textId="77777777" w:rsidR="000A7864" w:rsidRPr="002C19D6" w:rsidRDefault="000A7864" w:rsidP="000A7864">
      <w:pPr>
        <w:ind w:left="720" w:hanging="720"/>
        <w:rPr>
          <w:rFonts w:ascii="Times New Roman" w:hAnsi="Times New Roman" w:cs="Times New Roman"/>
          <w:color w:val="000000" w:themeColor="text1"/>
          <w:shd w:val="clear" w:color="auto" w:fill="FFFFFF"/>
        </w:rPr>
      </w:pPr>
    </w:p>
    <w:p w14:paraId="26764F6E" w14:textId="1AFA18AB" w:rsidR="000A7864" w:rsidRPr="002C19D6" w:rsidRDefault="00754E4A" w:rsidP="000A7864">
      <w:pPr>
        <w:ind w:left="720" w:hanging="720"/>
        <w:rPr>
          <w:rFonts w:ascii="Times New Roman" w:hAnsi="Times New Roman" w:cs="Times New Roman"/>
          <w:color w:val="000000" w:themeColor="text1"/>
          <w:shd w:val="clear" w:color="auto" w:fill="FFFFFF"/>
        </w:rPr>
      </w:pPr>
      <w:r w:rsidRPr="002C19D6">
        <w:rPr>
          <w:rFonts w:ascii="Times New Roman" w:hAnsi="Times New Roman" w:cs="Times New Roman"/>
          <w:color w:val="000000" w:themeColor="text1"/>
          <w:shd w:val="clear" w:color="auto" w:fill="FFFFFF"/>
        </w:rPr>
        <w:t>Larue, James Peter. “A Study to Determine the Degree of Consensus Regarding Outcomes of Band Participation and the Competitive Elements in Band Programs Among Band Directors, Band Members</w:t>
      </w:r>
      <w:r w:rsidR="003E1425" w:rsidRPr="002C19D6">
        <w:rPr>
          <w:rFonts w:ascii="Times New Roman" w:hAnsi="Times New Roman" w:cs="Times New Roman"/>
          <w:color w:val="000000" w:themeColor="text1"/>
          <w:shd w:val="clear" w:color="auto" w:fill="FFFFFF"/>
        </w:rPr>
        <w:t>,</w:t>
      </w:r>
      <w:r w:rsidRPr="002C19D6">
        <w:rPr>
          <w:rFonts w:ascii="Times New Roman" w:hAnsi="Times New Roman" w:cs="Times New Roman"/>
          <w:color w:val="000000" w:themeColor="text1"/>
          <w:shd w:val="clear" w:color="auto" w:fill="FFFFFF"/>
        </w:rPr>
        <w:t xml:space="preserve"> and Members of Parent</w:t>
      </w:r>
      <w:r w:rsidRPr="002C19D6">
        <w:rPr>
          <w:rFonts w:ascii="Times New Roman" w:hAnsi="Times New Roman" w:cs="Times New Roman"/>
          <w:color w:val="000000" w:themeColor="text1"/>
          <w14:ligatures w14:val="standardContextual"/>
        </w:rPr>
        <w:t xml:space="preserve"> Booster Groups.”</w:t>
      </w:r>
      <w:r w:rsidR="00C92EF3" w:rsidRPr="002C19D6">
        <w:rPr>
          <w:rFonts w:ascii="Times New Roman" w:hAnsi="Times New Roman" w:cs="Times New Roman"/>
          <w:color w:val="000000" w:themeColor="text1"/>
          <w14:ligatures w14:val="standardContextual"/>
        </w:rPr>
        <w:t xml:space="preserve"> (</w:t>
      </w:r>
      <w:r w:rsidR="003E1425" w:rsidRPr="002C19D6">
        <w:rPr>
          <w:rFonts w:ascii="Times New Roman" w:hAnsi="Times New Roman" w:cs="Times New Roman"/>
          <w:color w:val="000000" w:themeColor="text1"/>
          <w14:ligatures w14:val="standardContextual"/>
        </w:rPr>
        <w:t xml:space="preserve">PhD Diss., </w:t>
      </w:r>
      <w:r w:rsidRPr="002C19D6">
        <w:rPr>
          <w:rFonts w:ascii="Times New Roman" w:hAnsi="Times New Roman" w:cs="Times New Roman"/>
          <w:color w:val="000000" w:themeColor="text1"/>
          <w14:ligatures w14:val="standardContextual"/>
        </w:rPr>
        <w:t>University of Illinois at Urbana-Champaign,</w:t>
      </w:r>
      <w:r w:rsidRPr="002C19D6">
        <w:rPr>
          <w:rFonts w:ascii="Times New Roman" w:hAnsi="Times New Roman" w:cs="Times New Roman"/>
          <w:color w:val="000000" w:themeColor="text1"/>
          <w:shd w:val="clear" w:color="auto" w:fill="FFFFFF"/>
        </w:rPr>
        <w:t xml:space="preserve"> 1986.</w:t>
      </w:r>
      <w:r w:rsidR="003E1425" w:rsidRPr="002C19D6">
        <w:rPr>
          <w:rFonts w:ascii="Times New Roman" w:hAnsi="Times New Roman" w:cs="Times New Roman"/>
          <w:color w:val="000000" w:themeColor="text1"/>
          <w:shd w:val="clear" w:color="auto" w:fill="FFFFFF"/>
        </w:rPr>
        <w:t>)</w:t>
      </w:r>
    </w:p>
    <w:p w14:paraId="3BC6E3A1" w14:textId="77777777" w:rsidR="00C92EF3" w:rsidRPr="002C19D6" w:rsidRDefault="00C92EF3" w:rsidP="000A7864">
      <w:pPr>
        <w:ind w:left="720" w:hanging="720"/>
        <w:rPr>
          <w:rFonts w:ascii="Times New Roman" w:hAnsi="Times New Roman" w:cs="Times New Roman"/>
          <w:color w:val="000000" w:themeColor="text1"/>
          <w:shd w:val="clear" w:color="auto" w:fill="FFFFFF"/>
        </w:rPr>
      </w:pPr>
    </w:p>
    <w:p w14:paraId="20937A94" w14:textId="77777777" w:rsidR="00C92EF3" w:rsidRPr="002C19D6" w:rsidRDefault="00C92EF3" w:rsidP="00C92EF3">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Levental, O., Y. Yaffe, and D. Lev Arey, “Goals and Success in Sport: The Perspectives of Parents and Adolescent Girls in Kayaking.” </w:t>
      </w:r>
      <w:r w:rsidRPr="002C19D6">
        <w:rPr>
          <w:rFonts w:ascii="Times New Roman" w:eastAsia="Aptos" w:hAnsi="Times New Roman" w:cs="Times New Roman"/>
          <w:i/>
          <w:iCs/>
          <w:kern w:val="2"/>
          <w14:ligatures w14:val="standardContextual"/>
        </w:rPr>
        <w:t>Behavioral Sciences</w:t>
      </w:r>
      <w:r w:rsidRPr="002C19D6">
        <w:rPr>
          <w:rFonts w:ascii="Times New Roman" w:eastAsia="Aptos" w:hAnsi="Times New Roman" w:cs="Times New Roman"/>
          <w:kern w:val="2"/>
          <w14:ligatures w14:val="standardContextual"/>
        </w:rPr>
        <w:t xml:space="preserve"> 13, no.7 (2023): 580. </w:t>
      </w:r>
    </w:p>
    <w:p w14:paraId="54D24539" w14:textId="77777777" w:rsidR="00C92EF3" w:rsidRPr="002C19D6" w:rsidRDefault="00C92EF3" w:rsidP="00C92EF3">
      <w:pPr>
        <w:autoSpaceDE w:val="0"/>
        <w:autoSpaceDN w:val="0"/>
        <w:adjustRightInd w:val="0"/>
        <w:ind w:left="720" w:hanging="720"/>
        <w:rPr>
          <w:rFonts w:ascii="Times New Roman" w:eastAsia="Aptos" w:hAnsi="Times New Roman" w:cs="Times New Roman"/>
          <w:kern w:val="2"/>
          <w14:ligatures w14:val="standardContextual"/>
        </w:rPr>
      </w:pPr>
    </w:p>
    <w:p w14:paraId="21B68429" w14:textId="77777777" w:rsidR="00C92EF3" w:rsidRPr="002C19D6" w:rsidRDefault="00C92EF3" w:rsidP="00C92EF3">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Lilliedahl, Jonathan. “Class, Capital, and School Culture: Parental Involvement in Public Schools with Specialised Music Programmes</w:t>
      </w:r>
      <w:r w:rsidRPr="002C19D6">
        <w:rPr>
          <w:rFonts w:ascii="Times New Roman" w:eastAsia="Aptos" w:hAnsi="Times New Roman" w:cs="Times New Roman"/>
          <w:i/>
          <w:iCs/>
          <w:kern w:val="2"/>
          <w14:ligatures w14:val="standardContextual"/>
        </w:rPr>
        <w:t>.” British Journal of Sociology of Education</w:t>
      </w:r>
      <w:r w:rsidRPr="002C19D6">
        <w:rPr>
          <w:rFonts w:ascii="Times New Roman" w:eastAsia="Aptos" w:hAnsi="Times New Roman" w:cs="Times New Roman"/>
          <w:kern w:val="2"/>
          <w14:ligatures w14:val="standardContextual"/>
        </w:rPr>
        <w:t xml:space="preserve"> 42, no. 2 (2021): 246. </w:t>
      </w:r>
    </w:p>
    <w:p w14:paraId="71F8D44F" w14:textId="77777777" w:rsidR="00C92EF3" w:rsidRPr="002C19D6" w:rsidRDefault="00C92EF3" w:rsidP="00C92EF3">
      <w:pPr>
        <w:autoSpaceDE w:val="0"/>
        <w:autoSpaceDN w:val="0"/>
        <w:adjustRightInd w:val="0"/>
        <w:ind w:left="720" w:hanging="720"/>
        <w:rPr>
          <w:rFonts w:ascii="Times New Roman" w:eastAsia="Aptos" w:hAnsi="Times New Roman" w:cs="Times New Roman"/>
          <w:kern w:val="2"/>
          <w14:ligatures w14:val="standardContextual"/>
        </w:rPr>
      </w:pPr>
    </w:p>
    <w:p w14:paraId="71F5DC79" w14:textId="77777777" w:rsidR="00C92EF3" w:rsidRPr="002C19D6" w:rsidRDefault="00C92EF3" w:rsidP="00C92EF3">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Linn, M.A. “Attitudes of Wyoming AAAA High School Students Regarding the Use of</w:t>
      </w:r>
    </w:p>
    <w:p w14:paraId="0017FEE1" w14:textId="5D0E9554" w:rsidR="00C92EF3" w:rsidRPr="002C19D6" w:rsidRDefault="00C92EF3" w:rsidP="00C92EF3">
      <w:pPr>
        <w:autoSpaceDE w:val="0"/>
        <w:autoSpaceDN w:val="0"/>
        <w:adjustRightInd w:val="0"/>
        <w:ind w:left="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Competition in Their Band Programs.” (PhD diss.</w:t>
      </w:r>
      <w:r w:rsidR="008E7B74" w:rsidRPr="002C19D6">
        <w:rPr>
          <w:rFonts w:ascii="Times New Roman" w:eastAsia="Aptos" w:hAnsi="Times New Roman" w:cs="Times New Roman"/>
          <w:kern w:val="2"/>
          <w14:ligatures w14:val="standardContextual"/>
        </w:rPr>
        <w:t>.</w:t>
      </w:r>
      <w:r w:rsidRPr="002C19D6">
        <w:rPr>
          <w:rFonts w:ascii="Times New Roman" w:eastAsia="Aptos" w:hAnsi="Times New Roman" w:cs="Times New Roman"/>
          <w:kern w:val="2"/>
          <w14:ligatures w14:val="standardContextual"/>
        </w:rPr>
        <w:t>, University of Wyoming, 1988).</w:t>
      </w:r>
    </w:p>
    <w:p w14:paraId="3399A706" w14:textId="77777777" w:rsidR="00C92EF3" w:rsidRPr="002C19D6" w:rsidRDefault="00C92EF3" w:rsidP="00C92EF3">
      <w:pPr>
        <w:autoSpaceDE w:val="0"/>
        <w:autoSpaceDN w:val="0"/>
        <w:adjustRightInd w:val="0"/>
        <w:ind w:left="720" w:hanging="720"/>
        <w:rPr>
          <w:rFonts w:ascii="Times New Roman" w:eastAsia="Aptos" w:hAnsi="Times New Roman" w:cs="Times New Roman"/>
          <w:kern w:val="2"/>
          <w14:ligatures w14:val="standardContextual"/>
        </w:rPr>
      </w:pPr>
    </w:p>
    <w:p w14:paraId="28A96E3E" w14:textId="77777777" w:rsidR="00C92EF3" w:rsidRPr="002C19D6" w:rsidRDefault="00C92EF3" w:rsidP="00C92EF3">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Ma, Jasmine Y., and Rogers Hall. “Learning a Part Together: Ensemble Learning and Infrastructure in a Competitive High School Marching Band.”</w:t>
      </w:r>
      <w:r w:rsidRPr="002C19D6">
        <w:rPr>
          <w:rFonts w:ascii="Times New Roman" w:eastAsia="Aptos" w:hAnsi="Times New Roman" w:cs="Times New Roman"/>
          <w:i/>
          <w:iCs/>
          <w:kern w:val="2"/>
          <w14:ligatures w14:val="standardContextual"/>
        </w:rPr>
        <w:t xml:space="preserve"> Instructional Science</w:t>
      </w:r>
      <w:r w:rsidRPr="002C19D6">
        <w:rPr>
          <w:rFonts w:ascii="Times New Roman" w:eastAsia="Aptos" w:hAnsi="Times New Roman" w:cs="Times New Roman"/>
          <w:kern w:val="2"/>
          <w14:ligatures w14:val="standardContextual"/>
        </w:rPr>
        <w:t xml:space="preserve"> 46, no. 4 (2018): 507–32. </w:t>
      </w:r>
    </w:p>
    <w:p w14:paraId="06F71891" w14:textId="77777777" w:rsidR="00C92EF3" w:rsidRPr="002C19D6" w:rsidRDefault="00C92EF3" w:rsidP="00C92EF3">
      <w:pPr>
        <w:autoSpaceDE w:val="0"/>
        <w:autoSpaceDN w:val="0"/>
        <w:adjustRightInd w:val="0"/>
        <w:ind w:left="720" w:hanging="720"/>
        <w:rPr>
          <w:rFonts w:ascii="Times New Roman" w:eastAsia="Aptos" w:hAnsi="Times New Roman" w:cs="Times New Roman"/>
          <w:kern w:val="2"/>
          <w14:ligatures w14:val="standardContextual"/>
        </w:rPr>
      </w:pPr>
    </w:p>
    <w:p w14:paraId="5076368F" w14:textId="09D1038A" w:rsidR="00C92EF3" w:rsidRPr="002C19D6" w:rsidRDefault="00C92EF3" w:rsidP="00C92EF3">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Mason, Theresa L.</w:t>
      </w:r>
      <w:r w:rsidR="008E5817">
        <w:rPr>
          <w:rFonts w:ascii="Times New Roman" w:eastAsia="Aptos" w:hAnsi="Times New Roman" w:cs="Times New Roman"/>
          <w:kern w:val="2"/>
          <w14:ligatures w14:val="standardContextual"/>
        </w:rPr>
        <w:t>,</w:t>
      </w:r>
      <w:r w:rsidRPr="002C19D6">
        <w:rPr>
          <w:rFonts w:ascii="Times New Roman" w:eastAsia="Aptos" w:hAnsi="Times New Roman" w:cs="Times New Roman"/>
          <w:kern w:val="2"/>
          <w14:ligatures w14:val="standardContextual"/>
        </w:rPr>
        <w:t xml:space="preserve"> Ron Moulton, Bryan Burton, Dennis Johnson, George L. Rogers, Richard E. Goodstein, Lemuel Berry, et al. “Point of View: Is Marching Band in Step with Music Education?” </w:t>
      </w:r>
      <w:r w:rsidRPr="002C19D6">
        <w:rPr>
          <w:rFonts w:ascii="Times New Roman" w:eastAsia="Aptos" w:hAnsi="Times New Roman" w:cs="Times New Roman"/>
          <w:i/>
          <w:iCs/>
          <w:kern w:val="2"/>
          <w14:ligatures w14:val="standardContextual"/>
        </w:rPr>
        <w:t>Music Educators Journal</w:t>
      </w:r>
      <w:r w:rsidRPr="002C19D6">
        <w:rPr>
          <w:rFonts w:ascii="Times New Roman" w:eastAsia="Aptos" w:hAnsi="Times New Roman" w:cs="Times New Roman"/>
          <w:kern w:val="2"/>
          <w14:ligatures w14:val="standardContextual"/>
        </w:rPr>
        <w:t xml:space="preserve"> 71, no. 9 (1985): 28.</w:t>
      </w:r>
    </w:p>
    <w:p w14:paraId="6217FB84" w14:textId="77777777" w:rsidR="00C92EF3" w:rsidRPr="002C19D6" w:rsidRDefault="00C92EF3" w:rsidP="00C92EF3">
      <w:pPr>
        <w:autoSpaceDE w:val="0"/>
        <w:autoSpaceDN w:val="0"/>
        <w:adjustRightInd w:val="0"/>
        <w:ind w:left="720" w:hanging="720"/>
        <w:rPr>
          <w:rFonts w:ascii="Times New Roman" w:eastAsia="Aptos" w:hAnsi="Times New Roman" w:cs="Times New Roman"/>
          <w:kern w:val="2"/>
          <w14:ligatures w14:val="standardContextual"/>
        </w:rPr>
      </w:pPr>
    </w:p>
    <w:p w14:paraId="4D18E28D" w14:textId="29E1C682" w:rsidR="00C92EF3" w:rsidRPr="002C19D6" w:rsidRDefault="00C92EF3" w:rsidP="00C92EF3">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McCarthy, Marie</w:t>
      </w:r>
      <w:r w:rsidR="008E5817">
        <w:rPr>
          <w:rFonts w:ascii="Times New Roman" w:eastAsia="Aptos" w:hAnsi="Times New Roman" w:cs="Times New Roman"/>
          <w:kern w:val="2"/>
          <w14:ligatures w14:val="standardContextual"/>
        </w:rPr>
        <w:t>,</w:t>
      </w:r>
      <w:r w:rsidRPr="002C19D6">
        <w:rPr>
          <w:rFonts w:ascii="Times New Roman" w:eastAsia="Aptos" w:hAnsi="Times New Roman" w:cs="Times New Roman"/>
          <w:kern w:val="2"/>
          <w14:ligatures w14:val="standardContextual"/>
        </w:rPr>
        <w:t xml:space="preserve"> and J. S. Goble. "Music Education Philosophy: Changing Times." </w:t>
      </w:r>
      <w:r w:rsidRPr="002C19D6">
        <w:rPr>
          <w:rFonts w:ascii="Times New Roman" w:eastAsia="Aptos" w:hAnsi="Times New Roman" w:cs="Times New Roman"/>
          <w:i/>
          <w:iCs/>
          <w:kern w:val="2"/>
          <w14:ligatures w14:val="standardContextual"/>
        </w:rPr>
        <w:t>Music Educators Journal</w:t>
      </w:r>
      <w:r w:rsidRPr="002C19D6">
        <w:rPr>
          <w:rFonts w:ascii="Times New Roman" w:eastAsia="Aptos" w:hAnsi="Times New Roman" w:cs="Times New Roman"/>
          <w:kern w:val="2"/>
          <w14:ligatures w14:val="standardContextual"/>
        </w:rPr>
        <w:t xml:space="preserve"> 89, no. 1 (2002): 19-26.</w:t>
      </w:r>
    </w:p>
    <w:p w14:paraId="4EB80EC4" w14:textId="77777777" w:rsidR="00C92EF3" w:rsidRPr="002C19D6" w:rsidRDefault="00C92EF3" w:rsidP="00C92EF3">
      <w:pPr>
        <w:autoSpaceDE w:val="0"/>
        <w:autoSpaceDN w:val="0"/>
        <w:adjustRightInd w:val="0"/>
        <w:ind w:left="720" w:hanging="720"/>
        <w:rPr>
          <w:rFonts w:ascii="Times New Roman" w:eastAsia="Aptos" w:hAnsi="Times New Roman" w:cs="Times New Roman"/>
          <w:kern w:val="2"/>
          <w14:ligatures w14:val="standardContextual"/>
        </w:rPr>
      </w:pPr>
    </w:p>
    <w:p w14:paraId="061B635A" w14:textId="77777777" w:rsidR="00C92EF3" w:rsidRPr="002C19D6" w:rsidRDefault="00C92EF3" w:rsidP="00C92EF3">
      <w:pPr>
        <w:autoSpaceDE w:val="0"/>
        <w:autoSpaceDN w:val="0"/>
        <w:adjustRightInd w:val="0"/>
        <w:ind w:left="720" w:hanging="720"/>
        <w:rPr>
          <w:rFonts w:ascii="Times New Roman" w:eastAsia="Aptos" w:hAnsi="Times New Roman" w:cs="Times New Roman"/>
          <w:i/>
          <w:iCs/>
          <w:kern w:val="2"/>
          <w14:ligatures w14:val="standardContextual"/>
        </w:rPr>
      </w:pPr>
      <w:r w:rsidRPr="002C19D6">
        <w:rPr>
          <w:rFonts w:ascii="Times New Roman" w:eastAsia="Aptos" w:hAnsi="Times New Roman" w:cs="Times New Roman"/>
          <w:kern w:val="2"/>
          <w14:ligatures w14:val="standardContextual"/>
        </w:rPr>
        <w:t xml:space="preserve">Mercer, J. “Competition Consumes the Curriculum,” </w:t>
      </w:r>
      <w:r w:rsidRPr="002C19D6">
        <w:rPr>
          <w:rFonts w:ascii="Times New Roman" w:eastAsia="Aptos" w:hAnsi="Times New Roman" w:cs="Times New Roman"/>
          <w:i/>
          <w:iCs/>
          <w:kern w:val="2"/>
          <w14:ligatures w14:val="standardContextual"/>
        </w:rPr>
        <w:t>Conductors Anthology: A Compendium</w:t>
      </w:r>
    </w:p>
    <w:p w14:paraId="17800863" w14:textId="15025B77" w:rsidR="00C92EF3" w:rsidRPr="002C19D6" w:rsidRDefault="00C92EF3" w:rsidP="00E24369">
      <w:pPr>
        <w:autoSpaceDE w:val="0"/>
        <w:autoSpaceDN w:val="0"/>
        <w:adjustRightInd w:val="0"/>
        <w:ind w:left="720"/>
        <w:rPr>
          <w:rFonts w:ascii="Times New Roman" w:eastAsia="Aptos" w:hAnsi="Times New Roman" w:cs="Times New Roman"/>
          <w:kern w:val="2"/>
          <w14:ligatures w14:val="standardContextual"/>
        </w:rPr>
      </w:pPr>
      <w:r w:rsidRPr="002C19D6">
        <w:rPr>
          <w:rFonts w:ascii="Times New Roman" w:eastAsia="Aptos" w:hAnsi="Times New Roman" w:cs="Times New Roman"/>
          <w:i/>
          <w:iCs/>
          <w:kern w:val="2"/>
          <w14:ligatures w14:val="standardContextual"/>
        </w:rPr>
        <w:t>of Articles from the Instrumentalist from 1946 to 1992 on the Administrative Side of Being a School Music Director 1</w:t>
      </w:r>
      <w:r w:rsidRPr="002C19D6">
        <w:rPr>
          <w:rFonts w:ascii="Times New Roman" w:eastAsia="Aptos" w:hAnsi="Times New Roman" w:cs="Times New Roman"/>
          <w:kern w:val="2"/>
          <w14:ligatures w14:val="standardContextual"/>
        </w:rPr>
        <w:t>, (Northfield, IL. The Instrumentalist Publishing Company, 1993): 975-976.</w:t>
      </w:r>
    </w:p>
    <w:p w14:paraId="449FD787" w14:textId="77777777" w:rsidR="007A34F4" w:rsidRPr="002C19D6" w:rsidRDefault="007A34F4" w:rsidP="007A34F4">
      <w:pPr>
        <w:autoSpaceDE w:val="0"/>
        <w:autoSpaceDN w:val="0"/>
        <w:adjustRightInd w:val="0"/>
        <w:rPr>
          <w:rFonts w:ascii="Times New Roman" w:eastAsia="Times New Roman" w:hAnsi="Times New Roman" w:cs="Times New Roman"/>
          <w:color w:val="000000" w:themeColor="text1"/>
        </w:rPr>
      </w:pPr>
    </w:p>
    <w:p w14:paraId="2146A936" w14:textId="7A1179B2" w:rsidR="007A34F4" w:rsidRPr="002C19D6" w:rsidRDefault="007A34F4" w:rsidP="007A34F4">
      <w:pPr>
        <w:autoSpaceDE w:val="0"/>
        <w:autoSpaceDN w:val="0"/>
        <w:adjustRightInd w:val="0"/>
        <w:rPr>
          <w:rFonts w:ascii="Times New Roman" w:eastAsia="Times New Roman" w:hAnsi="Times New Roman" w:cs="Times New Roman"/>
          <w:color w:val="000000" w:themeColor="text1"/>
        </w:rPr>
      </w:pPr>
      <w:r w:rsidRPr="002C19D6">
        <w:rPr>
          <w:rFonts w:ascii="Times New Roman" w:eastAsia="Times New Roman" w:hAnsi="Times New Roman" w:cs="Times New Roman"/>
          <w:color w:val="000000" w:themeColor="text1"/>
        </w:rPr>
        <w:t xml:space="preserve">Moustakas, Clark. </w:t>
      </w:r>
      <w:r w:rsidRPr="002C19D6">
        <w:rPr>
          <w:rFonts w:ascii="Times New Roman" w:eastAsia="Times New Roman" w:hAnsi="Times New Roman" w:cs="Times New Roman"/>
          <w:i/>
          <w:iCs/>
          <w:color w:val="000000" w:themeColor="text1"/>
        </w:rPr>
        <w:t>Phenomenological Research Methods</w:t>
      </w:r>
      <w:r w:rsidRPr="002C19D6">
        <w:rPr>
          <w:rFonts w:ascii="Times New Roman" w:eastAsia="Times New Roman" w:hAnsi="Times New Roman" w:cs="Times New Roman"/>
          <w:color w:val="000000" w:themeColor="text1"/>
        </w:rPr>
        <w:t xml:space="preserve">. </w:t>
      </w:r>
      <w:r w:rsidR="00033D93" w:rsidRPr="002C19D6">
        <w:rPr>
          <w:rFonts w:ascii="Times New Roman" w:eastAsia="Times New Roman" w:hAnsi="Times New Roman" w:cs="Times New Roman"/>
          <w:color w:val="000000" w:themeColor="text1"/>
        </w:rPr>
        <w:t>(</w:t>
      </w:r>
      <w:r w:rsidRPr="002C19D6">
        <w:rPr>
          <w:rFonts w:ascii="Times New Roman" w:eastAsia="Times New Roman" w:hAnsi="Times New Roman" w:cs="Times New Roman"/>
          <w:color w:val="000000" w:themeColor="text1"/>
        </w:rPr>
        <w:t>London: Sage Publications, 1994.</w:t>
      </w:r>
      <w:r w:rsidR="00033D93" w:rsidRPr="002C19D6">
        <w:rPr>
          <w:rFonts w:ascii="Times New Roman" w:eastAsia="Times New Roman" w:hAnsi="Times New Roman" w:cs="Times New Roman"/>
          <w:color w:val="000000" w:themeColor="text1"/>
        </w:rPr>
        <w:t>)</w:t>
      </w:r>
    </w:p>
    <w:p w14:paraId="23D1EA3B" w14:textId="77777777" w:rsidR="000A7864" w:rsidRPr="002C19D6" w:rsidRDefault="00754E4A" w:rsidP="000A7864">
      <w:pPr>
        <w:autoSpaceDE w:val="0"/>
        <w:autoSpaceDN w:val="0"/>
        <w:adjustRightInd w:val="0"/>
        <w:spacing w:before="240"/>
        <w:ind w:left="720" w:hanging="720"/>
        <w:rPr>
          <w:rFonts w:ascii="Times New Roman" w:eastAsia="Times New Roman" w:hAnsi="Times New Roman" w:cs="Times New Roman"/>
          <w:color w:val="000000" w:themeColor="text1"/>
        </w:rPr>
      </w:pPr>
      <w:r w:rsidRPr="002C19D6">
        <w:rPr>
          <w:rFonts w:ascii="Times New Roman" w:eastAsia="Times New Roman" w:hAnsi="Times New Roman" w:cs="Times New Roman"/>
          <w:color w:val="000000" w:themeColor="text1"/>
        </w:rPr>
        <w:lastRenderedPageBreak/>
        <w:t xml:space="preserve">Moore, Kenneth J. "Anatomy of a Festival: Contest Competition or Assessment?” </w:t>
      </w:r>
      <w:r w:rsidRPr="002C19D6">
        <w:rPr>
          <w:rFonts w:ascii="Times New Roman" w:eastAsia="Times New Roman" w:hAnsi="Times New Roman" w:cs="Times New Roman"/>
          <w:i/>
          <w:iCs/>
          <w:color w:val="000000" w:themeColor="text1"/>
        </w:rPr>
        <w:t>Journal of Band Research</w:t>
      </w:r>
      <w:r w:rsidRPr="002C19D6">
        <w:rPr>
          <w:rFonts w:ascii="Times New Roman" w:eastAsia="Times New Roman" w:hAnsi="Times New Roman" w:cs="Times New Roman"/>
          <w:color w:val="000000" w:themeColor="text1"/>
        </w:rPr>
        <w:t xml:space="preserve"> 55, no. 2 (2020): 54–80. </w:t>
      </w:r>
    </w:p>
    <w:p w14:paraId="4713A6E9" w14:textId="77777777" w:rsidR="000A7864" w:rsidRPr="002C19D6" w:rsidRDefault="00754E4A" w:rsidP="000A7864">
      <w:pPr>
        <w:autoSpaceDE w:val="0"/>
        <w:autoSpaceDN w:val="0"/>
        <w:adjustRightInd w:val="0"/>
        <w:spacing w:before="240"/>
        <w:ind w:left="720" w:hanging="720"/>
        <w:rPr>
          <w:rFonts w:ascii="Times New Roman" w:eastAsia="Times New Roman" w:hAnsi="Times New Roman" w:cs="Times New Roman"/>
          <w:color w:val="000000" w:themeColor="text1"/>
        </w:rPr>
      </w:pPr>
      <w:r w:rsidRPr="002C19D6">
        <w:rPr>
          <w:rFonts w:ascii="Times New Roman" w:hAnsi="Times New Roman" w:cs="Times New Roman"/>
          <w:color w:val="000000" w:themeColor="text1"/>
        </w:rPr>
        <w:t>National Association for Music Education. “NAfME History and Leadership.”  NAfME, 2019. https://nafme.org/about/.</w:t>
      </w:r>
    </w:p>
    <w:p w14:paraId="57F70B70" w14:textId="77777777" w:rsidR="000A7864" w:rsidRPr="002C19D6" w:rsidRDefault="000A7864" w:rsidP="000A7864">
      <w:pPr>
        <w:autoSpaceDE w:val="0"/>
        <w:autoSpaceDN w:val="0"/>
        <w:adjustRightInd w:val="0"/>
        <w:ind w:left="720" w:hanging="720"/>
        <w:rPr>
          <w:rFonts w:ascii="Times New Roman" w:eastAsia="Times New Roman" w:hAnsi="Times New Roman" w:cs="Times New Roman"/>
          <w:color w:val="000000" w:themeColor="text1"/>
        </w:rPr>
      </w:pPr>
    </w:p>
    <w:p w14:paraId="3B7EBCE0" w14:textId="77777777" w:rsidR="000A7864" w:rsidRPr="002C19D6" w:rsidRDefault="00754E4A" w:rsidP="000A7864">
      <w:pPr>
        <w:autoSpaceDE w:val="0"/>
        <w:autoSpaceDN w:val="0"/>
        <w:adjustRightInd w:val="0"/>
        <w:ind w:left="720" w:hanging="720"/>
        <w:rPr>
          <w:rFonts w:ascii="Times New Roman" w:eastAsia="Times New Roman" w:hAnsi="Times New Roman" w:cs="Times New Roman"/>
          <w:color w:val="000000" w:themeColor="text1"/>
        </w:rPr>
      </w:pPr>
      <w:r w:rsidRPr="002C19D6">
        <w:rPr>
          <w:rFonts w:ascii="Times New Roman" w:eastAsia="Times New Roman" w:hAnsi="Times New Roman" w:cs="Times New Roman"/>
          <w:color w:val="000000" w:themeColor="text1"/>
        </w:rPr>
        <w:t xml:space="preserve">National Association for Music Education, </w:t>
      </w:r>
      <w:r w:rsidRPr="002C19D6">
        <w:rPr>
          <w:rFonts w:ascii="Times New Roman" w:eastAsia="Times New Roman" w:hAnsi="Times New Roman" w:cs="Times New Roman"/>
          <w:i/>
          <w:iCs/>
          <w:color w:val="000000" w:themeColor="text1"/>
        </w:rPr>
        <w:t xml:space="preserve">Spotlight on Teaching Band </w:t>
      </w:r>
      <w:r w:rsidRPr="002C19D6">
        <w:rPr>
          <w:rFonts w:ascii="Times New Roman" w:eastAsia="Times New Roman" w:hAnsi="Times New Roman" w:cs="Times New Roman"/>
          <w:color w:val="000000" w:themeColor="text1"/>
        </w:rPr>
        <w:t>(Reston, VA): MENC, 2001.</w:t>
      </w:r>
    </w:p>
    <w:p w14:paraId="0DC4BB8E" w14:textId="77777777" w:rsidR="00203151" w:rsidRPr="002C19D6" w:rsidRDefault="00203151" w:rsidP="00203151">
      <w:pPr>
        <w:autoSpaceDE w:val="0"/>
        <w:autoSpaceDN w:val="0"/>
        <w:adjustRightInd w:val="0"/>
        <w:ind w:left="720" w:hanging="720"/>
        <w:rPr>
          <w:rFonts w:ascii="Times New Roman" w:eastAsia="Times New Roman" w:hAnsi="Times New Roman" w:cs="Times New Roman"/>
          <w:color w:val="000000" w:themeColor="text1"/>
        </w:rPr>
      </w:pPr>
    </w:p>
    <w:p w14:paraId="7714FCB6" w14:textId="4F5C0124" w:rsidR="00203151" w:rsidRDefault="00203151" w:rsidP="00203151">
      <w:pPr>
        <w:autoSpaceDE w:val="0"/>
        <w:autoSpaceDN w:val="0"/>
        <w:adjustRightInd w:val="0"/>
        <w:ind w:left="720" w:hanging="720"/>
        <w:rPr>
          <w:rFonts w:ascii="Times New Roman" w:eastAsia="Times New Roman" w:hAnsi="Times New Roman" w:cs="Times New Roman"/>
          <w:color w:val="000000" w:themeColor="text1"/>
        </w:rPr>
      </w:pPr>
      <w:r w:rsidRPr="002C19D6">
        <w:rPr>
          <w:rFonts w:ascii="Times New Roman" w:eastAsia="Times New Roman" w:hAnsi="Times New Roman" w:cs="Times New Roman"/>
          <w:color w:val="000000" w:themeColor="text1"/>
        </w:rPr>
        <w:t>Neil, Ronald J. "The Development of the Competition-Festival in Music Education" (PhD diss., George Peabody College for Teachers, 1944).</w:t>
      </w:r>
    </w:p>
    <w:p w14:paraId="2FF68F90" w14:textId="77777777" w:rsidR="001A4792" w:rsidRDefault="001A4792" w:rsidP="00203151">
      <w:pPr>
        <w:autoSpaceDE w:val="0"/>
        <w:autoSpaceDN w:val="0"/>
        <w:adjustRightInd w:val="0"/>
        <w:ind w:left="720" w:hanging="720"/>
        <w:rPr>
          <w:rFonts w:ascii="Times New Roman" w:eastAsia="Times New Roman" w:hAnsi="Times New Roman" w:cs="Times New Roman"/>
          <w:color w:val="000000" w:themeColor="text1"/>
        </w:rPr>
      </w:pPr>
    </w:p>
    <w:p w14:paraId="71E43FED" w14:textId="177DE415" w:rsidR="001A4792" w:rsidRPr="002C19D6" w:rsidRDefault="001A4792" w:rsidP="00203151">
      <w:pPr>
        <w:autoSpaceDE w:val="0"/>
        <w:autoSpaceDN w:val="0"/>
        <w:adjustRightInd w:val="0"/>
        <w:ind w:left="720" w:hanging="720"/>
        <w:rPr>
          <w:rFonts w:ascii="Times New Roman" w:eastAsia="Times New Roman" w:hAnsi="Times New Roman" w:cs="Times New Roman"/>
          <w:color w:val="000000" w:themeColor="text1"/>
        </w:rPr>
      </w:pPr>
      <w:r w:rsidRPr="001A4792">
        <w:rPr>
          <w:rFonts w:ascii="Times New Roman" w:eastAsia="Times New Roman" w:hAnsi="Times New Roman" w:cs="Times New Roman"/>
          <w:color w:val="000000" w:themeColor="text1"/>
        </w:rPr>
        <w:t>Nickel, Bethany J. “High School Band Communities of Practice During COVID-19: A Multiple Case Study.” Ph.D. diss., Case Western Reserve University, 2021.</w:t>
      </w:r>
    </w:p>
    <w:p w14:paraId="0820BA84" w14:textId="77777777" w:rsidR="000A7864" w:rsidRPr="002C19D6" w:rsidRDefault="000A7864" w:rsidP="000A7864">
      <w:pPr>
        <w:autoSpaceDE w:val="0"/>
        <w:autoSpaceDN w:val="0"/>
        <w:adjustRightInd w:val="0"/>
        <w:ind w:left="720" w:hanging="720"/>
        <w:rPr>
          <w:rFonts w:ascii="Times New Roman" w:eastAsia="Times New Roman" w:hAnsi="Times New Roman" w:cs="Times New Roman"/>
          <w:color w:val="000000" w:themeColor="text1"/>
        </w:rPr>
      </w:pPr>
    </w:p>
    <w:p w14:paraId="6AA004F6" w14:textId="77777777" w:rsidR="000A7864" w:rsidRPr="002C19D6" w:rsidRDefault="00754E4A" w:rsidP="000A7864">
      <w:pPr>
        <w:autoSpaceDE w:val="0"/>
        <w:autoSpaceDN w:val="0"/>
        <w:adjustRightInd w:val="0"/>
        <w:ind w:left="720" w:hanging="720"/>
        <w:rPr>
          <w:rFonts w:ascii="Times New Roman" w:hAnsi="Times New Roman" w:cs="Times New Roman"/>
          <w:color w:val="000000" w:themeColor="text1"/>
          <w:kern w:val="2"/>
          <w:shd w:val="clear" w:color="auto" w:fill="FFFFFF"/>
        </w:rPr>
      </w:pPr>
      <w:r w:rsidRPr="002C19D6">
        <w:rPr>
          <w:rFonts w:ascii="Times New Roman" w:hAnsi="Times New Roman" w:cs="Times New Roman"/>
          <w:color w:val="000000" w:themeColor="text1"/>
          <w:kern w:val="2"/>
          <w:shd w:val="clear" w:color="auto" w:fill="FFFFFF"/>
        </w:rPr>
        <w:t>Nussbaum, Kelsey. “‘Failing in Spite of Wonderfulness’: High-Stakes Ensemble Adjudication in Low-Income Schools.” </w:t>
      </w:r>
      <w:r w:rsidRPr="002C19D6">
        <w:rPr>
          <w:rFonts w:ascii="Times New Roman" w:hAnsi="Times New Roman" w:cs="Times New Roman"/>
          <w:i/>
          <w:iCs/>
          <w:color w:val="000000" w:themeColor="text1"/>
          <w:kern w:val="2"/>
          <w:shd w:val="clear" w:color="auto" w:fill="FFFFFF"/>
        </w:rPr>
        <w:t>Research Studies in Music Education</w:t>
      </w:r>
      <w:r w:rsidRPr="002C19D6">
        <w:rPr>
          <w:rFonts w:ascii="Times New Roman" w:hAnsi="Times New Roman" w:cs="Times New Roman"/>
          <w:color w:val="000000" w:themeColor="text1"/>
          <w:kern w:val="2"/>
          <w:shd w:val="clear" w:color="auto" w:fill="FFFFFF"/>
        </w:rPr>
        <w:t> 45, no. 2 (2023): 315.</w:t>
      </w:r>
    </w:p>
    <w:p w14:paraId="50BE7491" w14:textId="77777777" w:rsidR="005D55CC" w:rsidRPr="002C19D6" w:rsidRDefault="005D55CC" w:rsidP="000A7864">
      <w:pPr>
        <w:autoSpaceDE w:val="0"/>
        <w:autoSpaceDN w:val="0"/>
        <w:adjustRightInd w:val="0"/>
        <w:ind w:left="720" w:hanging="720"/>
        <w:rPr>
          <w:rFonts w:ascii="Times New Roman" w:hAnsi="Times New Roman" w:cs="Times New Roman"/>
          <w:color w:val="000000" w:themeColor="text1"/>
          <w:kern w:val="2"/>
          <w:shd w:val="clear" w:color="auto" w:fill="FFFFFF"/>
        </w:rPr>
      </w:pPr>
    </w:p>
    <w:p w14:paraId="26FD844E" w14:textId="76BCB61E" w:rsidR="005D55CC" w:rsidRPr="002C19D6" w:rsidRDefault="005D55CC" w:rsidP="000A7864">
      <w:pPr>
        <w:autoSpaceDE w:val="0"/>
        <w:autoSpaceDN w:val="0"/>
        <w:adjustRightInd w:val="0"/>
        <w:ind w:left="720" w:hanging="720"/>
        <w:rPr>
          <w:rFonts w:ascii="Times New Roman" w:hAnsi="Times New Roman" w:cs="Times New Roman"/>
          <w:color w:val="000000" w:themeColor="text1"/>
          <w:kern w:val="2"/>
          <w:shd w:val="clear" w:color="auto" w:fill="FFFFFF"/>
        </w:rPr>
      </w:pPr>
      <w:r w:rsidRPr="002C19D6">
        <w:rPr>
          <w:rFonts w:ascii="Times New Roman" w:hAnsi="Times New Roman" w:cs="Times New Roman"/>
          <w:color w:val="000000" w:themeColor="text1"/>
          <w:kern w:val="2"/>
          <w:shd w:val="clear" w:color="auto" w:fill="FFFFFF"/>
        </w:rPr>
        <w:t xml:space="preserve">Oakley, D. “An Investigation of Criteria Used in the Evaluation of Marching Bands.” </w:t>
      </w:r>
      <w:r w:rsidRPr="002C19D6">
        <w:rPr>
          <w:rFonts w:ascii="Times New Roman" w:hAnsi="Times New Roman" w:cs="Times New Roman"/>
          <w:i/>
          <w:iCs/>
          <w:color w:val="000000" w:themeColor="text1"/>
          <w:kern w:val="2"/>
          <w:shd w:val="clear" w:color="auto" w:fill="FFFFFF"/>
        </w:rPr>
        <w:t>Journal of Band Research</w:t>
      </w:r>
      <w:r w:rsidRPr="002C19D6">
        <w:rPr>
          <w:rFonts w:ascii="Times New Roman" w:hAnsi="Times New Roman" w:cs="Times New Roman"/>
          <w:color w:val="000000" w:themeColor="text1"/>
          <w:kern w:val="2"/>
          <w:shd w:val="clear" w:color="auto" w:fill="FFFFFF"/>
        </w:rPr>
        <w:t xml:space="preserve"> 9, no. 1, 32–38.</w:t>
      </w:r>
    </w:p>
    <w:p w14:paraId="17EB3540" w14:textId="77777777" w:rsidR="000A7864" w:rsidRPr="002C19D6" w:rsidRDefault="000A7864" w:rsidP="000A7864">
      <w:pPr>
        <w:autoSpaceDE w:val="0"/>
        <w:autoSpaceDN w:val="0"/>
        <w:adjustRightInd w:val="0"/>
        <w:ind w:left="720" w:hanging="720"/>
        <w:rPr>
          <w:rFonts w:ascii="Times New Roman" w:hAnsi="Times New Roman" w:cs="Times New Roman"/>
          <w:color w:val="000000" w:themeColor="text1"/>
          <w:kern w:val="2"/>
          <w:shd w:val="clear" w:color="auto" w:fill="FFFFFF"/>
          <w14:ligatures w14:val="standardContextual"/>
        </w:rPr>
      </w:pPr>
    </w:p>
    <w:p w14:paraId="3F0FB324" w14:textId="4CF85AE8" w:rsidR="00D17627" w:rsidRPr="002C19D6" w:rsidRDefault="00754E4A" w:rsidP="000A7864">
      <w:pPr>
        <w:autoSpaceDE w:val="0"/>
        <w:autoSpaceDN w:val="0"/>
        <w:adjustRightInd w:val="0"/>
        <w:spacing w:after="120"/>
        <w:ind w:left="720" w:hanging="720"/>
        <w:rPr>
          <w:rFonts w:ascii="Times New Roman" w:hAnsi="Times New Roman" w:cs="Times New Roman"/>
          <w:color w:val="000000" w:themeColor="text1"/>
          <w14:ligatures w14:val="standardContextual"/>
        </w:rPr>
      </w:pPr>
      <w:bookmarkStart w:id="246" w:name="_Hlk153120691"/>
      <w:r w:rsidRPr="002C19D6">
        <w:rPr>
          <w:rFonts w:ascii="Times New Roman" w:hAnsi="Times New Roman" w:cs="Times New Roman"/>
          <w:color w:val="000000" w:themeColor="text1"/>
          <w14:ligatures w14:val="standardContextual"/>
        </w:rPr>
        <w:t>O’Leary, Emmett. “A Phenomenological Study of Competition in High School Bands</w:t>
      </w:r>
      <w:bookmarkEnd w:id="246"/>
      <w:r w:rsidRPr="002C19D6">
        <w:rPr>
          <w:rFonts w:ascii="Times New Roman" w:hAnsi="Times New Roman" w:cs="Times New Roman"/>
          <w:color w:val="000000" w:themeColor="text1"/>
          <w14:ligatures w14:val="standardContextual"/>
        </w:rPr>
        <w:t xml:space="preserve">.” </w:t>
      </w:r>
      <w:r w:rsidRPr="002C19D6">
        <w:rPr>
          <w:rFonts w:ascii="Times New Roman" w:hAnsi="Times New Roman" w:cs="Times New Roman"/>
          <w:i/>
          <w:iCs/>
          <w:color w:val="000000" w:themeColor="text1"/>
          <w14:ligatures w14:val="standardContextual"/>
        </w:rPr>
        <w:t>Bulletin of the Council for Research in Music Education</w:t>
      </w:r>
      <w:r w:rsidRPr="002C19D6">
        <w:rPr>
          <w:rFonts w:ascii="Times New Roman" w:hAnsi="Times New Roman" w:cs="Times New Roman"/>
          <w:color w:val="000000" w:themeColor="text1"/>
          <w14:ligatures w14:val="standardContextual"/>
        </w:rPr>
        <w:t xml:space="preserve">, no. 220 (2019): 43–61. </w:t>
      </w:r>
    </w:p>
    <w:p w14:paraId="42A050E7" w14:textId="41F5FEF7" w:rsidR="00D17627" w:rsidRPr="002C19D6" w:rsidRDefault="00D17627" w:rsidP="00D17627">
      <w:pPr>
        <w:autoSpaceDE w:val="0"/>
        <w:autoSpaceDN w:val="0"/>
        <w:adjustRightInd w:val="0"/>
        <w:ind w:left="720" w:hanging="720"/>
        <w:rPr>
          <w:rFonts w:ascii="Times New Roman" w:hAnsi="Times New Roman" w:cs="Times New Roman"/>
          <w:color w:val="000000" w:themeColor="text1"/>
          <w14:ligatures w14:val="standardContextual"/>
        </w:rPr>
      </w:pPr>
      <w:r w:rsidRPr="002C19D6">
        <w:rPr>
          <w:rFonts w:ascii="Times New Roman" w:hAnsi="Times New Roman" w:cs="Times New Roman"/>
          <w:color w:val="000000" w:themeColor="text1"/>
          <w14:ligatures w14:val="standardContextual"/>
        </w:rPr>
        <w:t xml:space="preserve">Opsahl, </w:t>
      </w:r>
      <w:r w:rsidR="002903CE" w:rsidRPr="002C19D6">
        <w:rPr>
          <w:rFonts w:ascii="Times New Roman" w:hAnsi="Times New Roman" w:cs="Times New Roman"/>
          <w:color w:val="000000" w:themeColor="text1"/>
          <w14:ligatures w14:val="standardContextual"/>
        </w:rPr>
        <w:t>J.E.</w:t>
      </w:r>
      <w:r w:rsidRPr="002C19D6">
        <w:rPr>
          <w:rFonts w:ascii="Times New Roman" w:hAnsi="Times New Roman" w:cs="Times New Roman"/>
          <w:color w:val="000000" w:themeColor="text1"/>
          <w14:ligatures w14:val="standardContextual"/>
        </w:rPr>
        <w:t xml:space="preserve"> “Marching Band Fundamentals. Conductors Anthology: A Compendium of</w:t>
      </w:r>
    </w:p>
    <w:p w14:paraId="4F3F85DE" w14:textId="2622151D" w:rsidR="00D17627" w:rsidRPr="002C19D6" w:rsidRDefault="00D17627" w:rsidP="00A20954">
      <w:pPr>
        <w:autoSpaceDE w:val="0"/>
        <w:autoSpaceDN w:val="0"/>
        <w:adjustRightInd w:val="0"/>
        <w:ind w:left="720"/>
        <w:rPr>
          <w:rFonts w:ascii="Times New Roman" w:hAnsi="Times New Roman" w:cs="Times New Roman"/>
          <w:color w:val="000000" w:themeColor="text1"/>
          <w14:ligatures w14:val="standardContextual"/>
        </w:rPr>
      </w:pPr>
      <w:r w:rsidRPr="002C19D6">
        <w:rPr>
          <w:rFonts w:ascii="Times New Roman" w:hAnsi="Times New Roman" w:cs="Times New Roman"/>
          <w:color w:val="000000" w:themeColor="text1"/>
          <w14:ligatures w14:val="standardContextual"/>
        </w:rPr>
        <w:t xml:space="preserve">Articles from the Instrumentalist from 1946 to 1992 on the Administrative Side of Being a School Music Director” </w:t>
      </w:r>
      <w:r w:rsidR="002903CE" w:rsidRPr="002C19D6">
        <w:rPr>
          <w:rFonts w:ascii="Times New Roman" w:hAnsi="Times New Roman" w:cs="Times New Roman"/>
          <w:color w:val="000000" w:themeColor="text1"/>
          <w14:ligatures w14:val="standardContextual"/>
        </w:rPr>
        <w:t>(Northfield</w:t>
      </w:r>
      <w:r w:rsidRPr="002C19D6">
        <w:rPr>
          <w:rFonts w:ascii="Times New Roman" w:hAnsi="Times New Roman" w:cs="Times New Roman"/>
          <w:color w:val="000000" w:themeColor="text1"/>
          <w14:ligatures w14:val="standardContextual"/>
        </w:rPr>
        <w:t xml:space="preserve">, IL: The Instrumentalist Publishing Company, 1993): 99-101. </w:t>
      </w:r>
    </w:p>
    <w:p w14:paraId="3AC607D6" w14:textId="77777777" w:rsidR="000A7864" w:rsidRPr="002C19D6" w:rsidRDefault="00754E4A" w:rsidP="000A7864">
      <w:pPr>
        <w:autoSpaceDE w:val="0"/>
        <w:autoSpaceDN w:val="0"/>
        <w:adjustRightInd w:val="0"/>
        <w:spacing w:before="240" w:after="120"/>
        <w:ind w:left="720" w:hanging="720"/>
        <w:rPr>
          <w:rFonts w:ascii="Times New Roman" w:eastAsia="Times New Roman" w:hAnsi="Times New Roman" w:cs="Times New Roman"/>
          <w:color w:val="000000" w:themeColor="text1"/>
        </w:rPr>
      </w:pPr>
      <w:bookmarkStart w:id="247" w:name="_Hlk153117660"/>
      <w:r w:rsidRPr="002C19D6">
        <w:rPr>
          <w:rFonts w:ascii="Times New Roman" w:eastAsia="Times New Roman" w:hAnsi="Times New Roman" w:cs="Times New Roman"/>
          <w:color w:val="000000" w:themeColor="text1"/>
        </w:rPr>
        <w:t>Payne, Barbara. "A Review of Research on Band Competition.” J</w:t>
      </w:r>
      <w:r w:rsidRPr="002C19D6">
        <w:rPr>
          <w:rFonts w:ascii="Times New Roman" w:eastAsia="Times New Roman" w:hAnsi="Times New Roman" w:cs="Times New Roman"/>
          <w:i/>
          <w:iCs/>
          <w:color w:val="000000" w:themeColor="text1"/>
        </w:rPr>
        <w:t>ournal of Band Research</w:t>
      </w:r>
      <w:r w:rsidRPr="002C19D6">
        <w:rPr>
          <w:rFonts w:ascii="Times New Roman" w:eastAsia="Times New Roman" w:hAnsi="Times New Roman" w:cs="Times New Roman"/>
          <w:color w:val="000000" w:themeColor="text1"/>
        </w:rPr>
        <w:t> 33, no. 1 (1997): 1–19.</w:t>
      </w:r>
    </w:p>
    <w:p w14:paraId="11126032" w14:textId="77777777" w:rsidR="00CF12CF" w:rsidRPr="002C19D6" w:rsidRDefault="00CF12CF" w:rsidP="00CF12CF">
      <w:pPr>
        <w:autoSpaceDE w:val="0"/>
        <w:autoSpaceDN w:val="0"/>
        <w:adjustRightInd w:val="0"/>
        <w:ind w:left="720" w:hanging="720"/>
        <w:rPr>
          <w:rFonts w:ascii="Times New Roman" w:eastAsia="Aptos" w:hAnsi="Times New Roman" w:cs="Times New Roman"/>
          <w:i/>
          <w:iCs/>
          <w:kern w:val="2"/>
          <w14:ligatures w14:val="standardContextual"/>
        </w:rPr>
      </w:pPr>
      <w:r w:rsidRPr="002C19D6">
        <w:rPr>
          <w:rFonts w:ascii="Times New Roman" w:eastAsia="Aptos" w:hAnsi="Times New Roman" w:cs="Times New Roman"/>
          <w:kern w:val="2"/>
          <w14:ligatures w14:val="standardContextual"/>
        </w:rPr>
        <w:t xml:space="preserve">Pennington, J. “Keeping in Step with the Goals of the Marching Band.” </w:t>
      </w:r>
      <w:r w:rsidRPr="002C19D6">
        <w:rPr>
          <w:rFonts w:ascii="Times New Roman" w:eastAsia="Aptos" w:hAnsi="Times New Roman" w:cs="Times New Roman"/>
          <w:i/>
          <w:iCs/>
          <w:kern w:val="2"/>
          <w14:ligatures w14:val="standardContextual"/>
        </w:rPr>
        <w:t>National Association of</w:t>
      </w:r>
    </w:p>
    <w:p w14:paraId="2C5F3EB0" w14:textId="44D1373F" w:rsidR="00CF12CF" w:rsidRPr="002C19D6" w:rsidRDefault="00CF12CF" w:rsidP="00CF12CF">
      <w:pPr>
        <w:autoSpaceDE w:val="0"/>
        <w:autoSpaceDN w:val="0"/>
        <w:adjustRightInd w:val="0"/>
        <w:ind w:left="720"/>
        <w:rPr>
          <w:rFonts w:ascii="Times New Roman" w:eastAsia="Aptos" w:hAnsi="Times New Roman" w:cs="Times New Roman"/>
          <w:kern w:val="2"/>
          <w14:ligatures w14:val="standardContextual"/>
        </w:rPr>
      </w:pPr>
      <w:r w:rsidRPr="002C19D6">
        <w:rPr>
          <w:rFonts w:ascii="Times New Roman" w:eastAsia="Aptos" w:hAnsi="Times New Roman" w:cs="Times New Roman"/>
          <w:i/>
          <w:iCs/>
          <w:kern w:val="2"/>
          <w14:ligatures w14:val="standardContextual"/>
        </w:rPr>
        <w:t>Secondary School Principals Bulletin</w:t>
      </w:r>
      <w:r w:rsidRPr="002C19D6">
        <w:rPr>
          <w:rFonts w:ascii="Times New Roman" w:eastAsia="Aptos" w:hAnsi="Times New Roman" w:cs="Times New Roman"/>
          <w:kern w:val="2"/>
          <w14:ligatures w14:val="standardContextual"/>
        </w:rPr>
        <w:t>, (1982): 97.</w:t>
      </w:r>
    </w:p>
    <w:p w14:paraId="09549FB4" w14:textId="77777777" w:rsidR="00511B41" w:rsidRPr="002C19D6" w:rsidRDefault="00511B41" w:rsidP="00511B41">
      <w:pPr>
        <w:autoSpaceDE w:val="0"/>
        <w:autoSpaceDN w:val="0"/>
        <w:adjustRightInd w:val="0"/>
        <w:rPr>
          <w:rFonts w:ascii="Times New Roman" w:eastAsia="Aptos" w:hAnsi="Times New Roman" w:cs="Times New Roman"/>
          <w:kern w:val="2"/>
          <w14:ligatures w14:val="standardContextual"/>
        </w:rPr>
      </w:pPr>
    </w:p>
    <w:p w14:paraId="566FAB2D" w14:textId="5CB9FEA4" w:rsidR="00511B41" w:rsidRPr="002C19D6" w:rsidRDefault="00511B41" w:rsidP="00511B41">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Peoples, Katarzyna. </w:t>
      </w:r>
      <w:r w:rsidRPr="002C19D6">
        <w:rPr>
          <w:rFonts w:ascii="Times New Roman" w:eastAsia="Aptos" w:hAnsi="Times New Roman" w:cs="Times New Roman"/>
          <w:i/>
          <w:iCs/>
          <w:kern w:val="2"/>
          <w14:ligatures w14:val="standardContextual"/>
        </w:rPr>
        <w:t>How to Write a Phenomenological Dissertation: A Step-By-Step Guide</w:t>
      </w:r>
      <w:r w:rsidRPr="002C19D6">
        <w:rPr>
          <w:rFonts w:ascii="Times New Roman" w:eastAsia="Aptos" w:hAnsi="Times New Roman" w:cs="Times New Roman"/>
          <w:kern w:val="2"/>
          <w14:ligatures w14:val="standardContextual"/>
        </w:rPr>
        <w:t>. (Los Angeles: Sage Publications, 2021.</w:t>
      </w:r>
      <w:r w:rsidR="00BA4CC5" w:rsidRPr="002C19D6">
        <w:rPr>
          <w:rFonts w:ascii="Times New Roman" w:eastAsia="Aptos" w:hAnsi="Times New Roman" w:cs="Times New Roman"/>
          <w:kern w:val="2"/>
          <w14:ligatures w14:val="standardContextual"/>
        </w:rPr>
        <w:t>)</w:t>
      </w:r>
    </w:p>
    <w:p w14:paraId="25DFDFA6" w14:textId="77777777" w:rsidR="002903CE" w:rsidRPr="002C19D6" w:rsidRDefault="002903CE" w:rsidP="002903CE">
      <w:pPr>
        <w:autoSpaceDE w:val="0"/>
        <w:autoSpaceDN w:val="0"/>
        <w:adjustRightInd w:val="0"/>
        <w:rPr>
          <w:rFonts w:ascii="Times New Roman" w:eastAsia="Aptos" w:hAnsi="Times New Roman" w:cs="Times New Roman"/>
          <w:kern w:val="2"/>
          <w14:ligatures w14:val="standardContextual"/>
        </w:rPr>
      </w:pPr>
    </w:p>
    <w:p w14:paraId="3D337ECD" w14:textId="77777777" w:rsidR="002903CE" w:rsidRPr="002C19D6" w:rsidRDefault="002903CE" w:rsidP="002903CE">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Powell, Sean Robert. “Competition, Ideology, and the One-Dimensional Music Program.” </w:t>
      </w:r>
      <w:r w:rsidRPr="002C19D6">
        <w:rPr>
          <w:rFonts w:ascii="Times New Roman" w:eastAsia="Aptos" w:hAnsi="Times New Roman" w:cs="Times New Roman"/>
          <w:i/>
          <w:iCs/>
          <w:kern w:val="2"/>
          <w14:ligatures w14:val="standardContextual"/>
        </w:rPr>
        <w:t>Action, Criticism &amp; Theory for Music Education</w:t>
      </w:r>
      <w:r w:rsidRPr="002C19D6">
        <w:rPr>
          <w:rFonts w:ascii="Times New Roman" w:eastAsia="Aptos" w:hAnsi="Times New Roman" w:cs="Times New Roman"/>
          <w:kern w:val="2"/>
          <w14:ligatures w14:val="standardContextual"/>
        </w:rPr>
        <w:t xml:space="preserve"> 20, no. 3 (2021): 19–43. </w:t>
      </w:r>
    </w:p>
    <w:p w14:paraId="7B9447AD" w14:textId="77777777" w:rsidR="002903CE" w:rsidRPr="002C19D6" w:rsidRDefault="002903CE" w:rsidP="002903CE">
      <w:pPr>
        <w:autoSpaceDE w:val="0"/>
        <w:autoSpaceDN w:val="0"/>
        <w:adjustRightInd w:val="0"/>
        <w:ind w:left="720" w:hanging="720"/>
        <w:rPr>
          <w:rFonts w:ascii="Times New Roman" w:eastAsia="Aptos" w:hAnsi="Times New Roman" w:cs="Times New Roman"/>
          <w:kern w:val="2"/>
          <w14:ligatures w14:val="standardContextual"/>
        </w:rPr>
      </w:pPr>
    </w:p>
    <w:p w14:paraId="028EA373" w14:textId="2028D73B" w:rsidR="002903CE" w:rsidRPr="002C19D6" w:rsidRDefault="002903CE" w:rsidP="002903CE">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Regelski, </w:t>
      </w:r>
      <w:r w:rsidR="008E5817">
        <w:rPr>
          <w:rFonts w:ascii="Times New Roman" w:eastAsia="Aptos" w:hAnsi="Times New Roman" w:cs="Times New Roman"/>
          <w:kern w:val="2"/>
          <w14:ligatures w14:val="standardContextual"/>
        </w:rPr>
        <w:t xml:space="preserve">T.A. </w:t>
      </w:r>
      <w:r w:rsidRPr="002C19D6">
        <w:rPr>
          <w:rFonts w:ascii="Times New Roman" w:eastAsia="Aptos" w:hAnsi="Times New Roman" w:cs="Times New Roman"/>
          <w:kern w:val="2"/>
          <w14:ligatures w14:val="standardContextual"/>
        </w:rPr>
        <w:t xml:space="preserve">“Contest Symposium,” </w:t>
      </w:r>
      <w:r w:rsidRPr="002C19D6">
        <w:rPr>
          <w:rFonts w:ascii="Times New Roman" w:eastAsia="Aptos" w:hAnsi="Times New Roman" w:cs="Times New Roman"/>
          <w:i/>
          <w:iCs/>
          <w:kern w:val="2"/>
          <w14:ligatures w14:val="standardContextual"/>
        </w:rPr>
        <w:t>Music Educators Journal</w:t>
      </w:r>
      <w:r w:rsidRPr="002C19D6">
        <w:rPr>
          <w:rFonts w:ascii="Times New Roman" w:eastAsia="Aptos" w:hAnsi="Times New Roman" w:cs="Times New Roman"/>
          <w:kern w:val="2"/>
          <w14:ligatures w14:val="standardContextual"/>
        </w:rPr>
        <w:t xml:space="preserve"> 53, no. 1 (1966): 61.</w:t>
      </w:r>
    </w:p>
    <w:p w14:paraId="35211FF6" w14:textId="77777777" w:rsidR="002903CE" w:rsidRPr="002C19D6" w:rsidRDefault="002903CE" w:rsidP="002903CE">
      <w:pPr>
        <w:autoSpaceDE w:val="0"/>
        <w:autoSpaceDN w:val="0"/>
        <w:adjustRightInd w:val="0"/>
        <w:ind w:left="720" w:hanging="720"/>
        <w:rPr>
          <w:rFonts w:ascii="Times New Roman" w:eastAsia="Aptos" w:hAnsi="Times New Roman" w:cs="Times New Roman"/>
          <w:kern w:val="2"/>
          <w14:ligatures w14:val="standardContextual"/>
        </w:rPr>
      </w:pPr>
    </w:p>
    <w:p w14:paraId="3E2423DE" w14:textId="0B1C9CBF" w:rsidR="002903CE" w:rsidRPr="002C19D6" w:rsidRDefault="002903CE" w:rsidP="002903CE">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Rickels, David. “Nonperformance Variables as Predictors of Marching Band Contest Results,” </w:t>
      </w:r>
      <w:r w:rsidRPr="002C19D6">
        <w:rPr>
          <w:rFonts w:ascii="Times New Roman" w:eastAsia="Aptos" w:hAnsi="Times New Roman" w:cs="Times New Roman"/>
          <w:i/>
          <w:iCs/>
          <w:kern w:val="2"/>
          <w14:ligatures w14:val="standardContextual"/>
        </w:rPr>
        <w:t>Bulletin of the Council for Research in Music Education</w:t>
      </w:r>
      <w:r w:rsidRPr="002C19D6">
        <w:rPr>
          <w:rFonts w:ascii="Times New Roman" w:eastAsia="Aptos" w:hAnsi="Times New Roman" w:cs="Times New Roman"/>
          <w:kern w:val="2"/>
          <w14:ligatures w14:val="standardContextual"/>
        </w:rPr>
        <w:t xml:space="preserve">, (2012): 53. </w:t>
      </w:r>
    </w:p>
    <w:p w14:paraId="097D73C9" w14:textId="77777777" w:rsidR="007F4721" w:rsidRPr="002C19D6" w:rsidRDefault="007F4721" w:rsidP="007F4721">
      <w:pPr>
        <w:autoSpaceDE w:val="0"/>
        <w:autoSpaceDN w:val="0"/>
        <w:adjustRightInd w:val="0"/>
        <w:rPr>
          <w:rFonts w:ascii="Times New Roman" w:eastAsia="Aptos" w:hAnsi="Times New Roman" w:cs="Times New Roman"/>
          <w:kern w:val="2"/>
          <w14:ligatures w14:val="standardContextual"/>
        </w:rPr>
      </w:pPr>
    </w:p>
    <w:p w14:paraId="673A7101" w14:textId="1F1D14DC" w:rsidR="007F4721" w:rsidRPr="002C19D6" w:rsidRDefault="007F4721" w:rsidP="007F4721">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Righter, </w:t>
      </w:r>
      <w:r w:rsidR="002903CE" w:rsidRPr="002C19D6">
        <w:rPr>
          <w:rFonts w:ascii="Times New Roman" w:eastAsia="Aptos" w:hAnsi="Times New Roman" w:cs="Times New Roman"/>
          <w:kern w:val="2"/>
          <w14:ligatures w14:val="standardContextual"/>
        </w:rPr>
        <w:t>C.B.</w:t>
      </w:r>
      <w:r w:rsidRPr="002C19D6">
        <w:rPr>
          <w:rFonts w:ascii="Times New Roman" w:eastAsia="Aptos" w:hAnsi="Times New Roman" w:cs="Times New Roman"/>
          <w:kern w:val="2"/>
          <w14:ligatures w14:val="standardContextual"/>
        </w:rPr>
        <w:t xml:space="preserve"> “Is the Sports Public Ready for Something New in Marching Bands?”</w:t>
      </w:r>
    </w:p>
    <w:p w14:paraId="480E2AF3" w14:textId="77777777" w:rsidR="007F4721" w:rsidRPr="002C19D6" w:rsidRDefault="007F4721" w:rsidP="007F4721">
      <w:pPr>
        <w:autoSpaceDE w:val="0"/>
        <w:autoSpaceDN w:val="0"/>
        <w:adjustRightInd w:val="0"/>
        <w:ind w:left="720"/>
        <w:rPr>
          <w:rFonts w:ascii="Times New Roman" w:eastAsia="Aptos" w:hAnsi="Times New Roman" w:cs="Times New Roman"/>
          <w:i/>
          <w:iCs/>
          <w:kern w:val="2"/>
          <w14:ligatures w14:val="standardContextual"/>
        </w:rPr>
      </w:pPr>
      <w:r w:rsidRPr="002C19D6">
        <w:rPr>
          <w:rFonts w:ascii="Times New Roman" w:eastAsia="Aptos" w:hAnsi="Times New Roman" w:cs="Times New Roman"/>
          <w:i/>
          <w:iCs/>
          <w:kern w:val="2"/>
          <w14:ligatures w14:val="standardContextual"/>
        </w:rPr>
        <w:t>Conductors Anthology: A Compendium of Articles from the Instrumentalist from 1946 to</w:t>
      </w:r>
    </w:p>
    <w:p w14:paraId="1359BBB7" w14:textId="32FDA7A8" w:rsidR="001A4792" w:rsidRPr="002C19D6" w:rsidRDefault="007F4721" w:rsidP="00FF0409">
      <w:pPr>
        <w:autoSpaceDE w:val="0"/>
        <w:autoSpaceDN w:val="0"/>
        <w:adjustRightInd w:val="0"/>
        <w:ind w:left="720"/>
        <w:rPr>
          <w:rFonts w:ascii="Times New Roman" w:eastAsia="Aptos" w:hAnsi="Times New Roman" w:cs="Times New Roman"/>
          <w:kern w:val="2"/>
          <w14:ligatures w14:val="standardContextual"/>
        </w:rPr>
      </w:pPr>
      <w:r w:rsidRPr="002C19D6">
        <w:rPr>
          <w:rFonts w:ascii="Times New Roman" w:eastAsia="Aptos" w:hAnsi="Times New Roman" w:cs="Times New Roman"/>
          <w:i/>
          <w:iCs/>
          <w:kern w:val="2"/>
          <w14:ligatures w14:val="standardContextual"/>
        </w:rPr>
        <w:lastRenderedPageBreak/>
        <w:t>1992 on the Administrative Side of Being a School Music Director</w:t>
      </w:r>
      <w:r w:rsidRPr="002C19D6">
        <w:rPr>
          <w:rFonts w:ascii="Times New Roman" w:eastAsia="Aptos" w:hAnsi="Times New Roman" w:cs="Times New Roman"/>
          <w:kern w:val="2"/>
          <w14:ligatures w14:val="standardContextual"/>
        </w:rPr>
        <w:t xml:space="preserve"> 1, (1993): 97.</w:t>
      </w:r>
    </w:p>
    <w:p w14:paraId="47704A00" w14:textId="77777777" w:rsidR="00CF12CF" w:rsidRPr="002C19D6" w:rsidRDefault="00CF12CF" w:rsidP="007F4721">
      <w:pPr>
        <w:autoSpaceDE w:val="0"/>
        <w:autoSpaceDN w:val="0"/>
        <w:adjustRightInd w:val="0"/>
        <w:rPr>
          <w:rFonts w:ascii="Times New Roman" w:eastAsia="Aptos" w:hAnsi="Times New Roman" w:cs="Times New Roman"/>
          <w:kern w:val="2"/>
          <w14:ligatures w14:val="standardContextual"/>
        </w:rPr>
      </w:pPr>
    </w:p>
    <w:p w14:paraId="5A2776CE" w14:textId="686FD866" w:rsidR="000A7864" w:rsidRDefault="00754E4A" w:rsidP="000A7864">
      <w:pPr>
        <w:ind w:left="720" w:hanging="720"/>
        <w:rPr>
          <w:rFonts w:ascii="Times New Roman" w:eastAsia="Times New Roman" w:hAnsi="Times New Roman" w:cs="Times New Roman"/>
          <w:color w:val="000000" w:themeColor="text1"/>
        </w:rPr>
      </w:pPr>
      <w:bookmarkStart w:id="248" w:name="_Hlk191737588"/>
      <w:r w:rsidRPr="002C19D6">
        <w:rPr>
          <w:rFonts w:ascii="Times New Roman" w:eastAsia="Times New Roman" w:hAnsi="Times New Roman" w:cs="Times New Roman"/>
          <w:color w:val="000000" w:themeColor="text1"/>
        </w:rPr>
        <w:t xml:space="preserve">Roberts, Rosanne. “Qualitative Interview Questions: Guidance for Novice Researchers.” </w:t>
      </w:r>
      <w:r w:rsidRPr="002C19D6">
        <w:rPr>
          <w:rFonts w:ascii="Times New Roman" w:eastAsia="Times New Roman" w:hAnsi="Times New Roman" w:cs="Times New Roman"/>
          <w:i/>
          <w:iCs/>
          <w:color w:val="000000" w:themeColor="text1"/>
        </w:rPr>
        <w:t>The Qualitative Report: An Online Journal Dedicated to Qualitative Research Since 1990</w:t>
      </w:r>
      <w:r w:rsidR="00BA4CC5" w:rsidRPr="002C19D6">
        <w:rPr>
          <w:rFonts w:ascii="Times New Roman" w:eastAsia="Times New Roman" w:hAnsi="Times New Roman" w:cs="Times New Roman"/>
          <w:i/>
          <w:iCs/>
          <w:color w:val="000000" w:themeColor="text1"/>
        </w:rPr>
        <w:t xml:space="preserve">, 25, </w:t>
      </w:r>
      <w:r w:rsidR="00BA4CC5" w:rsidRPr="002C19D6">
        <w:rPr>
          <w:rFonts w:ascii="Times New Roman" w:eastAsia="Times New Roman" w:hAnsi="Times New Roman" w:cs="Times New Roman"/>
          <w:color w:val="000000" w:themeColor="text1"/>
        </w:rPr>
        <w:t>no.9</w:t>
      </w:r>
      <w:r w:rsidR="00BA4CC5" w:rsidRPr="002C19D6">
        <w:rPr>
          <w:rFonts w:ascii="Times New Roman" w:eastAsia="Times New Roman" w:hAnsi="Times New Roman" w:cs="Times New Roman"/>
          <w:i/>
          <w:iCs/>
          <w:color w:val="000000" w:themeColor="text1"/>
        </w:rPr>
        <w:t xml:space="preserve"> </w:t>
      </w:r>
      <w:r w:rsidRPr="002C19D6">
        <w:rPr>
          <w:rFonts w:ascii="Times New Roman" w:eastAsia="Times New Roman" w:hAnsi="Times New Roman" w:cs="Times New Roman"/>
          <w:color w:val="000000" w:themeColor="text1"/>
        </w:rPr>
        <w:t>(2020)</w:t>
      </w:r>
      <w:r w:rsidR="00BA4CC5" w:rsidRPr="002C19D6">
        <w:rPr>
          <w:rFonts w:ascii="Times New Roman" w:eastAsia="Times New Roman" w:hAnsi="Times New Roman" w:cs="Times New Roman"/>
          <w:color w:val="000000" w:themeColor="text1"/>
        </w:rPr>
        <w:t>:3185-3281.</w:t>
      </w:r>
    </w:p>
    <w:p w14:paraId="543862FA" w14:textId="3AFFAF7A" w:rsidR="00FF0409" w:rsidRPr="002C19D6" w:rsidRDefault="00FF0409" w:rsidP="000A7864">
      <w:pPr>
        <w:ind w:left="720" w:hanging="720"/>
        <w:rPr>
          <w:rFonts w:ascii="Times New Roman" w:eastAsia="Times New Roman" w:hAnsi="Times New Roman" w:cs="Times New Roman"/>
          <w:color w:val="000000" w:themeColor="text1"/>
        </w:rPr>
      </w:pPr>
      <w:r w:rsidRPr="00FF0409">
        <w:rPr>
          <w:rFonts w:ascii="Times New Roman" w:eastAsia="Times New Roman" w:hAnsi="Times New Roman" w:cs="Times New Roman"/>
          <w:color w:val="000000" w:themeColor="text1"/>
        </w:rPr>
        <w:t>Robinson, M</w:t>
      </w:r>
      <w:r w:rsidR="00640B2A">
        <w:rPr>
          <w:rFonts w:ascii="Times New Roman" w:eastAsia="Times New Roman" w:hAnsi="Times New Roman" w:cs="Times New Roman"/>
          <w:color w:val="000000" w:themeColor="text1"/>
        </w:rPr>
        <w:t xml:space="preserve">artha </w:t>
      </w:r>
      <w:r w:rsidRPr="00FF0409">
        <w:rPr>
          <w:rFonts w:ascii="Times New Roman" w:eastAsia="Times New Roman" w:hAnsi="Times New Roman" w:cs="Times New Roman"/>
          <w:color w:val="000000" w:themeColor="text1"/>
        </w:rPr>
        <w:t>J</w:t>
      </w:r>
      <w:r w:rsidR="00640B2A">
        <w:rPr>
          <w:rFonts w:ascii="Times New Roman" w:eastAsia="Times New Roman" w:hAnsi="Times New Roman" w:cs="Times New Roman"/>
          <w:color w:val="000000" w:themeColor="text1"/>
        </w:rPr>
        <w:t>ane</w:t>
      </w:r>
      <w:r w:rsidRPr="00FF0409">
        <w:rPr>
          <w:rFonts w:ascii="Times New Roman" w:eastAsia="Times New Roman" w:hAnsi="Times New Roman" w:cs="Times New Roman"/>
          <w:color w:val="000000" w:themeColor="text1"/>
        </w:rPr>
        <w:t>. “Band in the Time of a Pandemic.” Music in a Minuet. National Association for Music Education (July 2020).</w:t>
      </w:r>
    </w:p>
    <w:p w14:paraId="1EA6A328" w14:textId="77777777" w:rsidR="00E9517C" w:rsidRPr="002C19D6" w:rsidRDefault="00E9517C" w:rsidP="000A7864">
      <w:pPr>
        <w:ind w:left="720" w:hanging="720"/>
        <w:rPr>
          <w:rFonts w:ascii="Times New Roman" w:eastAsia="Times New Roman" w:hAnsi="Times New Roman" w:cs="Times New Roman"/>
          <w:color w:val="000000" w:themeColor="text1"/>
        </w:rPr>
      </w:pPr>
    </w:p>
    <w:p w14:paraId="3D6F5A18" w14:textId="77777777" w:rsidR="00E9517C" w:rsidRPr="002C19D6" w:rsidRDefault="00E9517C" w:rsidP="00E9517C">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Rockefeller, David R. “Rifles, Pom-poms, Flags and Music?” </w:t>
      </w:r>
      <w:r w:rsidRPr="002C19D6">
        <w:rPr>
          <w:rFonts w:ascii="Times New Roman" w:eastAsia="Aptos" w:hAnsi="Times New Roman" w:cs="Times New Roman"/>
          <w:i/>
          <w:iCs/>
          <w:kern w:val="2"/>
          <w14:ligatures w14:val="standardContextual"/>
        </w:rPr>
        <w:t>Music Educators Journal</w:t>
      </w:r>
      <w:r w:rsidRPr="002C19D6">
        <w:rPr>
          <w:rFonts w:ascii="Times New Roman" w:eastAsia="Aptos" w:hAnsi="Times New Roman" w:cs="Times New Roman"/>
          <w:kern w:val="2"/>
          <w14:ligatures w14:val="standardContextual"/>
        </w:rPr>
        <w:t xml:space="preserve"> 69, no.4, (1982): 31. </w:t>
      </w:r>
    </w:p>
    <w:p w14:paraId="63631174" w14:textId="77777777" w:rsidR="000D63DB" w:rsidRPr="002C19D6" w:rsidRDefault="000D63DB" w:rsidP="00E9517C">
      <w:pPr>
        <w:autoSpaceDE w:val="0"/>
        <w:autoSpaceDN w:val="0"/>
        <w:adjustRightInd w:val="0"/>
        <w:ind w:left="720" w:hanging="720"/>
        <w:rPr>
          <w:rFonts w:ascii="Times New Roman" w:eastAsia="Aptos" w:hAnsi="Times New Roman" w:cs="Times New Roman"/>
          <w:kern w:val="2"/>
          <w14:ligatures w14:val="standardContextual"/>
        </w:rPr>
      </w:pPr>
    </w:p>
    <w:p w14:paraId="4F254142" w14:textId="5BEED654" w:rsidR="000D63DB" w:rsidRPr="002C19D6" w:rsidRDefault="000D63DB" w:rsidP="000D63DB">
      <w:pPr>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Rohrer, Thomas P. “The Debate on Competition in Music in the Twentieth Century.” Update, Applications of Research in Music Education 21, no.1 (2002): 39.</w:t>
      </w:r>
    </w:p>
    <w:p w14:paraId="78144C55" w14:textId="77777777" w:rsidR="00E9517C" w:rsidRPr="002C19D6" w:rsidRDefault="00E9517C" w:rsidP="000A7864">
      <w:pPr>
        <w:ind w:left="720" w:hanging="720"/>
        <w:rPr>
          <w:rFonts w:ascii="Times New Roman" w:eastAsia="Times New Roman" w:hAnsi="Times New Roman" w:cs="Times New Roman"/>
          <w:color w:val="000000" w:themeColor="text1"/>
        </w:rPr>
      </w:pPr>
    </w:p>
    <w:bookmarkEnd w:id="248"/>
    <w:p w14:paraId="3705A36A" w14:textId="77777777" w:rsidR="000A7864" w:rsidRPr="002C19D6" w:rsidRDefault="00754E4A" w:rsidP="000A7864">
      <w:pPr>
        <w:autoSpaceDE w:val="0"/>
        <w:autoSpaceDN w:val="0"/>
        <w:adjustRightInd w:val="0"/>
        <w:spacing w:before="240" w:after="120"/>
        <w:ind w:left="720" w:hanging="720"/>
        <w:rPr>
          <w:rFonts w:ascii="Times New Roman" w:hAnsi="Times New Roman" w:cs="Times New Roman"/>
          <w:color w:val="000000" w:themeColor="text1"/>
        </w:rPr>
      </w:pPr>
      <w:r w:rsidRPr="002C19D6">
        <w:rPr>
          <w:rFonts w:ascii="Times New Roman" w:hAnsi="Times New Roman" w:cs="Times New Roman"/>
          <w:color w:val="000000" w:themeColor="text1"/>
        </w:rPr>
        <w:t>Rogers, George L. "Attitudes of High School Band Directors and Principals Toward Marching Band Contests." </w:t>
      </w:r>
      <w:r w:rsidRPr="002C19D6">
        <w:rPr>
          <w:rFonts w:ascii="Times New Roman" w:hAnsi="Times New Roman" w:cs="Times New Roman"/>
          <w:i/>
          <w:iCs/>
          <w:color w:val="000000" w:themeColor="text1"/>
        </w:rPr>
        <w:t>Journal of Research in Music Education</w:t>
      </w:r>
      <w:r w:rsidRPr="002C19D6">
        <w:rPr>
          <w:rFonts w:ascii="Times New Roman" w:hAnsi="Times New Roman" w:cs="Times New Roman"/>
          <w:color w:val="000000" w:themeColor="text1"/>
        </w:rPr>
        <w:t> 33, no. 4 (1985): 259–267.</w:t>
      </w:r>
    </w:p>
    <w:p w14:paraId="6E5AE688" w14:textId="77777777" w:rsidR="000A7864" w:rsidRPr="002C19D6" w:rsidRDefault="000A7864" w:rsidP="000A7864">
      <w:pPr>
        <w:autoSpaceDE w:val="0"/>
        <w:autoSpaceDN w:val="0"/>
        <w:adjustRightInd w:val="0"/>
        <w:rPr>
          <w:rFonts w:ascii="Times New Roman" w:hAnsi="Times New Roman" w:cs="Times New Roman"/>
          <w:color w:val="000000" w:themeColor="text1"/>
          <w14:ligatures w14:val="standardContextual"/>
        </w:rPr>
      </w:pPr>
    </w:p>
    <w:p w14:paraId="67739319" w14:textId="77777777" w:rsidR="00856E12" w:rsidRPr="002C19D6" w:rsidRDefault="00856E12" w:rsidP="00856E12">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Rothlisberger, D.J. “The Impact of High School Band on Student Education as Perceived by</w:t>
      </w:r>
    </w:p>
    <w:p w14:paraId="57DF1D84" w14:textId="77777777" w:rsidR="00856E12" w:rsidRDefault="00856E12" w:rsidP="00856E12">
      <w:pPr>
        <w:autoSpaceDE w:val="0"/>
        <w:autoSpaceDN w:val="0"/>
        <w:adjustRightInd w:val="0"/>
        <w:ind w:left="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Band Students, Band Directors, and Building Level Administrators.” (PhD diss., East Texas State University, 1995).</w:t>
      </w:r>
    </w:p>
    <w:p w14:paraId="0C4AC4EA" w14:textId="77777777" w:rsidR="00481F91" w:rsidRDefault="00481F91" w:rsidP="00481F91">
      <w:pPr>
        <w:autoSpaceDE w:val="0"/>
        <w:autoSpaceDN w:val="0"/>
        <w:adjustRightInd w:val="0"/>
        <w:rPr>
          <w:rFonts w:ascii="Times New Roman" w:eastAsia="Aptos" w:hAnsi="Times New Roman" w:cs="Times New Roman"/>
          <w:kern w:val="2"/>
          <w14:ligatures w14:val="standardContextual"/>
        </w:rPr>
      </w:pPr>
    </w:p>
    <w:p w14:paraId="3F28539F" w14:textId="0F5B0974" w:rsidR="00856E12" w:rsidRDefault="00481F91" w:rsidP="00DE7664">
      <w:pPr>
        <w:autoSpaceDE w:val="0"/>
        <w:autoSpaceDN w:val="0"/>
        <w:adjustRightInd w:val="0"/>
        <w:ind w:left="720" w:hanging="720"/>
        <w:rPr>
          <w:rFonts w:ascii="Times New Roman" w:eastAsia="Aptos" w:hAnsi="Times New Roman" w:cs="Times New Roman"/>
          <w:kern w:val="2"/>
          <w14:ligatures w14:val="standardContextual"/>
        </w:rPr>
      </w:pPr>
      <w:r w:rsidRPr="00481F91">
        <w:rPr>
          <w:rFonts w:ascii="Times New Roman" w:eastAsia="Aptos" w:hAnsi="Times New Roman" w:cs="Times New Roman"/>
          <w:kern w:val="2"/>
          <w14:ligatures w14:val="standardContextual"/>
        </w:rPr>
        <w:t>Sawyer, J. R.</w:t>
      </w:r>
      <w:r>
        <w:rPr>
          <w:rFonts w:ascii="Times New Roman" w:eastAsia="Aptos" w:hAnsi="Times New Roman" w:cs="Times New Roman"/>
          <w:kern w:val="2"/>
          <w14:ligatures w14:val="standardContextual"/>
        </w:rPr>
        <w:t>“</w:t>
      </w:r>
      <w:r w:rsidRPr="00481F91">
        <w:rPr>
          <w:rFonts w:ascii="Times New Roman" w:eastAsia="Aptos" w:hAnsi="Times New Roman" w:cs="Times New Roman"/>
          <w:kern w:val="2"/>
          <w14:ligatures w14:val="standardContextual"/>
        </w:rPr>
        <w:t xml:space="preserve">Factors </w:t>
      </w:r>
      <w:r>
        <w:rPr>
          <w:rFonts w:ascii="Times New Roman" w:eastAsia="Aptos" w:hAnsi="Times New Roman" w:cs="Times New Roman"/>
          <w:kern w:val="2"/>
          <w14:ligatures w14:val="standardContextual"/>
        </w:rPr>
        <w:t>T</w:t>
      </w:r>
      <w:r w:rsidR="00964533">
        <w:rPr>
          <w:rFonts w:ascii="Times New Roman" w:eastAsia="Aptos" w:hAnsi="Times New Roman" w:cs="Times New Roman"/>
          <w:kern w:val="2"/>
          <w14:ligatures w14:val="standardContextual"/>
        </w:rPr>
        <w:t xml:space="preserve">hat Characterize Successful Inner-City High School Band Programs of the North </w:t>
      </w:r>
      <w:r w:rsidR="007E0779">
        <w:rPr>
          <w:rFonts w:ascii="Times New Roman" w:eastAsia="Aptos" w:hAnsi="Times New Roman" w:cs="Times New Roman"/>
          <w:kern w:val="2"/>
          <w14:ligatures w14:val="standardContextual"/>
        </w:rPr>
        <w:t>Central</w:t>
      </w:r>
      <w:r w:rsidR="00964533">
        <w:rPr>
          <w:rFonts w:ascii="Times New Roman" w:eastAsia="Aptos" w:hAnsi="Times New Roman" w:cs="Times New Roman"/>
          <w:kern w:val="2"/>
          <w14:ligatures w14:val="standardContextual"/>
        </w:rPr>
        <w:t xml:space="preserve"> States of the United States as Perceived by Administrators, Music Supervisors, and Music Educators.”</w:t>
      </w:r>
      <w:r w:rsidR="007E0779">
        <w:rPr>
          <w:rFonts w:ascii="Times New Roman" w:eastAsia="Aptos" w:hAnsi="Times New Roman" w:cs="Times New Roman"/>
          <w:kern w:val="2"/>
          <w14:ligatures w14:val="standardContextual"/>
        </w:rPr>
        <w:t xml:space="preserve"> (P</w:t>
      </w:r>
      <w:r w:rsidR="00E8713C">
        <w:rPr>
          <w:rFonts w:ascii="Times New Roman" w:eastAsia="Aptos" w:hAnsi="Times New Roman" w:cs="Times New Roman"/>
          <w:kern w:val="2"/>
          <w14:ligatures w14:val="standardContextual"/>
        </w:rPr>
        <w:t>hD</w:t>
      </w:r>
      <w:r w:rsidR="007E0779">
        <w:rPr>
          <w:rFonts w:ascii="Times New Roman" w:eastAsia="Aptos" w:hAnsi="Times New Roman" w:cs="Times New Roman"/>
          <w:kern w:val="2"/>
          <w14:ligatures w14:val="standardContextual"/>
        </w:rPr>
        <w:t xml:space="preserve">. Diss., </w:t>
      </w:r>
      <w:r w:rsidR="00E8713C">
        <w:rPr>
          <w:rFonts w:ascii="Times New Roman" w:eastAsia="Aptos" w:hAnsi="Times New Roman" w:cs="Times New Roman"/>
          <w:kern w:val="2"/>
          <w14:ligatures w14:val="standardContextual"/>
        </w:rPr>
        <w:t>University of Nebraska – Lincoln</w:t>
      </w:r>
      <w:r w:rsidR="00DE7664">
        <w:rPr>
          <w:rFonts w:ascii="Times New Roman" w:eastAsia="Aptos" w:hAnsi="Times New Roman" w:cs="Times New Roman"/>
          <w:kern w:val="2"/>
          <w14:ligatures w14:val="standardContextual"/>
        </w:rPr>
        <w:t>, 2002.</w:t>
      </w:r>
      <w:r w:rsidR="00E8713C">
        <w:rPr>
          <w:rFonts w:ascii="Times New Roman" w:eastAsia="Aptos" w:hAnsi="Times New Roman" w:cs="Times New Roman"/>
          <w:kern w:val="2"/>
          <w14:ligatures w14:val="standardContextual"/>
        </w:rPr>
        <w:t>)</w:t>
      </w:r>
    </w:p>
    <w:p w14:paraId="663BB105" w14:textId="77777777" w:rsidR="00964533" w:rsidRPr="002C19D6" w:rsidRDefault="00964533" w:rsidP="00964533">
      <w:pPr>
        <w:autoSpaceDE w:val="0"/>
        <w:autoSpaceDN w:val="0"/>
        <w:adjustRightInd w:val="0"/>
        <w:rPr>
          <w:rFonts w:ascii="Times New Roman" w:eastAsia="Aptos" w:hAnsi="Times New Roman" w:cs="Times New Roman"/>
          <w:kern w:val="2"/>
          <w14:ligatures w14:val="standardContextual"/>
        </w:rPr>
      </w:pPr>
    </w:p>
    <w:p w14:paraId="50ED6577" w14:textId="77777777" w:rsidR="007C4569" w:rsidRPr="002C19D6" w:rsidRDefault="007C4569" w:rsidP="007C4569">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Sheldon, Deborah A. “The Effects of Competitive versus Noncompetitive Performance Goals on Music Students’ Ratings of Band Performances</w:t>
      </w:r>
      <w:r w:rsidRPr="002C19D6">
        <w:rPr>
          <w:rFonts w:ascii="Times New Roman" w:eastAsia="Aptos" w:hAnsi="Times New Roman" w:cs="Times New Roman"/>
          <w:i/>
          <w:iCs/>
          <w:kern w:val="2"/>
          <w14:ligatures w14:val="standardContextual"/>
        </w:rPr>
        <w:t>.” Bulletin of the Council for Research in Music Education</w:t>
      </w:r>
      <w:r w:rsidRPr="002C19D6">
        <w:rPr>
          <w:rFonts w:ascii="Times New Roman" w:eastAsia="Aptos" w:hAnsi="Times New Roman" w:cs="Times New Roman"/>
          <w:kern w:val="2"/>
          <w14:ligatures w14:val="standardContextual"/>
        </w:rPr>
        <w:t xml:space="preserve"> no. 121 (1994): 29–41. </w:t>
      </w:r>
    </w:p>
    <w:p w14:paraId="3E5A6AEF" w14:textId="77777777" w:rsidR="007C4569" w:rsidRPr="002C19D6" w:rsidRDefault="007C4569" w:rsidP="007C4569">
      <w:pPr>
        <w:autoSpaceDE w:val="0"/>
        <w:autoSpaceDN w:val="0"/>
        <w:adjustRightInd w:val="0"/>
        <w:ind w:left="720" w:hanging="720"/>
        <w:rPr>
          <w:rFonts w:ascii="Times New Roman" w:eastAsia="Aptos" w:hAnsi="Times New Roman" w:cs="Times New Roman"/>
          <w:kern w:val="2"/>
          <w14:ligatures w14:val="standardContextual"/>
        </w:rPr>
      </w:pPr>
    </w:p>
    <w:p w14:paraId="5C6CDBEB" w14:textId="7C7219B2" w:rsidR="007C4569" w:rsidRPr="002C19D6" w:rsidRDefault="007C4569" w:rsidP="007C4569">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Schunk, Dale H., and Maria K. DiBenedtto. “Motivation and Social Cognitive Theory.” </w:t>
      </w:r>
      <w:r w:rsidRPr="002C19D6">
        <w:rPr>
          <w:rFonts w:ascii="Times New Roman" w:eastAsia="Aptos" w:hAnsi="Times New Roman" w:cs="Times New Roman"/>
          <w:i/>
          <w:iCs/>
          <w:kern w:val="2"/>
          <w14:ligatures w14:val="standardContextual"/>
        </w:rPr>
        <w:t>Contemporary Educational Psychology</w:t>
      </w:r>
      <w:r w:rsidRPr="002C19D6">
        <w:rPr>
          <w:rFonts w:ascii="Times New Roman" w:eastAsia="Aptos" w:hAnsi="Times New Roman" w:cs="Times New Roman"/>
          <w:kern w:val="2"/>
          <w14:ligatures w14:val="standardContextual"/>
        </w:rPr>
        <w:t xml:space="preserve"> 60, no. 101832, (2020): 1-10. </w:t>
      </w:r>
    </w:p>
    <w:p w14:paraId="76B015D0" w14:textId="77777777" w:rsidR="007C4569" w:rsidRPr="002C19D6" w:rsidRDefault="007C4569" w:rsidP="000A7864">
      <w:pPr>
        <w:autoSpaceDE w:val="0"/>
        <w:autoSpaceDN w:val="0"/>
        <w:adjustRightInd w:val="0"/>
        <w:ind w:left="720" w:hanging="720"/>
        <w:rPr>
          <w:rFonts w:ascii="Times New Roman" w:hAnsi="Times New Roman" w:cs="Times New Roman"/>
          <w:color w:val="000000" w:themeColor="text1"/>
          <w14:ligatures w14:val="standardContextual"/>
        </w:rPr>
      </w:pPr>
    </w:p>
    <w:p w14:paraId="304AE51F" w14:textId="573DBE08" w:rsidR="000A7864" w:rsidRPr="002C19D6" w:rsidRDefault="00754E4A" w:rsidP="000A7864">
      <w:pPr>
        <w:autoSpaceDE w:val="0"/>
        <w:autoSpaceDN w:val="0"/>
        <w:adjustRightInd w:val="0"/>
        <w:ind w:left="720" w:hanging="720"/>
        <w:rPr>
          <w:rFonts w:ascii="Times New Roman" w:hAnsi="Times New Roman" w:cs="Times New Roman"/>
          <w:color w:val="000000" w:themeColor="text1"/>
          <w14:ligatures w14:val="standardContextual"/>
        </w:rPr>
      </w:pPr>
      <w:r w:rsidRPr="002C19D6">
        <w:rPr>
          <w:rFonts w:ascii="Times New Roman" w:hAnsi="Times New Roman" w:cs="Times New Roman"/>
          <w:color w:val="000000" w:themeColor="text1"/>
          <w14:ligatures w14:val="standardContextual"/>
        </w:rPr>
        <w:t xml:space="preserve">Schwab, J. J. “The Practical 3: Translation into Curriculum.” </w:t>
      </w:r>
      <w:r w:rsidRPr="002C19D6">
        <w:rPr>
          <w:rFonts w:ascii="Times New Roman" w:hAnsi="Times New Roman" w:cs="Times New Roman"/>
          <w:i/>
          <w:iCs/>
          <w:color w:val="000000" w:themeColor="text1"/>
          <w14:ligatures w14:val="standardContextual"/>
        </w:rPr>
        <w:t>The School Review</w:t>
      </w:r>
      <w:r w:rsidRPr="002C19D6">
        <w:rPr>
          <w:rFonts w:ascii="Times New Roman" w:hAnsi="Times New Roman" w:cs="Times New Roman"/>
          <w:color w:val="000000" w:themeColor="text1"/>
          <w14:ligatures w14:val="standardContextual"/>
        </w:rPr>
        <w:t xml:space="preserve"> </w:t>
      </w:r>
      <w:r w:rsidRPr="002C19D6">
        <w:rPr>
          <w:rFonts w:ascii="Times New Roman" w:hAnsi="Times New Roman" w:cs="Times New Roman"/>
          <w:i/>
          <w:iCs/>
          <w:color w:val="000000" w:themeColor="text1"/>
          <w14:ligatures w14:val="standardContextual"/>
        </w:rPr>
        <w:t xml:space="preserve">81, no. </w:t>
      </w:r>
      <w:r w:rsidRPr="002C19D6">
        <w:rPr>
          <w:rFonts w:ascii="Times New Roman" w:hAnsi="Times New Roman" w:cs="Times New Roman"/>
          <w:color w:val="000000" w:themeColor="text1"/>
          <w14:ligatures w14:val="standardContextual"/>
        </w:rPr>
        <w:t xml:space="preserve">4 </w:t>
      </w:r>
      <w:r w:rsidRPr="002C19D6">
        <w:rPr>
          <w:rFonts w:ascii="Times New Roman" w:hAnsi="Times New Roman" w:cs="Times New Roman"/>
          <w:color w:val="000000" w:themeColor="text1"/>
        </w:rPr>
        <w:t xml:space="preserve">(1973): </w:t>
      </w:r>
      <w:r w:rsidRPr="002C19D6">
        <w:rPr>
          <w:rFonts w:ascii="Times New Roman" w:hAnsi="Times New Roman" w:cs="Times New Roman"/>
          <w:color w:val="000000" w:themeColor="text1"/>
          <w14:ligatures w14:val="standardContextual"/>
        </w:rPr>
        <w:t>501–522.</w:t>
      </w:r>
    </w:p>
    <w:p w14:paraId="0ECCD493" w14:textId="77777777" w:rsidR="00C5498D" w:rsidRPr="002C19D6" w:rsidRDefault="00C5498D" w:rsidP="000A7864">
      <w:pPr>
        <w:autoSpaceDE w:val="0"/>
        <w:autoSpaceDN w:val="0"/>
        <w:adjustRightInd w:val="0"/>
        <w:ind w:left="720" w:hanging="720"/>
        <w:rPr>
          <w:rFonts w:ascii="Times New Roman" w:hAnsi="Times New Roman" w:cs="Times New Roman"/>
          <w:color w:val="000000" w:themeColor="text1"/>
        </w:rPr>
      </w:pPr>
    </w:p>
    <w:p w14:paraId="2F106700" w14:textId="77777777" w:rsidR="00783DB2" w:rsidRPr="002C19D6" w:rsidRDefault="00783DB2" w:rsidP="00783DB2">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Sicks, L. “Winners and Losers: Point of View on Competitions.” </w:t>
      </w:r>
      <w:r w:rsidRPr="002C19D6">
        <w:rPr>
          <w:rFonts w:ascii="Times New Roman" w:eastAsia="Aptos" w:hAnsi="Times New Roman" w:cs="Times New Roman"/>
          <w:i/>
          <w:iCs/>
          <w:kern w:val="2"/>
          <w14:ligatures w14:val="standardContextual"/>
        </w:rPr>
        <w:t>Music Educators Journal</w:t>
      </w:r>
      <w:r w:rsidRPr="002C19D6">
        <w:rPr>
          <w:rFonts w:ascii="Times New Roman" w:eastAsia="Aptos" w:hAnsi="Times New Roman" w:cs="Times New Roman"/>
          <w:kern w:val="2"/>
          <w14:ligatures w14:val="standardContextual"/>
        </w:rPr>
        <w:t xml:space="preserve"> 70, no. 2 (1983): 29. </w:t>
      </w:r>
    </w:p>
    <w:p w14:paraId="234C3F85" w14:textId="77777777" w:rsidR="00783DB2" w:rsidRPr="002C19D6" w:rsidRDefault="00783DB2" w:rsidP="00783DB2">
      <w:pPr>
        <w:autoSpaceDE w:val="0"/>
        <w:autoSpaceDN w:val="0"/>
        <w:adjustRightInd w:val="0"/>
        <w:ind w:left="720" w:hanging="720"/>
        <w:rPr>
          <w:rFonts w:ascii="Times New Roman" w:eastAsia="Aptos" w:hAnsi="Times New Roman" w:cs="Times New Roman"/>
          <w:kern w:val="2"/>
          <w14:ligatures w14:val="standardContextual"/>
        </w:rPr>
      </w:pPr>
    </w:p>
    <w:p w14:paraId="3F2DA6F6" w14:textId="77777777" w:rsidR="00783DB2" w:rsidRPr="002C19D6" w:rsidRDefault="00783DB2" w:rsidP="00783DB2">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Springer, D. G. and K. D. Bradley.” Investigating Adjudicator Bias in Concert Band Evaluations: An Application of the Many-Facets Rasch Model.” </w:t>
      </w:r>
      <w:r w:rsidRPr="002C19D6">
        <w:rPr>
          <w:rFonts w:ascii="Times New Roman" w:eastAsia="Aptos" w:hAnsi="Times New Roman" w:cs="Times New Roman"/>
          <w:i/>
          <w:iCs/>
          <w:kern w:val="2"/>
          <w14:ligatures w14:val="standardContextual"/>
        </w:rPr>
        <w:t xml:space="preserve">Musicae Scientiae </w:t>
      </w:r>
      <w:r w:rsidRPr="002C19D6">
        <w:rPr>
          <w:rFonts w:ascii="Times New Roman" w:eastAsia="Aptos" w:hAnsi="Times New Roman" w:cs="Times New Roman"/>
          <w:kern w:val="2"/>
          <w14:ligatures w14:val="standardContextual"/>
        </w:rPr>
        <w:t xml:space="preserve">22, no. 3 (2017): 377-393.  </w:t>
      </w:r>
    </w:p>
    <w:p w14:paraId="556AF672" w14:textId="77777777" w:rsidR="00783DB2" w:rsidRPr="002C19D6" w:rsidRDefault="00783DB2" w:rsidP="00783DB2">
      <w:pPr>
        <w:autoSpaceDE w:val="0"/>
        <w:autoSpaceDN w:val="0"/>
        <w:adjustRightInd w:val="0"/>
        <w:ind w:left="720" w:hanging="720"/>
        <w:rPr>
          <w:rFonts w:ascii="Times New Roman" w:eastAsia="Aptos" w:hAnsi="Times New Roman" w:cs="Times New Roman"/>
          <w:kern w:val="2"/>
          <w14:ligatures w14:val="standardContextual"/>
        </w:rPr>
      </w:pPr>
    </w:p>
    <w:p w14:paraId="037D4D68" w14:textId="77777777" w:rsidR="00783DB2" w:rsidRPr="002C19D6" w:rsidRDefault="00783DB2" w:rsidP="00783DB2">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Stehn, John H. “The Music Contest and Music Education.” </w:t>
      </w:r>
      <w:r w:rsidRPr="002C19D6">
        <w:rPr>
          <w:rFonts w:ascii="Times New Roman" w:eastAsia="Aptos" w:hAnsi="Times New Roman" w:cs="Times New Roman"/>
          <w:i/>
          <w:iCs/>
          <w:kern w:val="2"/>
          <w14:ligatures w14:val="standardContextual"/>
        </w:rPr>
        <w:t>Music Educators Journal</w:t>
      </w:r>
      <w:r w:rsidRPr="002C19D6">
        <w:rPr>
          <w:rFonts w:ascii="Times New Roman" w:eastAsia="Aptos" w:hAnsi="Times New Roman" w:cs="Times New Roman"/>
          <w:kern w:val="2"/>
          <w14:ligatures w14:val="standardContextual"/>
        </w:rPr>
        <w:t xml:space="preserve"> 33, no. 4 (1947): 48–50. </w:t>
      </w:r>
    </w:p>
    <w:p w14:paraId="790F4806" w14:textId="77777777" w:rsidR="00783DB2" w:rsidRPr="002C19D6" w:rsidRDefault="00783DB2" w:rsidP="00783DB2">
      <w:pPr>
        <w:autoSpaceDE w:val="0"/>
        <w:autoSpaceDN w:val="0"/>
        <w:adjustRightInd w:val="0"/>
        <w:ind w:left="720" w:hanging="720"/>
        <w:rPr>
          <w:rFonts w:ascii="Times New Roman" w:eastAsia="Aptos" w:hAnsi="Times New Roman" w:cs="Times New Roman"/>
          <w:kern w:val="2"/>
          <w14:ligatures w14:val="standardContextual"/>
        </w:rPr>
      </w:pPr>
    </w:p>
    <w:p w14:paraId="5A4B05B0" w14:textId="77777777" w:rsidR="00783DB2" w:rsidRPr="002C19D6" w:rsidRDefault="00783DB2" w:rsidP="00783DB2">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Stern, Jordan. "Correlations Between Socioeconomic Status and Scores at a Marching Band Contest.” </w:t>
      </w:r>
      <w:r w:rsidRPr="002C19D6">
        <w:rPr>
          <w:rFonts w:ascii="Times New Roman" w:eastAsia="Aptos" w:hAnsi="Times New Roman" w:cs="Times New Roman"/>
          <w:i/>
          <w:iCs/>
          <w:kern w:val="2"/>
          <w14:ligatures w14:val="standardContextual"/>
        </w:rPr>
        <w:t>Journal of Band Research</w:t>
      </w:r>
      <w:r w:rsidRPr="002C19D6">
        <w:rPr>
          <w:rFonts w:ascii="Times New Roman" w:eastAsia="Aptos" w:hAnsi="Times New Roman" w:cs="Times New Roman"/>
          <w:kern w:val="2"/>
          <w14:ligatures w14:val="standardContextual"/>
        </w:rPr>
        <w:t xml:space="preserve"> 56, no. 2 (Spring, 2021): 1,12,75.</w:t>
      </w:r>
    </w:p>
    <w:p w14:paraId="0B26265B" w14:textId="77777777" w:rsidR="00783DB2" w:rsidRPr="002C19D6" w:rsidRDefault="00783DB2" w:rsidP="00783DB2">
      <w:pPr>
        <w:autoSpaceDE w:val="0"/>
        <w:autoSpaceDN w:val="0"/>
        <w:adjustRightInd w:val="0"/>
        <w:ind w:left="720" w:hanging="720"/>
        <w:rPr>
          <w:rFonts w:ascii="Times New Roman" w:eastAsia="Aptos" w:hAnsi="Times New Roman" w:cs="Times New Roman"/>
          <w:kern w:val="2"/>
          <w14:ligatures w14:val="standardContextual"/>
        </w:rPr>
      </w:pPr>
    </w:p>
    <w:p w14:paraId="0A5FABE3" w14:textId="1323EC6A" w:rsidR="00783DB2" w:rsidRPr="002C19D6" w:rsidRDefault="00783DB2" w:rsidP="007534E8">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Tan, Leonard. “On Practice, Skill and Competition: A Pragmatist Theory of Action for Instrumental Music Education.” </w:t>
      </w:r>
      <w:r w:rsidRPr="002C19D6">
        <w:rPr>
          <w:rFonts w:ascii="Times New Roman" w:eastAsia="Aptos" w:hAnsi="Times New Roman" w:cs="Times New Roman"/>
          <w:i/>
          <w:iCs/>
          <w:kern w:val="2"/>
          <w14:ligatures w14:val="standardContextual"/>
        </w:rPr>
        <w:t>Contributions to Music Education</w:t>
      </w:r>
      <w:r w:rsidRPr="002C19D6">
        <w:rPr>
          <w:rFonts w:ascii="Times New Roman" w:eastAsia="Aptos" w:hAnsi="Times New Roman" w:cs="Times New Roman"/>
          <w:kern w:val="2"/>
          <w14:ligatures w14:val="standardContextual"/>
        </w:rPr>
        <w:t xml:space="preserve"> 42 (2017): 17–34.</w:t>
      </w:r>
    </w:p>
    <w:p w14:paraId="51C731DE" w14:textId="77777777" w:rsidR="007534E8" w:rsidRPr="002C19D6" w:rsidRDefault="007534E8" w:rsidP="007534E8">
      <w:pPr>
        <w:autoSpaceDE w:val="0"/>
        <w:autoSpaceDN w:val="0"/>
        <w:adjustRightInd w:val="0"/>
        <w:ind w:left="720" w:hanging="720"/>
        <w:rPr>
          <w:rFonts w:ascii="Times New Roman" w:hAnsi="Times New Roman" w:cs="Times New Roman"/>
          <w:color w:val="000000" w:themeColor="text1"/>
        </w:rPr>
      </w:pPr>
    </w:p>
    <w:p w14:paraId="1F849481" w14:textId="7B230E50" w:rsidR="007534E8" w:rsidRDefault="00754E4A" w:rsidP="00E75071">
      <w:pPr>
        <w:ind w:left="720" w:hanging="720"/>
        <w:rPr>
          <w:rFonts w:ascii="Times New Roman" w:hAnsi="Times New Roman" w:cs="Times New Roman"/>
        </w:rPr>
      </w:pPr>
      <w:r w:rsidRPr="00E75071">
        <w:rPr>
          <w:rFonts w:ascii="Times New Roman" w:hAnsi="Times New Roman" w:cs="Times New Roman"/>
        </w:rPr>
        <w:t>Temple, C</w:t>
      </w:r>
      <w:r w:rsidR="00B80CD2" w:rsidRPr="00E75071">
        <w:rPr>
          <w:rFonts w:ascii="Times New Roman" w:hAnsi="Times New Roman" w:cs="Times New Roman"/>
        </w:rPr>
        <w:t>harles Paul</w:t>
      </w:r>
      <w:r w:rsidRPr="00E75071">
        <w:rPr>
          <w:rFonts w:ascii="Times New Roman" w:hAnsi="Times New Roman" w:cs="Times New Roman"/>
        </w:rPr>
        <w:t xml:space="preserve">. “A Study of the Effectiveness of Competition Festivals in the Music Education Process.” </w:t>
      </w:r>
      <w:r w:rsidR="007534E8" w:rsidRPr="00E75071">
        <w:rPr>
          <w:rFonts w:ascii="Times New Roman" w:hAnsi="Times New Roman" w:cs="Times New Roman"/>
        </w:rPr>
        <w:t>(PhD diss.</w:t>
      </w:r>
      <w:r w:rsidR="00D61301" w:rsidRPr="00E75071">
        <w:rPr>
          <w:rFonts w:ascii="Times New Roman" w:hAnsi="Times New Roman" w:cs="Times New Roman"/>
        </w:rPr>
        <w:t>.</w:t>
      </w:r>
      <w:r w:rsidR="007534E8" w:rsidRPr="00E75071">
        <w:rPr>
          <w:rFonts w:ascii="Times New Roman" w:hAnsi="Times New Roman" w:cs="Times New Roman"/>
        </w:rPr>
        <w:t xml:space="preserve">, Ohio State University, 1973.) </w:t>
      </w:r>
    </w:p>
    <w:p w14:paraId="0FD4015D" w14:textId="77777777" w:rsidR="00E75071" w:rsidRPr="00E75071" w:rsidRDefault="00E75071" w:rsidP="00E75071">
      <w:pPr>
        <w:rPr>
          <w:rFonts w:ascii="Times New Roman" w:hAnsi="Times New Roman" w:cs="Times New Roman"/>
        </w:rPr>
      </w:pPr>
    </w:p>
    <w:p w14:paraId="016E98E6" w14:textId="31AFD04F" w:rsidR="000A7864" w:rsidRPr="00E75071" w:rsidRDefault="00754E4A" w:rsidP="00E75071">
      <w:pPr>
        <w:ind w:left="720" w:hanging="720"/>
        <w:rPr>
          <w:rFonts w:ascii="Times New Roman" w:hAnsi="Times New Roman" w:cs="Times New Roman"/>
        </w:rPr>
      </w:pPr>
      <w:r w:rsidRPr="00E75071">
        <w:rPr>
          <w:rFonts w:ascii="Times New Roman" w:hAnsi="Times New Roman" w:cs="Times New Roman"/>
        </w:rPr>
        <w:t>Theophilus, William J., and Susan M. Azungah. "Qualitative Research: Deductive and Inductive Approaches to Data Analysis." Qualitative Research Journal</w:t>
      </w:r>
      <w:r w:rsidR="00C5498D" w:rsidRPr="00E75071">
        <w:rPr>
          <w:rFonts w:ascii="Times New Roman" w:hAnsi="Times New Roman" w:cs="Times New Roman"/>
        </w:rPr>
        <w:t xml:space="preserve"> 18</w:t>
      </w:r>
      <w:r w:rsidR="00D61301" w:rsidRPr="00E75071">
        <w:rPr>
          <w:rFonts w:ascii="Times New Roman" w:hAnsi="Times New Roman" w:cs="Times New Roman"/>
        </w:rPr>
        <w:t xml:space="preserve">, no. </w:t>
      </w:r>
      <w:r w:rsidR="002C19D6" w:rsidRPr="00E75071">
        <w:rPr>
          <w:rFonts w:ascii="Times New Roman" w:hAnsi="Times New Roman" w:cs="Times New Roman"/>
        </w:rPr>
        <w:t>4 (</w:t>
      </w:r>
      <w:r w:rsidRPr="00E75071">
        <w:rPr>
          <w:rFonts w:ascii="Times New Roman" w:hAnsi="Times New Roman" w:cs="Times New Roman"/>
        </w:rPr>
        <w:t>2018)</w:t>
      </w:r>
      <w:r w:rsidR="00D61301" w:rsidRPr="00E75071">
        <w:rPr>
          <w:rFonts w:ascii="Times New Roman" w:hAnsi="Times New Roman" w:cs="Times New Roman"/>
        </w:rPr>
        <w:t>:383-400.</w:t>
      </w:r>
    </w:p>
    <w:p w14:paraId="6843FF4D" w14:textId="77777777" w:rsidR="00E75071" w:rsidRDefault="00E75071" w:rsidP="00F970FB">
      <w:pPr>
        <w:autoSpaceDE w:val="0"/>
        <w:autoSpaceDN w:val="0"/>
        <w:adjustRightInd w:val="0"/>
        <w:ind w:left="720" w:hanging="720"/>
        <w:rPr>
          <w:rFonts w:ascii="Times New Roman" w:eastAsia="Aptos" w:hAnsi="Times New Roman" w:cs="Times New Roman"/>
          <w:kern w:val="2"/>
          <w14:ligatures w14:val="standardContextual"/>
        </w:rPr>
      </w:pPr>
    </w:p>
    <w:p w14:paraId="330A3340" w14:textId="66550F97" w:rsidR="00F970FB" w:rsidRPr="002C19D6" w:rsidRDefault="00F970FB" w:rsidP="00F970FB">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Thurmond, </w:t>
      </w:r>
      <w:r w:rsidR="00E961A9">
        <w:rPr>
          <w:rFonts w:ascii="Times New Roman" w:eastAsia="Aptos" w:hAnsi="Times New Roman" w:cs="Times New Roman"/>
          <w:kern w:val="2"/>
          <w14:ligatures w14:val="standardContextual"/>
        </w:rPr>
        <w:t>J.M.</w:t>
      </w:r>
      <w:r w:rsidRPr="002C19D6">
        <w:rPr>
          <w:rFonts w:ascii="Times New Roman" w:eastAsia="Aptos" w:hAnsi="Times New Roman" w:cs="Times New Roman"/>
          <w:kern w:val="2"/>
          <w14:ligatures w14:val="standardContextual"/>
        </w:rPr>
        <w:t xml:space="preserve"> “The Tail That Wags the Band.” </w:t>
      </w:r>
      <w:r w:rsidRPr="002C19D6">
        <w:rPr>
          <w:rFonts w:ascii="Times New Roman" w:eastAsia="Aptos" w:hAnsi="Times New Roman" w:cs="Times New Roman"/>
          <w:i/>
          <w:iCs/>
          <w:kern w:val="2"/>
          <w14:ligatures w14:val="standardContextual"/>
        </w:rPr>
        <w:t>Music Educators Journal</w:t>
      </w:r>
      <w:r w:rsidRPr="002C19D6">
        <w:rPr>
          <w:rFonts w:ascii="Times New Roman" w:eastAsia="Aptos" w:hAnsi="Times New Roman" w:cs="Times New Roman"/>
          <w:kern w:val="2"/>
          <w14:ligatures w14:val="standardContextual"/>
        </w:rPr>
        <w:t xml:space="preserve"> 65, no.4, (1978): 25.</w:t>
      </w:r>
    </w:p>
    <w:p w14:paraId="295CFB16" w14:textId="77777777" w:rsidR="00F970FB" w:rsidRPr="002C19D6" w:rsidRDefault="00F970FB" w:rsidP="00F970FB">
      <w:pPr>
        <w:autoSpaceDE w:val="0"/>
        <w:autoSpaceDN w:val="0"/>
        <w:adjustRightInd w:val="0"/>
        <w:ind w:left="720" w:hanging="720"/>
        <w:rPr>
          <w:rFonts w:ascii="Times New Roman" w:eastAsia="Aptos" w:hAnsi="Times New Roman" w:cs="Times New Roman"/>
          <w:kern w:val="2"/>
          <w14:ligatures w14:val="standardContextual"/>
        </w:rPr>
      </w:pPr>
    </w:p>
    <w:p w14:paraId="19B065DF" w14:textId="13A618F3" w:rsidR="00E75071" w:rsidRDefault="00F970FB" w:rsidP="00E75071">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Tucker, Olivia G., Robert C. Jordan, and Christopher Hathaway. “Two Music Educators’ Resistance to Competition.” </w:t>
      </w:r>
      <w:r w:rsidRPr="002C19D6">
        <w:rPr>
          <w:rFonts w:ascii="Times New Roman" w:eastAsia="Aptos" w:hAnsi="Times New Roman" w:cs="Times New Roman"/>
          <w:i/>
          <w:iCs/>
          <w:kern w:val="2"/>
          <w14:ligatures w14:val="standardContextual"/>
        </w:rPr>
        <w:t>Bulletin of the Council for Research in Music Education</w:t>
      </w:r>
      <w:r w:rsidRPr="002C19D6">
        <w:rPr>
          <w:rFonts w:ascii="Times New Roman" w:eastAsia="Aptos" w:hAnsi="Times New Roman" w:cs="Times New Roman"/>
          <w:kern w:val="2"/>
          <w14:ligatures w14:val="standardContextual"/>
        </w:rPr>
        <w:t xml:space="preserve"> 235 (2023): 30-45.</w:t>
      </w:r>
    </w:p>
    <w:p w14:paraId="39F78FBA" w14:textId="77777777" w:rsidR="00E75071" w:rsidRPr="00E75071" w:rsidRDefault="00E75071" w:rsidP="00E75071">
      <w:pPr>
        <w:autoSpaceDE w:val="0"/>
        <w:autoSpaceDN w:val="0"/>
        <w:adjustRightInd w:val="0"/>
        <w:ind w:left="720" w:hanging="720"/>
        <w:rPr>
          <w:rFonts w:ascii="Times New Roman" w:eastAsia="Aptos" w:hAnsi="Times New Roman" w:cs="Times New Roman"/>
          <w:kern w:val="2"/>
          <w14:ligatures w14:val="standardContextual"/>
        </w:rPr>
      </w:pPr>
    </w:p>
    <w:p w14:paraId="288C07FF" w14:textId="534503D2" w:rsidR="000A7864" w:rsidRPr="002C19D6" w:rsidRDefault="00754E4A" w:rsidP="00E75071">
      <w:pPr>
        <w:pStyle w:val="FootnoteText"/>
        <w:ind w:left="0" w:firstLine="0"/>
      </w:pPr>
      <w:r w:rsidRPr="002C19D6">
        <w:t xml:space="preserve">Urevbu, A. </w:t>
      </w:r>
      <w:r w:rsidRPr="002C19D6">
        <w:rPr>
          <w:i/>
          <w:iCs/>
        </w:rPr>
        <w:t>Curriculum Studies</w:t>
      </w:r>
      <w:r w:rsidRPr="002C19D6">
        <w:t>. (Lagos: Longman Group, 1990.</w:t>
      </w:r>
      <w:r w:rsidR="00F970FB" w:rsidRPr="002C19D6">
        <w:t>)</w:t>
      </w:r>
    </w:p>
    <w:p w14:paraId="19D021AF" w14:textId="77777777" w:rsidR="009622FD" w:rsidRPr="002C19D6" w:rsidRDefault="009622FD" w:rsidP="009622FD">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Warrick, James. “Are We Willing to Lose, to Win?” </w:t>
      </w:r>
      <w:r w:rsidRPr="002C19D6">
        <w:rPr>
          <w:rFonts w:ascii="Times New Roman" w:eastAsia="Aptos" w:hAnsi="Times New Roman" w:cs="Times New Roman"/>
          <w:i/>
          <w:iCs/>
          <w:kern w:val="2"/>
          <w14:ligatures w14:val="standardContextual"/>
        </w:rPr>
        <w:t xml:space="preserve">The Instrumentalist </w:t>
      </w:r>
      <w:r w:rsidRPr="002C19D6">
        <w:rPr>
          <w:rFonts w:ascii="Times New Roman" w:eastAsia="Aptos" w:hAnsi="Times New Roman" w:cs="Times New Roman"/>
          <w:kern w:val="2"/>
          <w14:ligatures w14:val="standardContextual"/>
        </w:rPr>
        <w:t>42, (1988): 80.</w:t>
      </w:r>
    </w:p>
    <w:p w14:paraId="60A907B8" w14:textId="77777777" w:rsidR="009622FD" w:rsidRPr="002C19D6" w:rsidRDefault="009622FD" w:rsidP="009622FD">
      <w:pPr>
        <w:autoSpaceDE w:val="0"/>
        <w:autoSpaceDN w:val="0"/>
        <w:adjustRightInd w:val="0"/>
        <w:ind w:left="720" w:hanging="720"/>
        <w:rPr>
          <w:rFonts w:ascii="Times New Roman" w:eastAsia="Aptos" w:hAnsi="Times New Roman" w:cs="Times New Roman"/>
          <w:kern w:val="2"/>
          <w14:ligatures w14:val="standardContextual"/>
        </w:rPr>
      </w:pPr>
    </w:p>
    <w:p w14:paraId="4F9A132E" w14:textId="77777777" w:rsidR="009622FD" w:rsidRPr="002C19D6" w:rsidRDefault="009622FD" w:rsidP="009622FD">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Warnet, Victoria. "Predictive Relationships Between Concert Band Size and Ratings at Adjudicate Music Performance Assessments.” </w:t>
      </w:r>
      <w:r w:rsidRPr="002C19D6">
        <w:rPr>
          <w:rFonts w:ascii="Times New Roman" w:eastAsia="Aptos" w:hAnsi="Times New Roman" w:cs="Times New Roman"/>
          <w:i/>
          <w:iCs/>
          <w:kern w:val="2"/>
          <w14:ligatures w14:val="standardContextual"/>
        </w:rPr>
        <w:t>Journal of Band Research</w:t>
      </w:r>
      <w:r w:rsidRPr="002C19D6">
        <w:rPr>
          <w:rFonts w:ascii="Times New Roman" w:eastAsia="Aptos" w:hAnsi="Times New Roman" w:cs="Times New Roman"/>
          <w:kern w:val="2"/>
          <w14:ligatures w14:val="standardContextual"/>
        </w:rPr>
        <w:t xml:space="preserve"> 57, no. 1 (2021): 27,40,72. </w:t>
      </w:r>
    </w:p>
    <w:p w14:paraId="64DEB6C8" w14:textId="77777777" w:rsidR="009622FD" w:rsidRPr="002C19D6" w:rsidRDefault="009622FD" w:rsidP="009622FD">
      <w:pPr>
        <w:autoSpaceDE w:val="0"/>
        <w:autoSpaceDN w:val="0"/>
        <w:adjustRightInd w:val="0"/>
        <w:ind w:left="720" w:hanging="720"/>
        <w:rPr>
          <w:rFonts w:ascii="Times New Roman" w:eastAsia="Aptos" w:hAnsi="Times New Roman" w:cs="Times New Roman"/>
          <w:kern w:val="2"/>
          <w14:ligatures w14:val="standardContextual"/>
        </w:rPr>
      </w:pPr>
    </w:p>
    <w:p w14:paraId="4F170626" w14:textId="77777777" w:rsidR="009622FD" w:rsidRPr="002C19D6" w:rsidRDefault="009622FD" w:rsidP="009622FD">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West, J.T. “The Effect of Performance Success on the Musical Achievement of High School Band Students in Four Florida Counties.” (PhD diss., Florida State University, 1985).</w:t>
      </w:r>
    </w:p>
    <w:p w14:paraId="4153C46F" w14:textId="77777777" w:rsidR="009622FD" w:rsidRPr="002C19D6" w:rsidRDefault="009622FD" w:rsidP="009622FD">
      <w:pPr>
        <w:autoSpaceDE w:val="0"/>
        <w:autoSpaceDN w:val="0"/>
        <w:adjustRightInd w:val="0"/>
        <w:ind w:left="720" w:hanging="720"/>
        <w:rPr>
          <w:rFonts w:ascii="Times New Roman" w:eastAsia="Aptos" w:hAnsi="Times New Roman" w:cs="Times New Roman"/>
          <w:kern w:val="2"/>
          <w14:ligatures w14:val="standardContextual"/>
        </w:rPr>
      </w:pPr>
    </w:p>
    <w:p w14:paraId="45A3ADFE" w14:textId="77777777" w:rsidR="009622FD" w:rsidRPr="002C19D6" w:rsidRDefault="009622FD" w:rsidP="009622FD">
      <w:pPr>
        <w:autoSpaceDE w:val="0"/>
        <w:autoSpaceDN w:val="0"/>
        <w:adjustRightInd w:val="0"/>
        <w:ind w:left="720" w:hanging="720"/>
        <w:rPr>
          <w:rFonts w:ascii="Times New Roman" w:eastAsia="Aptos" w:hAnsi="Times New Roman" w:cs="Times New Roman"/>
          <w:kern w:val="2"/>
          <w14:ligatures w14:val="standardContextual"/>
        </w:rPr>
      </w:pPr>
      <w:r w:rsidRPr="002C19D6">
        <w:rPr>
          <w:rFonts w:ascii="Times New Roman" w:eastAsia="Aptos" w:hAnsi="Times New Roman" w:cs="Times New Roman"/>
          <w:kern w:val="2"/>
          <w14:ligatures w14:val="standardContextual"/>
        </w:rPr>
        <w:t xml:space="preserve">Whitney, M.C. “Contest Symposium.” </w:t>
      </w:r>
      <w:r w:rsidRPr="002C19D6">
        <w:rPr>
          <w:rFonts w:ascii="Times New Roman" w:eastAsia="Aptos" w:hAnsi="Times New Roman" w:cs="Times New Roman"/>
          <w:i/>
          <w:iCs/>
          <w:kern w:val="2"/>
          <w14:ligatures w14:val="standardContextual"/>
        </w:rPr>
        <w:t>Music Educators Journal</w:t>
      </w:r>
      <w:r w:rsidRPr="002C19D6">
        <w:rPr>
          <w:rFonts w:ascii="Times New Roman" w:eastAsia="Aptos" w:hAnsi="Times New Roman" w:cs="Times New Roman"/>
          <w:kern w:val="2"/>
          <w14:ligatures w14:val="standardContextual"/>
        </w:rPr>
        <w:t xml:space="preserve"> 53, no.1 (1963): 60-62.</w:t>
      </w:r>
    </w:p>
    <w:p w14:paraId="6148CD3E" w14:textId="77777777" w:rsidR="009622FD" w:rsidRPr="00001628" w:rsidRDefault="009622FD" w:rsidP="009E2A5F">
      <w:pPr>
        <w:pStyle w:val="FootnoteText"/>
      </w:pPr>
    </w:p>
    <w:p w14:paraId="7EDC9370" w14:textId="77777777" w:rsidR="000A7864" w:rsidRPr="00001628" w:rsidRDefault="000A7864" w:rsidP="000A7864">
      <w:pPr>
        <w:autoSpaceDE w:val="0"/>
        <w:autoSpaceDN w:val="0"/>
        <w:adjustRightInd w:val="0"/>
        <w:spacing w:before="240" w:after="120"/>
        <w:ind w:left="720" w:hanging="720"/>
        <w:rPr>
          <w:rFonts w:ascii="Times New Roman" w:hAnsi="Times New Roman"/>
          <w:color w:val="000000" w:themeColor="text1"/>
        </w:rPr>
      </w:pPr>
    </w:p>
    <w:bookmarkEnd w:id="247"/>
    <w:p w14:paraId="6F111B05" w14:textId="77777777" w:rsidR="000A7864" w:rsidRPr="00001628" w:rsidRDefault="000A7864" w:rsidP="000A7864">
      <w:pPr>
        <w:rPr>
          <w:rFonts w:ascii="Times New Roman" w:hAnsi="Times New Roman" w:cs="Times New Roman"/>
          <w:color w:val="000000" w:themeColor="text1"/>
        </w:rPr>
      </w:pPr>
    </w:p>
    <w:p w14:paraId="680C0A69" w14:textId="77777777" w:rsidR="00EF0F12" w:rsidRPr="002E5EE9" w:rsidRDefault="00EF0F12" w:rsidP="008C5449">
      <w:pPr>
        <w:spacing w:after="240"/>
        <w:ind w:left="720" w:hanging="720"/>
        <w:rPr>
          <w:rFonts w:cs="Times New Roman"/>
        </w:rPr>
      </w:pPr>
    </w:p>
    <w:sectPr w:rsidR="00EF0F12" w:rsidRPr="002E5EE9" w:rsidSect="009A0548">
      <w:footnotePr>
        <w:numRestart w:val="eachSect"/>
      </w:footnotePr>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Rebecka Rose" w:date="2025-06-24T18:03:00Z" w:initials="RR">
    <w:p w14:paraId="1B146DF2" w14:textId="79F094C0" w:rsidR="00C679FE" w:rsidRDefault="00C679FE" w:rsidP="00C679FE">
      <w:r>
        <w:rPr>
          <w:rStyle w:val="CommentReference"/>
        </w:rPr>
        <w:annotationRef/>
      </w:r>
      <w:r>
        <w:rPr>
          <w:rFonts w:ascii="Times New Roman" w:hAnsi="Times New Roman"/>
          <w:color w:val="000000"/>
          <w:sz w:val="20"/>
          <w:szCs w:val="20"/>
        </w:rPr>
        <w:t>Apply throughout. Switch from a numberal to the spelled out number.</w:t>
      </w:r>
    </w:p>
  </w:comment>
  <w:comment w:id="80" w:author="Rebecka Rose" w:date="2025-06-24T18:07:00Z" w:initials="RR">
    <w:p w14:paraId="00936667" w14:textId="77777777" w:rsidR="005F31BD" w:rsidRDefault="005F31BD" w:rsidP="005F31BD">
      <w:r>
        <w:rPr>
          <w:rStyle w:val="CommentReference"/>
        </w:rPr>
        <w:annotationRef/>
      </w:r>
      <w:r>
        <w:rPr>
          <w:rFonts w:ascii="Times New Roman" w:hAnsi="Times New Roman"/>
          <w:color w:val="000000"/>
          <w:sz w:val="20"/>
          <w:szCs w:val="20"/>
        </w:rPr>
        <w:t>Great update here!</w:t>
      </w:r>
    </w:p>
  </w:comment>
  <w:comment w:id="86" w:author="Rebecka Rose" w:date="2025-06-24T18:09:00Z" w:initials="RR">
    <w:p w14:paraId="543A849F" w14:textId="77777777" w:rsidR="005F31BD" w:rsidRDefault="005F31BD" w:rsidP="005F31BD">
      <w:r>
        <w:rPr>
          <w:rStyle w:val="CommentReference"/>
        </w:rPr>
        <w:annotationRef/>
      </w:r>
      <w:r>
        <w:rPr>
          <w:rFonts w:ascii="Times New Roman" w:hAnsi="Times New Roman"/>
          <w:color w:val="000000"/>
          <w:sz w:val="20"/>
          <w:szCs w:val="20"/>
        </w:rPr>
        <w:t>You don’t have to always introduce the source if you don’t mention the source by name.  You can also just, for example, connect to corroborating sources together and cite the factual information. So you introduce the sources you name-and these should be the primary/really important ones. Apply throughout</w:t>
      </w:r>
    </w:p>
  </w:comment>
  <w:comment w:id="142" w:author="Rebecka Rose" w:date="2025-06-24T18:18:00Z" w:initials="RR">
    <w:p w14:paraId="07286278" w14:textId="77777777" w:rsidR="00B52F0C" w:rsidRDefault="00B52F0C" w:rsidP="00B52F0C">
      <w:r>
        <w:rPr>
          <w:rStyle w:val="CommentReference"/>
        </w:rPr>
        <w:annotationRef/>
      </w:r>
      <w:r>
        <w:rPr>
          <w:rFonts w:ascii="Times New Roman" w:hAnsi="Times New Roman"/>
          <w:sz w:val="20"/>
          <w:szCs w:val="20"/>
        </w:rPr>
        <w:t>Double-check throughout that all tables/figures’ titles are either bold or not bold. They should all be the same.</w:t>
      </w:r>
    </w:p>
  </w:comment>
  <w:comment w:id="143" w:author="Rebecka Rose" w:date="2025-06-24T18:20:00Z" w:initials="RR">
    <w:p w14:paraId="286326C8" w14:textId="77777777" w:rsidR="005F31BD" w:rsidRDefault="005F31BD" w:rsidP="005F31BD">
      <w:r>
        <w:rPr>
          <w:rStyle w:val="CommentReference"/>
        </w:rPr>
        <w:annotationRef/>
      </w:r>
      <w:r>
        <w:rPr>
          <w:rFonts w:ascii="Times New Roman" w:hAnsi="Times New Roman"/>
          <w:sz w:val="20"/>
          <w:szCs w:val="20"/>
        </w:rPr>
        <w:t>If it is capitalized here, it should also be in the Table’s title as well. Make these consistent as well throughout.</w:t>
      </w:r>
    </w:p>
  </w:comment>
  <w:comment w:id="144" w:author="Rebecka Rose" w:date="2025-06-24T18:21:00Z" w:initials="RR">
    <w:p w14:paraId="00BF0373" w14:textId="77777777" w:rsidR="005F31BD" w:rsidRDefault="005F31BD" w:rsidP="005F31BD">
      <w:r>
        <w:rPr>
          <w:rStyle w:val="CommentReference"/>
        </w:rPr>
        <w:annotationRef/>
      </w:r>
      <w:r>
        <w:rPr>
          <w:rFonts w:ascii="Times New Roman" w:hAnsi="Times New Roman"/>
          <w:color w:val="000000"/>
          <w:sz w:val="20"/>
          <w:szCs w:val="20"/>
        </w:rPr>
        <w:t>This is such a great inclusion in your study!</w:t>
      </w:r>
    </w:p>
  </w:comment>
  <w:comment w:id="157" w:author="Rebecka Rose" w:date="2025-06-24T18:26:00Z" w:initials="RR">
    <w:p w14:paraId="616CA96B" w14:textId="77777777" w:rsidR="005476F1" w:rsidRDefault="005F31BD" w:rsidP="005476F1">
      <w:pPr>
        <w:pStyle w:val="CommentText"/>
      </w:pPr>
      <w:r>
        <w:rPr>
          <w:rStyle w:val="CommentReference"/>
        </w:rPr>
        <w:annotationRef/>
      </w:r>
      <w:r w:rsidR="005476F1">
        <w:rPr>
          <w:color w:val="000000"/>
        </w:rPr>
        <w:t>This is very good here that you don’t just provide the interview excerpts, but that you explain a commonality. Seek to do this as much as possible throughout your Ch. 4. Seek to talk about anything that is similar, contrasting, or contradictory. Make those connections for the reader.</w:t>
      </w:r>
    </w:p>
  </w:comment>
  <w:comment w:id="171" w:author="Rebecka Rose" w:date="2025-06-24T18:31:00Z" w:initials="RR">
    <w:p w14:paraId="4D12CBE6" w14:textId="6397AAFE" w:rsidR="005F31BD" w:rsidRDefault="005F31BD" w:rsidP="005F31BD">
      <w:r>
        <w:rPr>
          <w:rStyle w:val="CommentReference"/>
        </w:rPr>
        <w:annotationRef/>
      </w:r>
      <w:r>
        <w:rPr>
          <w:rFonts w:ascii="Times New Roman" w:hAnsi="Times New Roman"/>
          <w:color w:val="000000"/>
          <w:sz w:val="20"/>
          <w:szCs w:val="20"/>
        </w:rPr>
        <w:t>Italics isn’t needed here.</w:t>
      </w:r>
    </w:p>
  </w:comment>
  <w:comment w:id="243" w:author="Rebecka Rose" w:date="2025-06-24T18:37:00Z" w:initials="RR">
    <w:p w14:paraId="7C816BDD" w14:textId="77777777" w:rsidR="005F31BD" w:rsidRDefault="005F31BD" w:rsidP="005F31BD">
      <w:r>
        <w:rPr>
          <w:rStyle w:val="CommentReference"/>
        </w:rPr>
        <w:annotationRef/>
      </w:r>
      <w:r>
        <w:rPr>
          <w:rFonts w:ascii="Times New Roman" w:hAnsi="Times New Roman"/>
          <w:color w:val="000000"/>
          <w:sz w:val="20"/>
          <w:szCs w:val="20"/>
        </w:rPr>
        <w:t>Page numbers appear here but not on preceeding pages.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146DF2" w15:done="1"/>
  <w15:commentEx w15:paraId="00936667" w15:done="1"/>
  <w15:commentEx w15:paraId="543A849F" w15:done="0"/>
  <w15:commentEx w15:paraId="07286278" w15:done="1"/>
  <w15:commentEx w15:paraId="286326C8" w15:done="1"/>
  <w15:commentEx w15:paraId="00BF0373" w15:done="1"/>
  <w15:commentEx w15:paraId="616CA96B" w15:done="1"/>
  <w15:commentEx w15:paraId="4D12CBE6" w15:done="1"/>
  <w15:commentEx w15:paraId="7C816BD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C37AD6" w16cex:dateUtc="2025-06-24T22:03:00Z"/>
  <w16cex:commentExtensible w16cex:durableId="47E39366" w16cex:dateUtc="2025-06-24T22:07:00Z"/>
  <w16cex:commentExtensible w16cex:durableId="585579EC" w16cex:dateUtc="2025-06-24T22:09:00Z"/>
  <w16cex:commentExtensible w16cex:durableId="027CE06C" w16cex:dateUtc="2025-06-24T22:18:00Z"/>
  <w16cex:commentExtensible w16cex:durableId="7A5A48B7" w16cex:dateUtc="2025-06-24T22:20:00Z"/>
  <w16cex:commentExtensible w16cex:durableId="3340116F" w16cex:dateUtc="2025-06-24T22:21:00Z"/>
  <w16cex:commentExtensible w16cex:durableId="412BBA8B" w16cex:dateUtc="2025-06-24T22:26:00Z"/>
  <w16cex:commentExtensible w16cex:durableId="2B0C0083" w16cex:dateUtc="2025-06-24T22:31:00Z"/>
  <w16cex:commentExtensible w16cex:durableId="3E15DB10" w16cex:dateUtc="2025-06-24T2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146DF2" w16cid:durableId="2BC37AD6"/>
  <w16cid:commentId w16cid:paraId="00936667" w16cid:durableId="47E39366"/>
  <w16cid:commentId w16cid:paraId="543A849F" w16cid:durableId="585579EC"/>
  <w16cid:commentId w16cid:paraId="07286278" w16cid:durableId="027CE06C"/>
  <w16cid:commentId w16cid:paraId="286326C8" w16cid:durableId="7A5A48B7"/>
  <w16cid:commentId w16cid:paraId="00BF0373" w16cid:durableId="3340116F"/>
  <w16cid:commentId w16cid:paraId="616CA96B" w16cid:durableId="412BBA8B"/>
  <w16cid:commentId w16cid:paraId="4D12CBE6" w16cid:durableId="2B0C0083"/>
  <w16cid:commentId w16cid:paraId="7C816BDD" w16cid:durableId="3E15DB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AAD52" w14:textId="77777777" w:rsidR="00A35CDD" w:rsidRDefault="00A35CDD">
      <w:r>
        <w:separator/>
      </w:r>
    </w:p>
  </w:endnote>
  <w:endnote w:type="continuationSeparator" w:id="0">
    <w:p w14:paraId="223DE5AE" w14:textId="77777777" w:rsidR="00A35CDD" w:rsidRDefault="00A35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NewRomanPS-Italic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856465"/>
      <w:docPartObj>
        <w:docPartGallery w:val="Page Numbers (Bottom of Page)"/>
        <w:docPartUnique/>
      </w:docPartObj>
    </w:sdtPr>
    <w:sdtEndPr>
      <w:rPr>
        <w:noProof/>
      </w:rPr>
    </w:sdtEndPr>
    <w:sdtContent>
      <w:p w14:paraId="649E14FE" w14:textId="5B7F07B9" w:rsidR="00CD07A5" w:rsidRDefault="00CD07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730245" w14:textId="77777777" w:rsidR="009C118C" w:rsidRDefault="009C118C" w:rsidP="00DA0F8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B7297" w14:textId="01A0257E" w:rsidR="009C118C" w:rsidRDefault="00CD07A5" w:rsidP="00CD07A5">
    <w:pPr>
      <w:pStyle w:val="Footer"/>
      <w:tabs>
        <w:tab w:val="left" w:pos="1425"/>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4822847"/>
      <w:docPartObj>
        <w:docPartGallery w:val="Page Numbers (Bottom of Page)"/>
        <w:docPartUnique/>
      </w:docPartObj>
    </w:sdtPr>
    <w:sdtEndPr>
      <w:rPr>
        <w:noProof/>
      </w:rPr>
    </w:sdtEndPr>
    <w:sdtContent>
      <w:p w14:paraId="16F784D5" w14:textId="59DB1F8D" w:rsidR="001240CB" w:rsidRDefault="001240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174E71" w14:textId="77777777" w:rsidR="00D21503" w:rsidRDefault="00D21503" w:rsidP="00DA0F8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6519505"/>
      <w:docPartObj>
        <w:docPartGallery w:val="Page Numbers (Bottom of Page)"/>
        <w:docPartUnique/>
      </w:docPartObj>
    </w:sdtPr>
    <w:sdtEndPr>
      <w:rPr>
        <w:noProof/>
      </w:rPr>
    </w:sdtEndPr>
    <w:sdtContent>
      <w:p w14:paraId="6EF613EE" w14:textId="77777777" w:rsidR="00087538" w:rsidRDefault="000875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677410" w14:textId="77777777" w:rsidR="00087538" w:rsidRDefault="00087538" w:rsidP="00DA0F88">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6FB93" w14:textId="2A7C0396" w:rsidR="00CB79C3" w:rsidRDefault="00CB79C3">
    <w:pPr>
      <w:pStyle w:val="Footer"/>
      <w:jc w:val="center"/>
    </w:pPr>
  </w:p>
  <w:p w14:paraId="734E24D8" w14:textId="77777777" w:rsidR="00CB79C3" w:rsidRDefault="00CB79C3" w:rsidP="00DA0F88">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794BF" w14:textId="77777777" w:rsidR="00D21503" w:rsidRDefault="00D21503" w:rsidP="00DA0F8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CE831" w14:textId="77777777" w:rsidR="00A35CDD" w:rsidRDefault="00A35CDD" w:rsidP="00D90961">
      <w:r>
        <w:separator/>
      </w:r>
    </w:p>
  </w:footnote>
  <w:footnote w:type="continuationSeparator" w:id="0">
    <w:p w14:paraId="7C028F20" w14:textId="77777777" w:rsidR="00A35CDD" w:rsidRDefault="00A35CDD" w:rsidP="00D90961">
      <w:r>
        <w:continuationSeparator/>
      </w:r>
    </w:p>
  </w:footnote>
  <w:footnote w:id="1">
    <w:p w14:paraId="770CBB54" w14:textId="77777777" w:rsidR="000A7864" w:rsidRPr="001454E8" w:rsidRDefault="00754E4A" w:rsidP="00F26E9D">
      <w:pPr>
        <w:pStyle w:val="Style1"/>
      </w:pPr>
      <w:r w:rsidRPr="001454E8">
        <w:rPr>
          <w:rStyle w:val="FootnoteReference"/>
        </w:rPr>
        <w:footnoteRef/>
      </w:r>
      <w:r w:rsidRPr="001454E8">
        <w:t xml:space="preserve"> </w:t>
      </w:r>
      <w:bookmarkStart w:id="13" w:name="_Hlk153118234"/>
      <w:r w:rsidRPr="001454E8">
        <w:t>Barbara Payne, "A Review of Research on Band Competition,” J</w:t>
      </w:r>
      <w:r w:rsidRPr="001454E8">
        <w:rPr>
          <w:i/>
          <w:iCs/>
        </w:rPr>
        <w:t>ournal of Band Research</w:t>
      </w:r>
      <w:r w:rsidRPr="001454E8">
        <w:t> 33, no. 1 (1997): 1.</w:t>
      </w:r>
    </w:p>
    <w:p w14:paraId="3E7B7AEE" w14:textId="77777777" w:rsidR="000A7864" w:rsidRPr="001454E8" w:rsidRDefault="000A7864" w:rsidP="00F26E9D">
      <w:pPr>
        <w:pStyle w:val="Style1"/>
      </w:pPr>
    </w:p>
    <w:bookmarkEnd w:id="13"/>
  </w:footnote>
  <w:footnote w:id="2">
    <w:p w14:paraId="6B38B1F5" w14:textId="5CA0BE9D" w:rsidR="000A7864" w:rsidRPr="001454E8" w:rsidRDefault="00754E4A" w:rsidP="00F26E9D">
      <w:pPr>
        <w:pStyle w:val="Style1"/>
      </w:pPr>
      <w:r w:rsidRPr="001454E8">
        <w:rPr>
          <w:rStyle w:val="FootnoteReference"/>
        </w:rPr>
        <w:footnoteRef/>
      </w:r>
      <w:r w:rsidRPr="001454E8">
        <w:t xml:space="preserve"> Emil A. Holz, “The Schools Band Contest of America 1923,” </w:t>
      </w:r>
      <w:r w:rsidRPr="001454E8">
        <w:rPr>
          <w:i/>
          <w:iCs/>
        </w:rPr>
        <w:t>Journal of Research in Music Education</w:t>
      </w:r>
      <w:r w:rsidRPr="001454E8">
        <w:t xml:space="preserve"> 10, no. 1 (1962): 3.  </w:t>
      </w:r>
    </w:p>
    <w:p w14:paraId="09B847AB" w14:textId="77777777" w:rsidR="000A7864" w:rsidRPr="001454E8" w:rsidRDefault="000A7864" w:rsidP="00F26E9D">
      <w:pPr>
        <w:pStyle w:val="Style1"/>
      </w:pPr>
    </w:p>
  </w:footnote>
  <w:footnote w:id="3">
    <w:p w14:paraId="71CCAD0E" w14:textId="7D2DAF08" w:rsidR="000A7864" w:rsidRDefault="00754E4A" w:rsidP="00F26E9D">
      <w:pPr>
        <w:pStyle w:val="Style1"/>
      </w:pPr>
      <w:r w:rsidRPr="001454E8">
        <w:rPr>
          <w:rStyle w:val="FootnoteReference"/>
        </w:rPr>
        <w:footnoteRef/>
      </w:r>
      <w:r w:rsidRPr="001454E8">
        <w:t xml:space="preserve"> Ibid.</w:t>
      </w:r>
    </w:p>
    <w:p w14:paraId="54057718" w14:textId="77777777" w:rsidR="00281B2B" w:rsidRPr="001454E8" w:rsidRDefault="00281B2B" w:rsidP="00F26E9D">
      <w:pPr>
        <w:pStyle w:val="Style1"/>
      </w:pPr>
    </w:p>
  </w:footnote>
  <w:footnote w:id="4">
    <w:p w14:paraId="36240DB7" w14:textId="7DA20FC2" w:rsidR="000A7864" w:rsidRDefault="00754E4A" w:rsidP="00F26E9D">
      <w:pPr>
        <w:pStyle w:val="Style1"/>
      </w:pPr>
      <w:r w:rsidRPr="001454E8">
        <w:rPr>
          <w:rStyle w:val="FootnoteReference"/>
        </w:rPr>
        <w:footnoteRef/>
      </w:r>
      <w:r w:rsidRPr="001454E8">
        <w:t xml:space="preserve"> Ibid. </w:t>
      </w:r>
    </w:p>
    <w:p w14:paraId="29CB9F88" w14:textId="77777777" w:rsidR="00281B2B" w:rsidRPr="001454E8" w:rsidRDefault="00281B2B" w:rsidP="00F26E9D">
      <w:pPr>
        <w:pStyle w:val="Style1"/>
      </w:pPr>
    </w:p>
  </w:footnote>
  <w:footnote w:id="5">
    <w:p w14:paraId="202F02B2" w14:textId="77777777" w:rsidR="000A7864" w:rsidRPr="001454E8" w:rsidRDefault="00754E4A" w:rsidP="00F26E9D">
      <w:pPr>
        <w:pStyle w:val="Style1"/>
      </w:pPr>
      <w:r w:rsidRPr="001454E8">
        <w:rPr>
          <w:rStyle w:val="FootnoteReference"/>
        </w:rPr>
        <w:footnoteRef/>
      </w:r>
      <w:r w:rsidRPr="001454E8">
        <w:t xml:space="preserve"> Kenneth J. Moore, "Anatomy of a Festival: Contest Competition or Assessment?” </w:t>
      </w:r>
      <w:r w:rsidRPr="001454E8">
        <w:rPr>
          <w:i/>
          <w:iCs/>
        </w:rPr>
        <w:t>Journal of Band Research</w:t>
      </w:r>
      <w:r w:rsidRPr="001454E8">
        <w:t xml:space="preserve"> 55, no. 2 (2020): 55. </w:t>
      </w:r>
    </w:p>
    <w:p w14:paraId="468718A4" w14:textId="77777777" w:rsidR="000A7864" w:rsidRPr="001454E8" w:rsidRDefault="000A7864" w:rsidP="00F26E9D">
      <w:pPr>
        <w:pStyle w:val="Style1"/>
      </w:pPr>
    </w:p>
  </w:footnote>
  <w:footnote w:id="6">
    <w:p w14:paraId="5ACD090C" w14:textId="073D6BB1" w:rsidR="0074011F" w:rsidRPr="001454E8" w:rsidRDefault="00754E4A" w:rsidP="00F26E9D">
      <w:pPr>
        <w:pStyle w:val="Style1"/>
      </w:pPr>
      <w:r w:rsidRPr="001454E8">
        <w:rPr>
          <w:rStyle w:val="FootnoteReference"/>
        </w:rPr>
        <w:footnoteRef/>
      </w:r>
      <w:r w:rsidRPr="001454E8">
        <w:t xml:space="preserve"> </w:t>
      </w:r>
      <w:bookmarkStart w:id="14" w:name="_Hlk158840807"/>
      <w:r w:rsidRPr="001454E8">
        <w:t xml:space="preserve">Joseph Michael Abrama, “The Phantasmagoria of Competition in School Ensembles,” </w:t>
      </w:r>
      <w:r w:rsidRPr="001454E8">
        <w:rPr>
          <w:i/>
          <w:iCs/>
        </w:rPr>
        <w:t>Philosophy of Music Education Review</w:t>
      </w:r>
      <w:r w:rsidRPr="001454E8">
        <w:t xml:space="preserve"> 25, no. 2 (2017): 153. </w:t>
      </w:r>
      <w:bookmarkEnd w:id="14"/>
    </w:p>
    <w:p w14:paraId="6C00C55E" w14:textId="77777777" w:rsidR="0074011F" w:rsidRPr="001454E8" w:rsidRDefault="0074011F" w:rsidP="00F26E9D">
      <w:pPr>
        <w:pStyle w:val="Style1"/>
      </w:pPr>
    </w:p>
  </w:footnote>
  <w:footnote w:id="7">
    <w:p w14:paraId="3CF29A40" w14:textId="7589E38A" w:rsidR="000A7864" w:rsidRPr="00AC4DCB" w:rsidRDefault="00754E4A" w:rsidP="00F26E9D">
      <w:pPr>
        <w:pStyle w:val="Style1"/>
      </w:pPr>
      <w:r w:rsidRPr="001454E8">
        <w:rPr>
          <w:rStyle w:val="FootnoteReference"/>
        </w:rPr>
        <w:footnoteRef/>
      </w:r>
      <w:r w:rsidRPr="001454E8">
        <w:t xml:space="preserve"> </w:t>
      </w:r>
      <w:r w:rsidR="00123A97" w:rsidRPr="001454E8">
        <w:t>Ibid.</w:t>
      </w:r>
    </w:p>
  </w:footnote>
  <w:footnote w:id="8">
    <w:p w14:paraId="201C5E35" w14:textId="6E6766FD" w:rsidR="000A7864" w:rsidRDefault="00754E4A" w:rsidP="00AC4DCB">
      <w:pPr>
        <w:pStyle w:val="Style1"/>
      </w:pPr>
      <w:r w:rsidRPr="007C0FD3">
        <w:rPr>
          <w:rStyle w:val="FootnoteReference"/>
        </w:rPr>
        <w:footnoteRef/>
      </w:r>
      <w:r w:rsidRPr="007C0FD3">
        <w:t xml:space="preserve"> O’Leary, “A Phenomenological Study,” 43.</w:t>
      </w:r>
    </w:p>
    <w:p w14:paraId="105419D1" w14:textId="77777777" w:rsidR="00AC4DCB" w:rsidRPr="007C0FD3" w:rsidRDefault="00AC4DCB" w:rsidP="00AC4DCB">
      <w:pPr>
        <w:pStyle w:val="Style1"/>
      </w:pPr>
    </w:p>
  </w:footnote>
  <w:footnote w:id="9">
    <w:p w14:paraId="4CDCEBE5" w14:textId="5EA1C869" w:rsidR="000A7864" w:rsidRDefault="00754E4A" w:rsidP="00AC4DCB">
      <w:pPr>
        <w:pStyle w:val="Style1"/>
      </w:pPr>
      <w:r w:rsidRPr="007C0FD3">
        <w:rPr>
          <w:rStyle w:val="FootnoteReference"/>
        </w:rPr>
        <w:footnoteRef/>
      </w:r>
      <w:r w:rsidRPr="007C0FD3">
        <w:t xml:space="preserve"> Justin Antos, "An Investigation into How Contest Outcomes Affect Student Attitudes Toward Competitive Marching Band," </w:t>
      </w:r>
      <w:r w:rsidRPr="007C0FD3">
        <w:rPr>
          <w:i/>
          <w:iCs/>
        </w:rPr>
        <w:t>Journal of Band Research</w:t>
      </w:r>
      <w:r w:rsidRPr="007C0FD3">
        <w:t> 55, no. 1 (2019): 18.</w:t>
      </w:r>
    </w:p>
    <w:p w14:paraId="10E4C3A6" w14:textId="77777777" w:rsidR="00AC4DCB" w:rsidRPr="007C0FD3" w:rsidRDefault="00AC4DCB" w:rsidP="00AC4DCB">
      <w:pPr>
        <w:pStyle w:val="Style1"/>
      </w:pPr>
    </w:p>
  </w:footnote>
  <w:footnote w:id="10">
    <w:p w14:paraId="46FB7EBF" w14:textId="7F924732" w:rsidR="000A7864" w:rsidRDefault="00754E4A" w:rsidP="00AC4DCB">
      <w:pPr>
        <w:pStyle w:val="Style1"/>
      </w:pPr>
      <w:r w:rsidRPr="007C0FD3">
        <w:rPr>
          <w:rStyle w:val="FootnoteReference"/>
        </w:rPr>
        <w:footnoteRef/>
      </w:r>
      <w:r w:rsidRPr="007C0FD3">
        <w:t xml:space="preserve"> Abrama, “The Phantasmagoria of Competition,” 154.</w:t>
      </w:r>
    </w:p>
    <w:p w14:paraId="2EB61DA9" w14:textId="77777777" w:rsidR="00AC4DCB" w:rsidRPr="007C0FD3" w:rsidRDefault="00AC4DCB" w:rsidP="00AC4DCB">
      <w:pPr>
        <w:pStyle w:val="Style1"/>
      </w:pPr>
    </w:p>
  </w:footnote>
  <w:footnote w:id="11">
    <w:p w14:paraId="0A08AC36" w14:textId="3A433889" w:rsidR="000A7864" w:rsidRDefault="00754E4A" w:rsidP="00AC4DCB">
      <w:pPr>
        <w:pStyle w:val="Style1"/>
      </w:pPr>
      <w:r w:rsidRPr="007C0FD3">
        <w:rPr>
          <w:rStyle w:val="FootnoteReference"/>
        </w:rPr>
        <w:footnoteRef/>
      </w:r>
      <w:r w:rsidRPr="007C0FD3">
        <w:t xml:space="preserve"> Vernon Burnsed and James Sochinski, “Research on Competitions: Surveys Reveal How Students, Parents, Directors, and Administrators Feel about Competitions,” </w:t>
      </w:r>
      <w:r w:rsidRPr="007C0FD3">
        <w:rPr>
          <w:i/>
          <w:iCs/>
        </w:rPr>
        <w:t>Music Educators Journal</w:t>
      </w:r>
      <w:r w:rsidRPr="007C0FD3">
        <w:t xml:space="preserve"> 70, no. 2 (1983): 26</w:t>
      </w:r>
      <w:r w:rsidR="00AC4DCB">
        <w:t>.</w:t>
      </w:r>
    </w:p>
    <w:p w14:paraId="627B9655" w14:textId="77777777" w:rsidR="00AC4DCB" w:rsidRPr="007C0FD3" w:rsidRDefault="00AC4DCB" w:rsidP="00AC4DCB">
      <w:pPr>
        <w:pStyle w:val="Style1"/>
      </w:pPr>
    </w:p>
  </w:footnote>
  <w:footnote w:id="12">
    <w:p w14:paraId="259C1D99" w14:textId="7EA9A94B" w:rsidR="000A7864" w:rsidRDefault="00754E4A" w:rsidP="00AC4DCB">
      <w:pPr>
        <w:pStyle w:val="Style1"/>
      </w:pPr>
      <w:r w:rsidRPr="007C0FD3">
        <w:rPr>
          <w:rStyle w:val="FootnoteReference"/>
        </w:rPr>
        <w:footnoteRef/>
      </w:r>
      <w:r w:rsidRPr="007C0FD3">
        <w:t xml:space="preserve"> Craig Willmore Hurst, "A Nationwide Investigation of High School Band Directors' Reasons for Participation in Music Competitions," (PhD diss., University of North Texas, 1994), ProQuest Dissertations Publishing.</w:t>
      </w:r>
    </w:p>
    <w:p w14:paraId="0F8D6115" w14:textId="77777777" w:rsidR="00AC4DCB" w:rsidRPr="007C0FD3" w:rsidRDefault="00AC4DCB" w:rsidP="00AC4DCB">
      <w:pPr>
        <w:pStyle w:val="Style1"/>
      </w:pPr>
    </w:p>
  </w:footnote>
  <w:footnote w:id="13">
    <w:p w14:paraId="71D82E20" w14:textId="6EB87BB8" w:rsidR="003E3B86" w:rsidRPr="007C0FD3" w:rsidRDefault="00754E4A" w:rsidP="00AC4DCB">
      <w:pPr>
        <w:pStyle w:val="Style1"/>
      </w:pPr>
      <w:r w:rsidRPr="007C0FD3">
        <w:rPr>
          <w:rStyle w:val="FootnoteReference"/>
        </w:rPr>
        <w:footnoteRef/>
      </w:r>
      <w:r w:rsidRPr="007C0FD3">
        <w:t xml:space="preserve"> Burnsed and Sochinski, “Research,” 26. </w:t>
      </w:r>
    </w:p>
  </w:footnote>
  <w:footnote w:id="14">
    <w:p w14:paraId="3ACAE7AE" w14:textId="2B26A39F" w:rsidR="000A7608" w:rsidRDefault="00754E4A" w:rsidP="00AC4DCB">
      <w:pPr>
        <w:pStyle w:val="Style1"/>
      </w:pPr>
      <w:r w:rsidRPr="007C0FD3">
        <w:rPr>
          <w:rStyle w:val="FootnoteReference"/>
        </w:rPr>
        <w:footnoteRef/>
      </w:r>
      <w:r w:rsidRPr="007C0FD3">
        <w:t xml:space="preserve"> </w:t>
      </w:r>
      <w:r w:rsidR="00E6688E" w:rsidRPr="007C0FD3">
        <w:t>George L. Rogers, "Attitudes of High School Band Directors and Principals Toward Marching Band Contests," </w:t>
      </w:r>
      <w:r w:rsidR="00E6688E" w:rsidRPr="007C0FD3">
        <w:rPr>
          <w:i/>
          <w:iCs/>
        </w:rPr>
        <w:t>Journal of Research in Music Education</w:t>
      </w:r>
      <w:r w:rsidR="00E6688E" w:rsidRPr="007C0FD3">
        <w:t> 33, no. 4 (1985): 259.</w:t>
      </w:r>
    </w:p>
    <w:p w14:paraId="37973027" w14:textId="77777777" w:rsidR="00AC4DCB" w:rsidRPr="007C0FD3" w:rsidRDefault="00AC4DCB" w:rsidP="00AC4DCB">
      <w:pPr>
        <w:pStyle w:val="Style1"/>
      </w:pPr>
    </w:p>
  </w:footnote>
  <w:footnote w:id="15">
    <w:p w14:paraId="28702CCF" w14:textId="5323563F" w:rsidR="00347EFD" w:rsidRDefault="00754E4A" w:rsidP="00AC4DCB">
      <w:pPr>
        <w:pStyle w:val="Style1"/>
      </w:pPr>
      <w:r w:rsidRPr="007C0FD3">
        <w:rPr>
          <w:rStyle w:val="FootnoteReference"/>
        </w:rPr>
        <w:footnoteRef/>
      </w:r>
      <w:r w:rsidRPr="007C0FD3">
        <w:t xml:space="preserve"> </w:t>
      </w:r>
      <w:r w:rsidR="002B3B48" w:rsidRPr="007C0FD3">
        <w:t xml:space="preserve">Hurst, “A Nationwide Investigation.” </w:t>
      </w:r>
      <w:r w:rsidRPr="007C0FD3">
        <w:t xml:space="preserve"> </w:t>
      </w:r>
    </w:p>
    <w:p w14:paraId="4BB33509" w14:textId="77777777" w:rsidR="00AC4DCB" w:rsidRPr="007C0FD3" w:rsidRDefault="00AC4DCB" w:rsidP="00AC4DCB">
      <w:pPr>
        <w:pStyle w:val="Style1"/>
      </w:pPr>
    </w:p>
  </w:footnote>
  <w:footnote w:id="16">
    <w:p w14:paraId="2E2A0461" w14:textId="3D74C3C3" w:rsidR="000A7864" w:rsidRPr="007C0FD3" w:rsidRDefault="00754E4A" w:rsidP="00AC4DCB">
      <w:pPr>
        <w:pStyle w:val="Style1"/>
      </w:pPr>
      <w:r w:rsidRPr="007C0FD3">
        <w:rPr>
          <w:rStyle w:val="FootnoteReference"/>
        </w:rPr>
        <w:footnoteRef/>
      </w:r>
      <w:r w:rsidRPr="007C0FD3">
        <w:t xml:space="preserve"> Antos, "An Investigation,” 18.</w:t>
      </w:r>
    </w:p>
    <w:p w14:paraId="29079229" w14:textId="77777777" w:rsidR="000A7864" w:rsidRPr="007C0FD3" w:rsidRDefault="000A7864" w:rsidP="00AC4DCB">
      <w:pPr>
        <w:pStyle w:val="Style1"/>
      </w:pPr>
    </w:p>
  </w:footnote>
  <w:footnote w:id="17">
    <w:p w14:paraId="432A7D02" w14:textId="78B42A6C" w:rsidR="000A7864" w:rsidRPr="007C0FD3" w:rsidRDefault="00754E4A" w:rsidP="00AC4DCB">
      <w:pPr>
        <w:pStyle w:val="Style1"/>
      </w:pPr>
      <w:r w:rsidRPr="007C0FD3">
        <w:rPr>
          <w:rStyle w:val="FootnoteReference"/>
        </w:rPr>
        <w:footnoteRef/>
      </w:r>
      <w:r w:rsidRPr="007C0FD3">
        <w:t xml:space="preserve"> Ibid.</w:t>
      </w:r>
    </w:p>
    <w:p w14:paraId="66C71744" w14:textId="77777777" w:rsidR="002B65EF" w:rsidRPr="007C0FD3" w:rsidRDefault="002B65EF" w:rsidP="00AC4DCB">
      <w:pPr>
        <w:pStyle w:val="Style1"/>
      </w:pPr>
    </w:p>
  </w:footnote>
  <w:footnote w:id="18">
    <w:p w14:paraId="4129B43A" w14:textId="2C16103A" w:rsidR="000A7864" w:rsidRDefault="00754E4A" w:rsidP="00AC4DCB">
      <w:pPr>
        <w:pStyle w:val="Style1"/>
      </w:pPr>
      <w:r w:rsidRPr="007C0FD3">
        <w:rPr>
          <w:rStyle w:val="FootnoteReference"/>
        </w:rPr>
        <w:footnoteRef/>
      </w:r>
      <w:r w:rsidRPr="007C0FD3">
        <w:t xml:space="preserve"> Hurst, "A Nationwide Investigation.”</w:t>
      </w:r>
    </w:p>
    <w:p w14:paraId="54C09AE9" w14:textId="77777777" w:rsidR="00AC4DCB" w:rsidRPr="007C0FD3" w:rsidRDefault="00AC4DCB" w:rsidP="00AC4DCB">
      <w:pPr>
        <w:pStyle w:val="Style1"/>
      </w:pPr>
    </w:p>
  </w:footnote>
  <w:footnote w:id="19">
    <w:p w14:paraId="3E084023" w14:textId="132AC702" w:rsidR="000A7864" w:rsidRDefault="00754E4A" w:rsidP="00AC4DCB">
      <w:pPr>
        <w:pStyle w:val="Style1"/>
      </w:pPr>
      <w:r w:rsidRPr="007C0FD3">
        <w:rPr>
          <w:rStyle w:val="FootnoteReference"/>
        </w:rPr>
        <w:footnoteRef/>
      </w:r>
      <w:r w:rsidRPr="007C0FD3">
        <w:t xml:space="preserve"> </w:t>
      </w:r>
      <w:r w:rsidR="005D22A2" w:rsidRPr="007C0FD3">
        <w:t>Ibid.</w:t>
      </w:r>
    </w:p>
    <w:p w14:paraId="57549369" w14:textId="77777777" w:rsidR="009E2A5F" w:rsidRPr="007F1E36" w:rsidRDefault="009E2A5F" w:rsidP="00AC4DCB">
      <w:pPr>
        <w:pStyle w:val="Style1"/>
      </w:pPr>
    </w:p>
  </w:footnote>
  <w:footnote w:id="20">
    <w:p w14:paraId="707F93EF" w14:textId="5ED40B91" w:rsidR="000A7864" w:rsidRDefault="00754E4A" w:rsidP="00AC4DCB">
      <w:pPr>
        <w:pStyle w:val="Style1"/>
      </w:pPr>
      <w:r w:rsidRPr="001E3BED">
        <w:rPr>
          <w:rStyle w:val="FootnoteReference"/>
        </w:rPr>
        <w:footnoteRef/>
      </w:r>
      <w:r w:rsidRPr="001E3BED">
        <w:t xml:space="preserve"> Abrama, “The Phantasmagoria of Competition,</w:t>
      </w:r>
      <w:r w:rsidR="00123A97" w:rsidRPr="001E3BED">
        <w:t>”</w:t>
      </w:r>
      <w:r w:rsidRPr="001E3BED">
        <w:t xml:space="preserve"> 153.</w:t>
      </w:r>
    </w:p>
    <w:p w14:paraId="17B33AD8" w14:textId="77777777" w:rsidR="00AC4DCB" w:rsidRPr="001E3BED" w:rsidRDefault="00AC4DCB" w:rsidP="00AC4DCB">
      <w:pPr>
        <w:pStyle w:val="Style1"/>
      </w:pPr>
    </w:p>
  </w:footnote>
  <w:footnote w:id="21">
    <w:p w14:paraId="62B427D6" w14:textId="5FBB8601" w:rsidR="000A7864" w:rsidRDefault="00754E4A" w:rsidP="00AC4DCB">
      <w:pPr>
        <w:pStyle w:val="Style1"/>
      </w:pPr>
      <w:r w:rsidRPr="001E3BED">
        <w:rPr>
          <w:rStyle w:val="FootnoteReference"/>
        </w:rPr>
        <w:footnoteRef/>
      </w:r>
      <w:r w:rsidRPr="001E3BED">
        <w:t xml:space="preserve"> </w:t>
      </w:r>
      <w:r w:rsidR="00EE7435" w:rsidRPr="001E3BED">
        <w:t>Ibid.</w:t>
      </w:r>
    </w:p>
    <w:p w14:paraId="6207C566" w14:textId="77777777" w:rsidR="00AC4DCB" w:rsidRPr="001E3BED" w:rsidRDefault="00AC4DCB" w:rsidP="00AC4DCB">
      <w:pPr>
        <w:pStyle w:val="Style1"/>
      </w:pPr>
    </w:p>
  </w:footnote>
  <w:footnote w:id="22">
    <w:p w14:paraId="410C8759" w14:textId="72DC4B57" w:rsidR="000A7864" w:rsidRDefault="00754E4A" w:rsidP="00AC4DCB">
      <w:pPr>
        <w:pStyle w:val="Style1"/>
      </w:pPr>
      <w:r w:rsidRPr="001E3BED">
        <w:rPr>
          <w:rStyle w:val="FootnoteReference"/>
        </w:rPr>
        <w:footnoteRef/>
      </w:r>
      <w:r w:rsidRPr="001E3BED">
        <w:t xml:space="preserve"> </w:t>
      </w:r>
      <w:bookmarkStart w:id="19" w:name="_Hlk197185872"/>
      <w:r w:rsidRPr="001E3BED">
        <w:t xml:space="preserve">Darin Ray Jolly, “Music Educator </w:t>
      </w:r>
      <w:bookmarkEnd w:id="19"/>
      <w:r w:rsidRPr="001E3BED">
        <w:t xml:space="preserve">Perceptions of Declining Enrollments in Texas Band Programs," </w:t>
      </w:r>
      <w:r w:rsidR="008D2415" w:rsidRPr="001E3BED">
        <w:t>(</w:t>
      </w:r>
      <w:r w:rsidRPr="001E3BED">
        <w:t>Ph.D. diss., Stephen F. Austin State University, 2008.</w:t>
      </w:r>
      <w:r w:rsidR="008D2415" w:rsidRPr="001E3BED">
        <w:t>)</w:t>
      </w:r>
    </w:p>
    <w:p w14:paraId="5384ECC4" w14:textId="77777777" w:rsidR="00AC4DCB" w:rsidRPr="000A7864" w:rsidRDefault="00AC4DCB" w:rsidP="00AC4DCB">
      <w:pPr>
        <w:pStyle w:val="Style1"/>
      </w:pPr>
    </w:p>
  </w:footnote>
  <w:footnote w:id="23">
    <w:p w14:paraId="6443011E" w14:textId="3925ADA1" w:rsidR="000A7864" w:rsidRDefault="00754E4A" w:rsidP="00AC4DCB">
      <w:pPr>
        <w:pStyle w:val="Style1"/>
      </w:pPr>
      <w:r w:rsidRPr="007F1E36">
        <w:rPr>
          <w:rStyle w:val="FootnoteReference"/>
        </w:rPr>
        <w:footnoteRef/>
      </w:r>
      <w:r w:rsidRPr="007F1E36">
        <w:t xml:space="preserve"> </w:t>
      </w:r>
      <w:r>
        <w:t>Ibid.</w:t>
      </w:r>
    </w:p>
    <w:p w14:paraId="3337BA20" w14:textId="77777777" w:rsidR="000A7864" w:rsidRPr="000A7864" w:rsidRDefault="000A7864" w:rsidP="000A7864">
      <w:pPr>
        <w:ind w:firstLine="720"/>
        <w:rPr>
          <w:rFonts w:ascii="Times New Roman" w:hAnsi="Times New Roman" w:cs="Times New Roman"/>
          <w:sz w:val="20"/>
          <w:szCs w:val="20"/>
        </w:rPr>
      </w:pPr>
    </w:p>
  </w:footnote>
  <w:footnote w:id="24">
    <w:p w14:paraId="2B72C2BE" w14:textId="0932FAD9" w:rsidR="00764141" w:rsidRDefault="00764141" w:rsidP="00AC4DCB">
      <w:pPr>
        <w:pStyle w:val="Style1"/>
      </w:pPr>
      <w:r w:rsidRPr="001E3BED">
        <w:rPr>
          <w:rStyle w:val="FootnoteReference"/>
        </w:rPr>
        <w:footnoteRef/>
      </w:r>
      <w:r w:rsidRPr="001E3BED">
        <w:t xml:space="preserve"> </w:t>
      </w:r>
      <w:r w:rsidR="0011359A" w:rsidRPr="001E3BED">
        <w:t>Bethany J. Nickel, “High School Band Communities of Practice During COVID-19: A Multiple Case Study,” Ph.D. diss., Case Western Reserve University, 2021.</w:t>
      </w:r>
    </w:p>
    <w:p w14:paraId="2C33B720" w14:textId="77777777" w:rsidR="00AC4DCB" w:rsidRPr="001E3BED" w:rsidRDefault="00AC4DCB" w:rsidP="00AC4DCB">
      <w:pPr>
        <w:pStyle w:val="Style1"/>
      </w:pPr>
    </w:p>
  </w:footnote>
  <w:footnote w:id="25">
    <w:p w14:paraId="7FE85FEB" w14:textId="28869538" w:rsidR="007154C2" w:rsidRDefault="007154C2" w:rsidP="00AC4DCB">
      <w:pPr>
        <w:pStyle w:val="Style1"/>
      </w:pPr>
      <w:r w:rsidRPr="001E3BED">
        <w:rPr>
          <w:rStyle w:val="FootnoteReference"/>
        </w:rPr>
        <w:footnoteRef/>
      </w:r>
      <w:r w:rsidRPr="001E3BED">
        <w:t xml:space="preserve"> Martha Jane Robinson, “Band in the Time of a Pandemic,” </w:t>
      </w:r>
      <w:r w:rsidRPr="001E3BED">
        <w:rPr>
          <w:i/>
          <w:iCs/>
        </w:rPr>
        <w:t xml:space="preserve">Music in a Minuet, National Association for Music Education, </w:t>
      </w:r>
      <w:r w:rsidRPr="001E3BED">
        <w:t>July 2020.</w:t>
      </w:r>
    </w:p>
    <w:p w14:paraId="760F7CB3" w14:textId="77777777" w:rsidR="00AC4DCB" w:rsidRPr="001E3BED" w:rsidRDefault="00AC4DCB" w:rsidP="00AC4DCB">
      <w:pPr>
        <w:pStyle w:val="Style1"/>
      </w:pPr>
    </w:p>
  </w:footnote>
  <w:footnote w:id="26">
    <w:p w14:paraId="5D2CCABE" w14:textId="696D5061" w:rsidR="002A3979" w:rsidRDefault="002A3979" w:rsidP="00AC4DCB">
      <w:pPr>
        <w:pStyle w:val="Style1"/>
      </w:pPr>
      <w:r w:rsidRPr="001E3BED">
        <w:rPr>
          <w:rStyle w:val="FootnoteReference"/>
        </w:rPr>
        <w:footnoteRef/>
      </w:r>
      <w:r w:rsidRPr="001E3BED">
        <w:t xml:space="preserve"> </w:t>
      </w:r>
      <w:r w:rsidR="007154C2" w:rsidRPr="001E3BED">
        <w:t>Ibid.</w:t>
      </w:r>
    </w:p>
    <w:p w14:paraId="04B681A7" w14:textId="77777777" w:rsidR="00AC4DCB" w:rsidRPr="001E3BED" w:rsidRDefault="00AC4DCB" w:rsidP="00AC4DCB">
      <w:pPr>
        <w:pStyle w:val="Style1"/>
      </w:pPr>
    </w:p>
  </w:footnote>
  <w:footnote w:id="27">
    <w:p w14:paraId="61EBDA53" w14:textId="5C2BD811" w:rsidR="00330088" w:rsidRDefault="00754E4A" w:rsidP="00AC4DCB">
      <w:pPr>
        <w:pStyle w:val="Style1"/>
      </w:pPr>
      <w:r w:rsidRPr="001E3BED">
        <w:rPr>
          <w:rStyle w:val="FootnoteReference"/>
        </w:rPr>
        <w:footnoteRef/>
      </w:r>
      <w:r w:rsidRPr="001E3BED">
        <w:t xml:space="preserve"> </w:t>
      </w:r>
      <w:r w:rsidR="000B6754" w:rsidRPr="001E3BED">
        <w:t xml:space="preserve">Jolly, “Music Educator.” </w:t>
      </w:r>
    </w:p>
    <w:p w14:paraId="40EE17FC" w14:textId="77777777" w:rsidR="00AC4DCB" w:rsidRPr="001E3BED" w:rsidRDefault="00AC4DCB" w:rsidP="00AC4DCB">
      <w:pPr>
        <w:pStyle w:val="Style1"/>
      </w:pPr>
    </w:p>
  </w:footnote>
  <w:footnote w:id="28">
    <w:p w14:paraId="7562C85C" w14:textId="5251A1AE" w:rsidR="000A7864" w:rsidRDefault="00754E4A" w:rsidP="00AC4DCB">
      <w:pPr>
        <w:pStyle w:val="Style1"/>
      </w:pPr>
      <w:r w:rsidRPr="001E3BED">
        <w:rPr>
          <w:rStyle w:val="FootnoteReference"/>
        </w:rPr>
        <w:footnoteRef/>
      </w:r>
      <w:r w:rsidRPr="001E3BED">
        <w:t xml:space="preserve"> C</w:t>
      </w:r>
      <w:r w:rsidR="00B80CD2" w:rsidRPr="001E3BED">
        <w:t>harles Paul</w:t>
      </w:r>
      <w:r w:rsidRPr="001E3BED">
        <w:t xml:space="preserve"> Temple, “A Study of the Effectiveness of Competition Festivals in the Music Education Process,” Dissertation Abstracts International, 34, 1973: 4827A (UM 74-3327.)</w:t>
      </w:r>
    </w:p>
    <w:p w14:paraId="6A086786" w14:textId="77777777" w:rsidR="00AC4DCB" w:rsidRPr="001E3BED" w:rsidRDefault="00AC4DCB" w:rsidP="00AC4DCB">
      <w:pPr>
        <w:pStyle w:val="Style1"/>
      </w:pPr>
    </w:p>
  </w:footnote>
  <w:footnote w:id="29">
    <w:p w14:paraId="050B5CEF" w14:textId="25B050FD" w:rsidR="00686CC1" w:rsidRPr="001F4F6A" w:rsidRDefault="00754E4A" w:rsidP="00AC4DCB">
      <w:pPr>
        <w:pStyle w:val="Style1"/>
      </w:pPr>
      <w:r w:rsidRPr="001F4F6A">
        <w:rPr>
          <w:rStyle w:val="FootnoteReference"/>
        </w:rPr>
        <w:footnoteRef/>
      </w:r>
      <w:r w:rsidRPr="001F4F6A">
        <w:t xml:space="preserve"> </w:t>
      </w:r>
      <w:r w:rsidR="00CC1BD5" w:rsidRPr="001F4F6A">
        <w:t>J.W. West, “The Effect of Performance Success on the Musical Achievement in Four Florida Counties,” Dissertation Abstracts International, 46, 921A (UM8513401</w:t>
      </w:r>
      <w:r w:rsidR="00BA1F52" w:rsidRPr="001F4F6A">
        <w:t>).</w:t>
      </w:r>
    </w:p>
  </w:footnote>
  <w:footnote w:id="30">
    <w:p w14:paraId="3D855D87" w14:textId="77765817" w:rsidR="000A7864" w:rsidRDefault="00754E4A" w:rsidP="00AC4DCB">
      <w:pPr>
        <w:pStyle w:val="Style1"/>
      </w:pPr>
      <w:r w:rsidRPr="001F4F6A">
        <w:rPr>
          <w:rStyle w:val="FootnoteReference"/>
        </w:rPr>
        <w:footnoteRef/>
      </w:r>
      <w:r w:rsidR="00CC1BD5" w:rsidRPr="001F4F6A">
        <w:t xml:space="preserve"> </w:t>
      </w:r>
      <w:r w:rsidR="009E2A5F" w:rsidRPr="009E2A5F">
        <w:t>West, “The Effect</w:t>
      </w:r>
      <w:r w:rsidR="009E2A5F">
        <w:t>.”</w:t>
      </w:r>
      <w:r w:rsidR="009E2A5F" w:rsidRPr="009E2A5F">
        <w:t xml:space="preserve"> </w:t>
      </w:r>
    </w:p>
    <w:p w14:paraId="70075AE4" w14:textId="77777777" w:rsidR="00AC4DCB" w:rsidRPr="001F4F6A" w:rsidRDefault="00AC4DCB" w:rsidP="00AC4DCB">
      <w:pPr>
        <w:pStyle w:val="Style1"/>
      </w:pPr>
    </w:p>
  </w:footnote>
  <w:footnote w:id="31">
    <w:p w14:paraId="44C86AF9" w14:textId="5114874C" w:rsidR="00804555" w:rsidRDefault="00754E4A" w:rsidP="00AC4DCB">
      <w:pPr>
        <w:pStyle w:val="Style1"/>
      </w:pPr>
      <w:r w:rsidRPr="001F4F6A">
        <w:rPr>
          <w:rStyle w:val="FootnoteReference"/>
        </w:rPr>
        <w:footnoteRef/>
      </w:r>
      <w:r w:rsidRPr="001F4F6A">
        <w:t xml:space="preserve"> George L. Rogers, "Attitudes of High School Band Directors and Principals Toward Marching Band Contests," </w:t>
      </w:r>
      <w:r w:rsidRPr="001F4F6A">
        <w:rPr>
          <w:i/>
          <w:iCs/>
        </w:rPr>
        <w:t>Journal of Research in Music Education</w:t>
      </w:r>
      <w:r w:rsidRPr="001F4F6A">
        <w:t> 33, no. 4 (1985): 259.</w:t>
      </w:r>
    </w:p>
    <w:p w14:paraId="00AB5D0B" w14:textId="77777777" w:rsidR="00AC4DCB" w:rsidRPr="001F4F6A" w:rsidRDefault="00AC4DCB" w:rsidP="00AC4DCB">
      <w:pPr>
        <w:pStyle w:val="Style1"/>
      </w:pPr>
    </w:p>
  </w:footnote>
  <w:footnote w:id="32">
    <w:p w14:paraId="05C09652" w14:textId="71231FEE" w:rsidR="000A7864" w:rsidRDefault="00754E4A" w:rsidP="00AC4DCB">
      <w:pPr>
        <w:pStyle w:val="Style1"/>
      </w:pPr>
      <w:r w:rsidRPr="001F4F6A">
        <w:rPr>
          <w:rStyle w:val="FootnoteReference"/>
        </w:rPr>
        <w:footnoteRef/>
      </w:r>
      <w:r w:rsidRPr="001F4F6A">
        <w:t xml:space="preserve"> </w:t>
      </w:r>
      <w:r w:rsidR="00123A97" w:rsidRPr="001F4F6A">
        <w:t>George L. Rogers, "Attitudes.”</w:t>
      </w:r>
    </w:p>
    <w:p w14:paraId="001ED259" w14:textId="77777777" w:rsidR="00AC4DCB" w:rsidRPr="001F4F6A" w:rsidRDefault="00AC4DCB" w:rsidP="00AC4DCB">
      <w:pPr>
        <w:pStyle w:val="Style1"/>
      </w:pPr>
    </w:p>
  </w:footnote>
  <w:footnote w:id="33">
    <w:p w14:paraId="455F14DE" w14:textId="1C810296" w:rsidR="000A7864" w:rsidRDefault="00754E4A" w:rsidP="00AC4DCB">
      <w:pPr>
        <w:pStyle w:val="Style1"/>
      </w:pPr>
      <w:r w:rsidRPr="001F4F6A">
        <w:rPr>
          <w:rStyle w:val="FootnoteReference"/>
        </w:rPr>
        <w:footnoteRef/>
      </w:r>
      <w:r w:rsidRPr="001F4F6A">
        <w:t xml:space="preserve"> Ibid., 260.</w:t>
      </w:r>
    </w:p>
    <w:p w14:paraId="560656F6" w14:textId="77777777" w:rsidR="00AC4DCB" w:rsidRPr="001F4F6A" w:rsidRDefault="00AC4DCB" w:rsidP="00AC4DCB">
      <w:pPr>
        <w:pStyle w:val="Style1"/>
      </w:pPr>
    </w:p>
  </w:footnote>
  <w:footnote w:id="34">
    <w:p w14:paraId="681B4E74" w14:textId="71D47C2D" w:rsidR="000A7864" w:rsidRDefault="00754E4A" w:rsidP="00AC4DCB">
      <w:pPr>
        <w:pStyle w:val="Style1"/>
      </w:pPr>
      <w:r w:rsidRPr="001F4F6A">
        <w:rPr>
          <w:rStyle w:val="FootnoteReference"/>
        </w:rPr>
        <w:footnoteRef/>
      </w:r>
      <w:bookmarkStart w:id="22" w:name="_Hlk159698397"/>
      <w:r w:rsidRPr="001F4F6A">
        <w:t xml:space="preserve"> Burnsed and Sochinski, “Research on Competitions,” 26.</w:t>
      </w:r>
      <w:bookmarkEnd w:id="22"/>
    </w:p>
    <w:p w14:paraId="73360DBA" w14:textId="77777777" w:rsidR="00AC4DCB" w:rsidRPr="001E3BED" w:rsidRDefault="00AC4DCB" w:rsidP="00AC4DCB">
      <w:pPr>
        <w:pStyle w:val="Style1"/>
      </w:pPr>
    </w:p>
  </w:footnote>
  <w:footnote w:id="35">
    <w:p w14:paraId="0A9CD45C" w14:textId="097CF1D3" w:rsidR="000A7864" w:rsidRPr="001F4F6A" w:rsidRDefault="00754E4A" w:rsidP="0094238B">
      <w:pPr>
        <w:pStyle w:val="Style1"/>
        <w:spacing w:line="480" w:lineRule="auto"/>
      </w:pPr>
      <w:r w:rsidRPr="001F4F6A">
        <w:rPr>
          <w:rStyle w:val="FootnoteReference"/>
        </w:rPr>
        <w:footnoteRef/>
      </w:r>
      <w:r w:rsidRPr="001F4F6A">
        <w:t xml:space="preserve"> </w:t>
      </w:r>
      <w:r w:rsidR="00804555" w:rsidRPr="001F4F6A">
        <w:t>Ibid.</w:t>
      </w:r>
    </w:p>
  </w:footnote>
  <w:footnote w:id="36">
    <w:p w14:paraId="2A785944" w14:textId="61009570" w:rsidR="000A7864" w:rsidRPr="001F4F6A" w:rsidRDefault="00754E4A" w:rsidP="009E2A5F">
      <w:pPr>
        <w:pStyle w:val="Style1"/>
        <w:spacing w:line="480" w:lineRule="auto"/>
      </w:pPr>
      <w:r w:rsidRPr="001F4F6A">
        <w:rPr>
          <w:rStyle w:val="FootnoteReference"/>
        </w:rPr>
        <w:footnoteRef/>
      </w:r>
      <w:r w:rsidRPr="001F4F6A">
        <w:t xml:space="preserve"> </w:t>
      </w:r>
      <w:r w:rsidR="009E2A5F" w:rsidRPr="009E2A5F">
        <w:t>Burnsed and Sochinski, “Research on Competitions,” 26.</w:t>
      </w:r>
    </w:p>
  </w:footnote>
  <w:footnote w:id="37">
    <w:p w14:paraId="733596F2" w14:textId="2F28AEBE" w:rsidR="000A7864" w:rsidRPr="001F4F6A" w:rsidRDefault="00754E4A" w:rsidP="0094238B">
      <w:pPr>
        <w:pStyle w:val="Style1"/>
        <w:spacing w:line="480" w:lineRule="auto"/>
        <w:rPr>
          <w:rFonts w:eastAsia="Times New Roman"/>
        </w:rPr>
      </w:pPr>
      <w:r w:rsidRPr="001F4F6A">
        <w:rPr>
          <w:rStyle w:val="FootnoteReference"/>
        </w:rPr>
        <w:footnoteRef/>
      </w:r>
      <w:r w:rsidRPr="001F4F6A">
        <w:t xml:space="preserve"> </w:t>
      </w:r>
      <w:r w:rsidR="00804555" w:rsidRPr="001F4F6A">
        <w:t>Ibid</w:t>
      </w:r>
      <w:r w:rsidR="009E2A5F">
        <w:t>.</w:t>
      </w:r>
    </w:p>
  </w:footnote>
  <w:footnote w:id="38">
    <w:p w14:paraId="3AF6C99C" w14:textId="44609428" w:rsidR="000A7864" w:rsidRPr="001F4F6A" w:rsidRDefault="00754E4A" w:rsidP="0094238B">
      <w:pPr>
        <w:pStyle w:val="Style1"/>
        <w:spacing w:line="480" w:lineRule="auto"/>
        <w:rPr>
          <w14:ligatures w14:val="standardContextual"/>
        </w:rPr>
      </w:pPr>
      <w:r w:rsidRPr="001F4F6A">
        <w:rPr>
          <w:rStyle w:val="FootnoteReference"/>
        </w:rPr>
        <w:footnoteRef/>
      </w:r>
      <w:r w:rsidRPr="001F4F6A">
        <w:t xml:space="preserve"> O’Leary, “A Phenomenological Study,” 43.</w:t>
      </w:r>
    </w:p>
  </w:footnote>
  <w:footnote w:id="39">
    <w:p w14:paraId="4ED761B3" w14:textId="48209E2B" w:rsidR="000A7864" w:rsidRPr="001F4F6A" w:rsidRDefault="00754E4A" w:rsidP="0094238B">
      <w:pPr>
        <w:pStyle w:val="Style1"/>
        <w:spacing w:line="480" w:lineRule="auto"/>
      </w:pPr>
      <w:r w:rsidRPr="001F4F6A">
        <w:rPr>
          <w:rStyle w:val="FootnoteReference"/>
        </w:rPr>
        <w:footnoteRef/>
      </w:r>
      <w:r w:rsidRPr="001F4F6A">
        <w:t xml:space="preserve"> </w:t>
      </w:r>
      <w:bookmarkStart w:id="25" w:name="_Hlk159587562"/>
      <w:r w:rsidRPr="001F4F6A">
        <w:t>Burnsed and Sochinski, “Research on Competitions,” 27.</w:t>
      </w:r>
      <w:bookmarkEnd w:id="25"/>
    </w:p>
  </w:footnote>
  <w:footnote w:id="40">
    <w:p w14:paraId="2450A167" w14:textId="54D2432C" w:rsidR="000A7864" w:rsidRPr="00A36CB5" w:rsidRDefault="00754E4A" w:rsidP="0094238B">
      <w:pPr>
        <w:pStyle w:val="Style1"/>
        <w:spacing w:line="480" w:lineRule="auto"/>
      </w:pPr>
      <w:r w:rsidRPr="00A36CB5">
        <w:rPr>
          <w:rStyle w:val="FootnoteReference"/>
        </w:rPr>
        <w:footnoteRef/>
      </w:r>
      <w:r w:rsidRPr="00A36CB5">
        <w:t xml:space="preserve"> Abrama, “The Phantasmagoria.”</w:t>
      </w:r>
    </w:p>
  </w:footnote>
  <w:footnote w:id="41">
    <w:p w14:paraId="4AD58368" w14:textId="4232B249" w:rsidR="000A7864" w:rsidRPr="00A36CB5" w:rsidRDefault="00754E4A" w:rsidP="0094238B">
      <w:pPr>
        <w:pStyle w:val="Style1"/>
      </w:pPr>
      <w:r w:rsidRPr="00A36CB5">
        <w:rPr>
          <w:rStyle w:val="FootnoteReference"/>
        </w:rPr>
        <w:footnoteRef/>
      </w:r>
      <w:r w:rsidRPr="00A36CB5">
        <w:t xml:space="preserve"> G</w:t>
      </w:r>
      <w:r w:rsidR="006D7CAB" w:rsidRPr="00A36CB5">
        <w:t>eorge</w:t>
      </w:r>
      <w:r w:rsidRPr="00A36CB5">
        <w:t>. A. Beauchamp</w:t>
      </w:r>
      <w:r w:rsidRPr="00A36CB5">
        <w:rPr>
          <w:i/>
          <w:iCs/>
        </w:rPr>
        <w:t>., Curriculum Theory: Meaning, Development and Use</w:t>
      </w:r>
      <w:r w:rsidRPr="00A36CB5">
        <w:t>, New York: Routledge,</w:t>
      </w:r>
      <w:r w:rsidR="001F4F6A" w:rsidRPr="00A36CB5">
        <w:t xml:space="preserve"> </w:t>
      </w:r>
      <w:r w:rsidRPr="00A36CB5">
        <w:t>1982.</w:t>
      </w:r>
    </w:p>
  </w:footnote>
  <w:footnote w:id="42">
    <w:p w14:paraId="4D0036ED" w14:textId="3FFF3B91" w:rsidR="000A7864" w:rsidRDefault="00754E4A" w:rsidP="0094238B">
      <w:pPr>
        <w:pStyle w:val="Style1"/>
      </w:pPr>
      <w:r w:rsidRPr="00A36CB5">
        <w:rPr>
          <w:rStyle w:val="FootnoteReference"/>
        </w:rPr>
        <w:footnoteRef/>
      </w:r>
      <w:r w:rsidRPr="00A36CB5">
        <w:t xml:space="preserve"> </w:t>
      </w:r>
      <w:bookmarkStart w:id="28" w:name="_Hlk159697278"/>
      <w:r w:rsidR="00123A97" w:rsidRPr="00A36CB5">
        <w:t xml:space="preserve">A. </w:t>
      </w:r>
      <w:r w:rsidRPr="00A36CB5">
        <w:t xml:space="preserve">Urevbu, </w:t>
      </w:r>
      <w:r w:rsidRPr="00A36CB5">
        <w:rPr>
          <w:i/>
          <w:iCs/>
        </w:rPr>
        <w:t>Curriculum Studies</w:t>
      </w:r>
      <w:r w:rsidRPr="00A36CB5">
        <w:t>, Lagos: Longman Group, 1990</w:t>
      </w:r>
      <w:bookmarkEnd w:id="28"/>
      <w:r w:rsidRPr="00A36CB5">
        <w:t>.</w:t>
      </w:r>
    </w:p>
    <w:p w14:paraId="053ED3E3" w14:textId="77777777" w:rsidR="0094238B" w:rsidRPr="001F4F6A" w:rsidRDefault="0094238B" w:rsidP="0094238B">
      <w:pPr>
        <w:pStyle w:val="Style1"/>
      </w:pPr>
    </w:p>
  </w:footnote>
  <w:footnote w:id="43">
    <w:p w14:paraId="0FF7FF1B" w14:textId="7CB60417" w:rsidR="000A7864" w:rsidRPr="00A36CB5" w:rsidRDefault="00754E4A" w:rsidP="0094238B">
      <w:pPr>
        <w:pStyle w:val="Style1"/>
      </w:pPr>
      <w:r w:rsidRPr="00A36CB5">
        <w:rPr>
          <w:rStyle w:val="FootnoteReference"/>
        </w:rPr>
        <w:footnoteRef/>
      </w:r>
      <w:r w:rsidRPr="00A36CB5">
        <w:t xml:space="preserve"> George L. Rogers, "Attitudes of High School Band Directors and Principals Toward Marching Band Contests," </w:t>
      </w:r>
      <w:r w:rsidRPr="00A36CB5">
        <w:rPr>
          <w:i/>
          <w:iCs/>
        </w:rPr>
        <w:t>Journal of Research in Music Education</w:t>
      </w:r>
      <w:r w:rsidRPr="00A36CB5">
        <w:t> 33, no. 4 (1985): 259.</w:t>
      </w:r>
    </w:p>
  </w:footnote>
  <w:footnote w:id="44">
    <w:p w14:paraId="114735C4" w14:textId="42B13B71" w:rsidR="006E4F7F" w:rsidRDefault="006E4F7F" w:rsidP="008F3E06">
      <w:pPr>
        <w:pStyle w:val="Style1"/>
      </w:pPr>
      <w:r w:rsidRPr="00311DE9">
        <w:rPr>
          <w:rStyle w:val="FootnoteReference"/>
          <w:b/>
          <w:bCs/>
        </w:rPr>
        <w:footnoteRef/>
      </w:r>
      <w:r w:rsidRPr="00311DE9">
        <w:t xml:space="preserve"> </w:t>
      </w:r>
      <w:r w:rsidRPr="008F3E06">
        <w:t>Peter Gouzouasis and Alan Henderson, “Secondary Student Perspectives on Musical</w:t>
      </w:r>
      <w:r w:rsidR="00311DE9" w:rsidRPr="008F3E06">
        <w:t xml:space="preserve"> </w:t>
      </w:r>
      <w:r w:rsidRPr="008F3E06">
        <w:t>and Educational</w:t>
      </w:r>
      <w:r w:rsidR="008F3E06">
        <w:t xml:space="preserve"> </w:t>
      </w:r>
      <w:r w:rsidRPr="008F3E06">
        <w:t>Outcomes from Participation in Band Festivals,” Music Education Research 14, no. 4, (2012): 479.</w:t>
      </w:r>
    </w:p>
    <w:p w14:paraId="48441B77" w14:textId="77777777" w:rsidR="008F3E06" w:rsidRPr="00311DE9" w:rsidRDefault="008F3E06" w:rsidP="008F3E06">
      <w:pPr>
        <w:pStyle w:val="Style1"/>
      </w:pPr>
    </w:p>
  </w:footnote>
  <w:footnote w:id="45">
    <w:p w14:paraId="3802626F" w14:textId="276E771A" w:rsidR="000A7864" w:rsidRPr="00311DE9" w:rsidRDefault="00754E4A" w:rsidP="000A7864">
      <w:pPr>
        <w:autoSpaceDE w:val="0"/>
        <w:autoSpaceDN w:val="0"/>
        <w:adjustRightInd w:val="0"/>
        <w:spacing w:after="240"/>
        <w:ind w:firstLine="720"/>
        <w:rPr>
          <w:rFonts w:ascii="Times New Roman" w:hAnsi="Times New Roman" w:cs="Times New Roman"/>
          <w:sz w:val="20"/>
          <w:szCs w:val="20"/>
        </w:rPr>
      </w:pPr>
      <w:r w:rsidRPr="00311DE9">
        <w:rPr>
          <w:rStyle w:val="FootnoteReference"/>
          <w:rFonts w:cs="Times New Roman"/>
          <w:szCs w:val="20"/>
        </w:rPr>
        <w:footnoteRef/>
      </w:r>
      <w:r w:rsidRPr="00311DE9">
        <w:rPr>
          <w:rFonts w:ascii="Times New Roman" w:hAnsi="Times New Roman" w:cs="Times New Roman"/>
          <w:sz w:val="20"/>
          <w:szCs w:val="20"/>
        </w:rPr>
        <w:t xml:space="preserve"> </w:t>
      </w:r>
      <w:r w:rsidR="006E4F7F" w:rsidRPr="00311DE9">
        <w:rPr>
          <w:rFonts w:ascii="Times New Roman" w:hAnsi="Times New Roman" w:cs="Times New Roman"/>
          <w:sz w:val="20"/>
          <w:szCs w:val="20"/>
        </w:rPr>
        <w:t>Ibid.</w:t>
      </w:r>
    </w:p>
  </w:footnote>
  <w:footnote w:id="46">
    <w:p w14:paraId="304770F9" w14:textId="77B200F6" w:rsidR="000A7864" w:rsidRPr="00311DE9" w:rsidRDefault="00754E4A" w:rsidP="00BF2E08">
      <w:pPr>
        <w:autoSpaceDE w:val="0"/>
        <w:autoSpaceDN w:val="0"/>
        <w:adjustRightInd w:val="0"/>
        <w:ind w:firstLine="720"/>
        <w:rPr>
          <w:rFonts w:ascii="Times New Roman" w:hAnsi="Times New Roman" w:cs="Times New Roman"/>
          <w:sz w:val="20"/>
          <w:szCs w:val="20"/>
        </w:rPr>
      </w:pPr>
      <w:r w:rsidRPr="00311DE9">
        <w:rPr>
          <w:rStyle w:val="FootnoteReference"/>
          <w:rFonts w:cs="Times New Roman"/>
          <w:szCs w:val="20"/>
        </w:rPr>
        <w:footnoteRef/>
      </w:r>
      <w:r w:rsidRPr="00311DE9">
        <w:rPr>
          <w:rFonts w:ascii="Times New Roman" w:hAnsi="Times New Roman" w:cs="Times New Roman"/>
          <w:sz w:val="20"/>
          <w:szCs w:val="20"/>
        </w:rPr>
        <w:t xml:space="preserve"> </w:t>
      </w:r>
      <w:bookmarkStart w:id="31" w:name="_Hlk158837471"/>
      <w:r w:rsidRPr="00311DE9">
        <w:rPr>
          <w:rFonts w:ascii="Times New Roman" w:hAnsi="Times New Roman" w:cs="Times New Roman"/>
          <w:sz w:val="20"/>
          <w:szCs w:val="20"/>
        </w:rPr>
        <w:t>Antos, "An Investigation,” 18.</w:t>
      </w:r>
      <w:bookmarkEnd w:id="31"/>
    </w:p>
    <w:p w14:paraId="651A77D4" w14:textId="77777777" w:rsidR="00BF2E08" w:rsidRPr="00311DE9" w:rsidRDefault="00BF2E08" w:rsidP="00BF2E08">
      <w:pPr>
        <w:autoSpaceDE w:val="0"/>
        <w:autoSpaceDN w:val="0"/>
        <w:adjustRightInd w:val="0"/>
        <w:ind w:firstLine="720"/>
        <w:rPr>
          <w:rFonts w:cs="Times New Roman"/>
          <w:sz w:val="20"/>
          <w:szCs w:val="20"/>
        </w:rPr>
      </w:pPr>
    </w:p>
  </w:footnote>
  <w:footnote w:id="47">
    <w:p w14:paraId="3FC5CF6F" w14:textId="77777777" w:rsidR="000A7864" w:rsidRPr="00311DE9" w:rsidRDefault="00754E4A" w:rsidP="000A7864">
      <w:pPr>
        <w:ind w:firstLine="720"/>
        <w:rPr>
          <w:rFonts w:ascii="Times New Roman" w:hAnsi="Times New Roman" w:cs="Times New Roman"/>
          <w:sz w:val="20"/>
          <w:szCs w:val="20"/>
          <w:shd w:val="clear" w:color="auto" w:fill="FFFFFF"/>
        </w:rPr>
      </w:pPr>
      <w:r w:rsidRPr="00311DE9">
        <w:rPr>
          <w:rStyle w:val="FootnoteReference"/>
          <w:rFonts w:cs="Times New Roman"/>
          <w:szCs w:val="20"/>
        </w:rPr>
        <w:footnoteRef/>
      </w:r>
      <w:r w:rsidRPr="00311DE9">
        <w:rPr>
          <w:rFonts w:ascii="Times New Roman" w:hAnsi="Times New Roman" w:cs="Times New Roman"/>
          <w:sz w:val="20"/>
          <w:szCs w:val="20"/>
        </w:rPr>
        <w:t xml:space="preserve"> Joe Allison, "What is It? Or What is It?" </w:t>
      </w:r>
      <w:r w:rsidRPr="00311DE9">
        <w:rPr>
          <w:rFonts w:ascii="Times New Roman" w:hAnsi="Times New Roman" w:cs="Times New Roman"/>
          <w:i/>
          <w:iCs/>
          <w:sz w:val="20"/>
          <w:szCs w:val="20"/>
        </w:rPr>
        <w:t xml:space="preserve">School Band &amp; Orchestra </w:t>
      </w:r>
      <w:r w:rsidRPr="00311DE9">
        <w:rPr>
          <w:rFonts w:ascii="Times New Roman" w:hAnsi="Times New Roman" w:cs="Times New Roman"/>
          <w:sz w:val="20"/>
          <w:szCs w:val="20"/>
        </w:rPr>
        <w:t>13, no. 3 (2010): 18-22.</w:t>
      </w:r>
    </w:p>
    <w:p w14:paraId="22B39A09" w14:textId="77777777" w:rsidR="000A7864" w:rsidRPr="009A17CB" w:rsidRDefault="000A7864" w:rsidP="009E2A5F">
      <w:pPr>
        <w:pStyle w:val="FootnoteText"/>
      </w:pPr>
    </w:p>
  </w:footnote>
  <w:footnote w:id="48">
    <w:p w14:paraId="460071AF" w14:textId="3D9CFBDF" w:rsidR="000A7864" w:rsidRDefault="00754E4A" w:rsidP="00D77568">
      <w:pPr>
        <w:pStyle w:val="Style1"/>
      </w:pPr>
      <w:r w:rsidRPr="008F3E06">
        <w:rPr>
          <w:rStyle w:val="FootnoteReference"/>
        </w:rPr>
        <w:footnoteRef/>
      </w:r>
      <w:r w:rsidRPr="008F3E06">
        <w:t xml:space="preserve"> Abrama, “The Phantasmagoria,”</w:t>
      </w:r>
      <w:r w:rsidR="00123A97" w:rsidRPr="008F3E06">
        <w:t xml:space="preserve"> </w:t>
      </w:r>
      <w:r w:rsidRPr="008F3E06">
        <w:t>153.</w:t>
      </w:r>
    </w:p>
    <w:p w14:paraId="233DD62A" w14:textId="77777777" w:rsidR="00D77568" w:rsidRPr="008F3E06" w:rsidRDefault="00D77568" w:rsidP="00D77568">
      <w:pPr>
        <w:pStyle w:val="Style1"/>
      </w:pPr>
    </w:p>
  </w:footnote>
  <w:footnote w:id="49">
    <w:p w14:paraId="5D92F7EE" w14:textId="1382E36A" w:rsidR="000A7864" w:rsidRDefault="00754E4A" w:rsidP="00D77568">
      <w:pPr>
        <w:pStyle w:val="Style1"/>
      </w:pPr>
      <w:r w:rsidRPr="008F3E06">
        <w:rPr>
          <w:rStyle w:val="FootnoteReference"/>
        </w:rPr>
        <w:footnoteRef/>
      </w:r>
      <w:r w:rsidRPr="008F3E06">
        <w:t xml:space="preserve"> Rogers, "Attitudes of High School Band Directors and Principals.”</w:t>
      </w:r>
    </w:p>
    <w:p w14:paraId="3D85A627" w14:textId="77777777" w:rsidR="009E2A5F" w:rsidRPr="00E22276" w:rsidRDefault="009E2A5F" w:rsidP="00D77568">
      <w:pPr>
        <w:pStyle w:val="Style1"/>
      </w:pPr>
    </w:p>
  </w:footnote>
  <w:footnote w:id="50">
    <w:p w14:paraId="6A3E4345" w14:textId="49932151" w:rsidR="000A7864" w:rsidRPr="00116059" w:rsidRDefault="00754E4A" w:rsidP="00D77568">
      <w:pPr>
        <w:pStyle w:val="Style1"/>
      </w:pPr>
      <w:r w:rsidRPr="00116059">
        <w:rPr>
          <w:rStyle w:val="FootnoteReference"/>
        </w:rPr>
        <w:footnoteRef/>
      </w:r>
      <w:r w:rsidRPr="00116059">
        <w:t xml:space="preserve"> </w:t>
      </w:r>
      <w:r w:rsidR="00123A97" w:rsidRPr="00116059">
        <w:t xml:space="preserve">Milagros </w:t>
      </w:r>
      <w:r w:rsidRPr="00116059">
        <w:t>Castillo-Montoya, "Preparing for Interview Research: The Interview Protocol Refinement</w:t>
      </w:r>
    </w:p>
    <w:p w14:paraId="71A797CA" w14:textId="452E9206" w:rsidR="000A7864" w:rsidRDefault="00754E4A" w:rsidP="00D77568">
      <w:pPr>
        <w:pStyle w:val="Style1"/>
        <w:ind w:firstLine="0"/>
      </w:pPr>
      <w:r w:rsidRPr="00116059">
        <w:t xml:space="preserve">Framework," </w:t>
      </w:r>
      <w:r w:rsidRPr="00116059">
        <w:rPr>
          <w:i/>
          <w:iCs/>
        </w:rPr>
        <w:t xml:space="preserve">The Qualitative Report </w:t>
      </w:r>
      <w:r w:rsidRPr="00116059">
        <w:t xml:space="preserve">21, no. 5 </w:t>
      </w:r>
      <w:r w:rsidR="001E5F12" w:rsidRPr="00116059">
        <w:t>(</w:t>
      </w:r>
      <w:r w:rsidRPr="00116059">
        <w:t>2016): 811.</w:t>
      </w:r>
    </w:p>
    <w:p w14:paraId="284B40A0" w14:textId="77777777" w:rsidR="00D77568" w:rsidRPr="00116059" w:rsidRDefault="00D77568" w:rsidP="00D77568">
      <w:pPr>
        <w:pStyle w:val="Style1"/>
      </w:pPr>
    </w:p>
  </w:footnote>
  <w:footnote w:id="51">
    <w:p w14:paraId="32CCA8DA" w14:textId="4C832A22" w:rsidR="00521358" w:rsidRDefault="00521358" w:rsidP="00D77568">
      <w:pPr>
        <w:pStyle w:val="Style1"/>
      </w:pPr>
      <w:r w:rsidRPr="00116059">
        <w:rPr>
          <w:rStyle w:val="FootnoteReference"/>
          <w:color w:val="000000" w:themeColor="text1"/>
        </w:rPr>
        <w:footnoteRef/>
      </w:r>
      <w:r w:rsidRPr="00116059">
        <w:t xml:space="preserve"> </w:t>
      </w:r>
      <w:r w:rsidR="00123A97" w:rsidRPr="00116059">
        <w:t>Burnsed and Sochinski, “Research on Competitions,” 26.</w:t>
      </w:r>
    </w:p>
    <w:p w14:paraId="5FAA02DE" w14:textId="77777777" w:rsidR="00D77568" w:rsidRPr="00116059" w:rsidRDefault="00D77568" w:rsidP="00D77568">
      <w:pPr>
        <w:pStyle w:val="Style1"/>
      </w:pPr>
    </w:p>
  </w:footnote>
  <w:footnote w:id="52">
    <w:p w14:paraId="6AC65F53" w14:textId="5B0FBBA0" w:rsidR="00123A97" w:rsidRDefault="00123A97" w:rsidP="00D77568">
      <w:pPr>
        <w:pStyle w:val="Style1"/>
      </w:pPr>
      <w:r w:rsidRPr="00116059">
        <w:rPr>
          <w:rStyle w:val="FootnoteReference"/>
          <w:color w:val="000000" w:themeColor="text1"/>
        </w:rPr>
        <w:footnoteRef/>
      </w:r>
      <w:r w:rsidRPr="00116059">
        <w:t xml:space="preserve"> Hurst, “A Nationwide Investigation.”</w:t>
      </w:r>
      <w:r w:rsidRPr="005E51BB">
        <w:t xml:space="preserve">  </w:t>
      </w:r>
    </w:p>
  </w:footnote>
  <w:footnote w:id="53">
    <w:p w14:paraId="021C3B01" w14:textId="3CFE7DED" w:rsidR="000A7864" w:rsidRDefault="00754E4A" w:rsidP="004F2F25">
      <w:pPr>
        <w:pStyle w:val="Style1"/>
      </w:pPr>
      <w:r w:rsidRPr="005E51BB">
        <w:rPr>
          <w:rStyle w:val="FootnoteReference"/>
        </w:rPr>
        <w:footnoteRef/>
      </w:r>
      <w:r w:rsidRPr="005E51BB">
        <w:t xml:space="preserve"> </w:t>
      </w:r>
      <w:r w:rsidRPr="004F2F25">
        <w:t>Burnsed and Sochinski, “Research on Competitions</w:t>
      </w:r>
      <w:r w:rsidR="00014A9F" w:rsidRPr="004F2F25">
        <w:t>,</w:t>
      </w:r>
      <w:r w:rsidR="00521358" w:rsidRPr="004F2F25">
        <w:t>”</w:t>
      </w:r>
      <w:r w:rsidR="00014A9F" w:rsidRPr="004F2F25">
        <w:t xml:space="preserve"> 26.</w:t>
      </w:r>
    </w:p>
    <w:p w14:paraId="1EFA0F05" w14:textId="77777777" w:rsidR="004F2F25" w:rsidRPr="004F2F25" w:rsidRDefault="004F2F25" w:rsidP="004F2F25">
      <w:pPr>
        <w:pStyle w:val="Style1"/>
      </w:pPr>
    </w:p>
  </w:footnote>
  <w:footnote w:id="54">
    <w:p w14:paraId="10104DDD" w14:textId="77777777" w:rsidR="000A7864" w:rsidRDefault="00754E4A" w:rsidP="004F2F25">
      <w:pPr>
        <w:pStyle w:val="Style1"/>
      </w:pPr>
      <w:r w:rsidRPr="004F2F25">
        <w:rPr>
          <w:rStyle w:val="FootnoteReference"/>
        </w:rPr>
        <w:footnoteRef/>
      </w:r>
      <w:r w:rsidRPr="004F2F25">
        <w:t xml:space="preserve"> </w:t>
      </w:r>
      <w:bookmarkStart w:id="41" w:name="_Hlk201507862"/>
      <w:r w:rsidRPr="004F2F25">
        <w:t xml:space="preserve">West, “The Effect of Performance Success.” </w:t>
      </w:r>
      <w:bookmarkEnd w:id="41"/>
    </w:p>
    <w:p w14:paraId="0F899082" w14:textId="77777777" w:rsidR="004F2F25" w:rsidRPr="004F2F25" w:rsidRDefault="004F2F25" w:rsidP="004F2F25">
      <w:pPr>
        <w:pStyle w:val="Style1"/>
      </w:pPr>
    </w:p>
  </w:footnote>
  <w:footnote w:id="55">
    <w:p w14:paraId="5D0715AE" w14:textId="63095407" w:rsidR="000A7864" w:rsidRPr="007F1E36" w:rsidRDefault="00754E4A" w:rsidP="004F2F25">
      <w:pPr>
        <w:pStyle w:val="Style1"/>
      </w:pPr>
      <w:r w:rsidRPr="004F2F25">
        <w:rPr>
          <w:rStyle w:val="FootnoteReference"/>
        </w:rPr>
        <w:footnoteRef/>
      </w:r>
      <w:r w:rsidRPr="004F2F25">
        <w:t xml:space="preserve"> National Association for Music Education, </w:t>
      </w:r>
      <w:r w:rsidRPr="004F2F25">
        <w:rPr>
          <w:i/>
          <w:iCs/>
        </w:rPr>
        <w:t>Spotlight on Teaching Band.</w:t>
      </w:r>
      <w:r w:rsidRPr="004F2F25">
        <w:t xml:space="preserve"> Reston, VA: MENC, 2001.</w:t>
      </w:r>
    </w:p>
  </w:footnote>
  <w:footnote w:id="56">
    <w:p w14:paraId="73D7A161" w14:textId="77777777" w:rsidR="000A7864" w:rsidRPr="004F2F25" w:rsidRDefault="00754E4A" w:rsidP="004F2F25">
      <w:pPr>
        <w:pStyle w:val="Style1"/>
      </w:pPr>
      <w:r w:rsidRPr="004F2F25">
        <w:rPr>
          <w:rStyle w:val="FootnoteReference"/>
        </w:rPr>
        <w:footnoteRef/>
      </w:r>
      <w:r w:rsidRPr="004F2F25">
        <w:t xml:space="preserve"> Rogers, "Attitudes of High School Band Directors and Principals,” 259.</w:t>
      </w:r>
    </w:p>
  </w:footnote>
  <w:footnote w:id="57">
    <w:p w14:paraId="50AA9F96" w14:textId="77777777" w:rsidR="00EC1C43" w:rsidRDefault="00754E4A" w:rsidP="00FD2394">
      <w:pPr>
        <w:pStyle w:val="Style1"/>
      </w:pPr>
      <w:r w:rsidRPr="00FD2394">
        <w:rPr>
          <w:rStyle w:val="FootnoteReference"/>
        </w:rPr>
        <w:footnoteRef/>
      </w:r>
      <w:r w:rsidRPr="00FD2394">
        <w:t xml:space="preserve"> R.</w:t>
      </w:r>
      <w:bookmarkStart w:id="52" w:name="_Hlk158571418"/>
      <w:r w:rsidRPr="00FD2394">
        <w:t xml:space="preserve"> Fairclough and M. Thelwall, “Questionnaires Mentioned in Academic Research 1996–2019: Rapid Increase but Declining Citation Impact, </w:t>
      </w:r>
      <w:r w:rsidRPr="00FD2394">
        <w:rPr>
          <w:i/>
          <w:iCs/>
        </w:rPr>
        <w:t xml:space="preserve">Learned Publishing </w:t>
      </w:r>
      <w:r w:rsidRPr="00FD2394">
        <w:t>35, no2: 2012, 241–252.</w:t>
      </w:r>
      <w:bookmarkEnd w:id="52"/>
    </w:p>
    <w:p w14:paraId="1DCBA77C" w14:textId="77777777" w:rsidR="00FD2394" w:rsidRPr="00FD2394" w:rsidRDefault="00FD2394" w:rsidP="00FD2394">
      <w:pPr>
        <w:pStyle w:val="Style1"/>
      </w:pPr>
    </w:p>
  </w:footnote>
  <w:footnote w:id="58">
    <w:p w14:paraId="1623305F" w14:textId="7CBD381A" w:rsidR="00BF2E08" w:rsidRPr="00EE5B79" w:rsidRDefault="00754E4A" w:rsidP="00A056B9">
      <w:pPr>
        <w:ind w:firstLine="720"/>
        <w:rPr>
          <w:rFonts w:ascii="Times New Roman" w:eastAsia="Times New Roman" w:hAnsi="Times New Roman" w:cs="Times New Roman"/>
          <w:sz w:val="20"/>
          <w:szCs w:val="20"/>
        </w:rPr>
      </w:pPr>
      <w:r>
        <w:rPr>
          <w:rStyle w:val="FootnoteReference"/>
        </w:rPr>
        <w:footnoteRef/>
      </w:r>
      <w:r>
        <w:t xml:space="preserve"> </w:t>
      </w:r>
      <w:r w:rsidRPr="00EE5B79">
        <w:rPr>
          <w:rFonts w:ascii="Times New Roman" w:hAnsi="Times New Roman" w:cs="Times New Roman"/>
          <w:sz w:val="20"/>
          <w:szCs w:val="20"/>
        </w:rPr>
        <w:t xml:space="preserve">Rosanne </w:t>
      </w:r>
      <w:r w:rsidRPr="00EE5B79">
        <w:rPr>
          <w:rFonts w:ascii="Times New Roman" w:eastAsia="Times New Roman" w:hAnsi="Times New Roman" w:cs="Times New Roman"/>
          <w:sz w:val="20"/>
          <w:szCs w:val="20"/>
        </w:rPr>
        <w:t>Roberts, “Qualitative Interview Questions: Guidance for Novice</w:t>
      </w:r>
      <w:r w:rsidR="00A056B9">
        <w:rPr>
          <w:rFonts w:ascii="Times New Roman" w:eastAsia="Times New Roman" w:hAnsi="Times New Roman" w:cs="Times New Roman"/>
          <w:sz w:val="20"/>
          <w:szCs w:val="20"/>
        </w:rPr>
        <w:t xml:space="preserve"> </w:t>
      </w:r>
      <w:r w:rsidRPr="00EE5B79">
        <w:rPr>
          <w:rFonts w:ascii="Times New Roman" w:eastAsia="Times New Roman" w:hAnsi="Times New Roman" w:cs="Times New Roman"/>
          <w:sz w:val="20"/>
          <w:szCs w:val="20"/>
        </w:rPr>
        <w:t>Researchers</w:t>
      </w:r>
      <w:r w:rsidR="00FA1E01" w:rsidRPr="00EE5B79">
        <w:rPr>
          <w:rFonts w:ascii="Times New Roman" w:eastAsia="Times New Roman" w:hAnsi="Times New Roman" w:cs="Times New Roman"/>
          <w:sz w:val="20"/>
          <w:szCs w:val="20"/>
        </w:rPr>
        <w:t>,</w:t>
      </w:r>
      <w:r w:rsidRPr="00EE5B79">
        <w:rPr>
          <w:rFonts w:ascii="Times New Roman" w:eastAsia="Times New Roman" w:hAnsi="Times New Roman" w:cs="Times New Roman"/>
          <w:sz w:val="20"/>
          <w:szCs w:val="20"/>
        </w:rPr>
        <w:t xml:space="preserve">” </w:t>
      </w:r>
      <w:r w:rsidRPr="00EE5B79">
        <w:rPr>
          <w:rFonts w:ascii="Times New Roman" w:eastAsia="Times New Roman" w:hAnsi="Times New Roman" w:cs="Times New Roman"/>
          <w:i/>
          <w:iCs/>
          <w:sz w:val="20"/>
          <w:szCs w:val="20"/>
        </w:rPr>
        <w:t>The Qualitative</w:t>
      </w:r>
      <w:r w:rsidR="00A056B9">
        <w:rPr>
          <w:rFonts w:ascii="Times New Roman" w:eastAsia="Times New Roman" w:hAnsi="Times New Roman" w:cs="Times New Roman"/>
          <w:i/>
          <w:iCs/>
          <w:sz w:val="20"/>
          <w:szCs w:val="20"/>
        </w:rPr>
        <w:t xml:space="preserve"> </w:t>
      </w:r>
      <w:r w:rsidRPr="00EE5B79">
        <w:rPr>
          <w:rFonts w:ascii="Times New Roman" w:eastAsia="Times New Roman" w:hAnsi="Times New Roman" w:cs="Times New Roman"/>
          <w:i/>
          <w:iCs/>
          <w:sz w:val="20"/>
          <w:szCs w:val="20"/>
        </w:rPr>
        <w:t>Report: An Online Journal Dedicated to Qualitative Research Since 1990.</w:t>
      </w:r>
      <w:r w:rsidRPr="00EE5B79">
        <w:rPr>
          <w:rFonts w:ascii="Times New Roman" w:eastAsia="Times New Roman" w:hAnsi="Times New Roman" w:cs="Times New Roman"/>
          <w:sz w:val="20"/>
          <w:szCs w:val="20"/>
        </w:rPr>
        <w:t xml:space="preserve"> (2020).</w:t>
      </w:r>
    </w:p>
    <w:p w14:paraId="4A48CDB1" w14:textId="5F036CB9" w:rsidR="00BF2E08" w:rsidRDefault="00BF2E08" w:rsidP="00BF2E08">
      <w:pPr>
        <w:ind w:left="720" w:hanging="720"/>
      </w:pPr>
    </w:p>
  </w:footnote>
  <w:footnote w:id="59">
    <w:p w14:paraId="3CB92784" w14:textId="77777777" w:rsidR="00EC1C43" w:rsidRPr="00C16267" w:rsidRDefault="00754E4A" w:rsidP="00EC1C43">
      <w:pPr>
        <w:pStyle w:val="NormalWeb"/>
        <w:ind w:firstLine="720"/>
        <w:rPr>
          <w:sz w:val="20"/>
          <w:szCs w:val="20"/>
        </w:rPr>
      </w:pPr>
      <w:r w:rsidRPr="00EC1C43">
        <w:rPr>
          <w:rStyle w:val="FootnoteReference"/>
          <w:szCs w:val="20"/>
        </w:rPr>
        <w:footnoteRef/>
      </w:r>
      <w:r w:rsidRPr="00F46F20">
        <w:rPr>
          <w:sz w:val="20"/>
          <w:szCs w:val="20"/>
        </w:rPr>
        <w:t xml:space="preserve"> </w:t>
      </w:r>
      <w:r w:rsidRPr="00C16267">
        <w:rPr>
          <w:sz w:val="20"/>
          <w:szCs w:val="20"/>
        </w:rPr>
        <w:t>William J. Theophilus</w:t>
      </w:r>
      <w:r w:rsidRPr="00C16267">
        <w:rPr>
          <w:position w:val="8"/>
          <w:sz w:val="20"/>
          <w:szCs w:val="20"/>
        </w:rPr>
        <w:t xml:space="preserve"> </w:t>
      </w:r>
      <w:r w:rsidRPr="00C16267">
        <w:rPr>
          <w:sz w:val="20"/>
          <w:szCs w:val="20"/>
        </w:rPr>
        <w:t xml:space="preserve">and Susan M. Azungah, "Qualitative Research: Deductive and Inductive Approaches to Data Analysis," </w:t>
      </w:r>
      <w:r w:rsidRPr="00C16267">
        <w:rPr>
          <w:i/>
          <w:iCs/>
          <w:sz w:val="20"/>
          <w:szCs w:val="20"/>
        </w:rPr>
        <w:t xml:space="preserve">Qualitative Research Journal </w:t>
      </w:r>
      <w:r w:rsidRPr="00C16267">
        <w:rPr>
          <w:sz w:val="20"/>
          <w:szCs w:val="20"/>
        </w:rPr>
        <w:t xml:space="preserve">(2018). </w:t>
      </w:r>
    </w:p>
  </w:footnote>
  <w:footnote w:id="60">
    <w:p w14:paraId="262DCD9E" w14:textId="77777777" w:rsidR="00EC1C43" w:rsidRDefault="00754E4A" w:rsidP="00B8404C">
      <w:pPr>
        <w:pStyle w:val="Style1"/>
      </w:pPr>
      <w:r w:rsidRPr="00C16267">
        <w:t xml:space="preserve"> </w:t>
      </w:r>
      <w:r w:rsidRPr="00C16267">
        <w:rPr>
          <w:rStyle w:val="FootnoteReference"/>
        </w:rPr>
        <w:footnoteRef/>
      </w:r>
      <w:r w:rsidRPr="00C16267">
        <w:t xml:space="preserve"> </w:t>
      </w:r>
      <w:r w:rsidRPr="00EF7DB1">
        <w:t>Ibid.</w:t>
      </w:r>
    </w:p>
    <w:p w14:paraId="73D3FD60" w14:textId="77777777" w:rsidR="009E2A5F" w:rsidRPr="00EF7DB1" w:rsidRDefault="009E2A5F" w:rsidP="00B8404C">
      <w:pPr>
        <w:pStyle w:val="Style1"/>
      </w:pPr>
    </w:p>
  </w:footnote>
  <w:footnote w:id="61">
    <w:p w14:paraId="4D9C65DF" w14:textId="20E18FF6" w:rsidR="000A7864" w:rsidRDefault="00754E4A" w:rsidP="00B8404C">
      <w:pPr>
        <w:pStyle w:val="Style1"/>
      </w:pPr>
      <w:r w:rsidRPr="00FD2394">
        <w:rPr>
          <w:rStyle w:val="FootnoteReference"/>
        </w:rPr>
        <w:footnoteRef/>
      </w:r>
      <w:r w:rsidRPr="00FD2394">
        <w:t xml:space="preserve"> Oliver Hannon, Lisa Roisin Smith, and Giang Lã, “Success at University: The Student Perspective,” </w:t>
      </w:r>
      <w:r w:rsidRPr="00FD2394">
        <w:rPr>
          <w:i/>
          <w:iCs/>
        </w:rPr>
        <w:t>Success in Higher Education – Transitions to, Within and From University</w:t>
      </w:r>
      <w:r w:rsidRPr="00FD2394">
        <w:t>, Singapore: Springer, (2017): 257-268.</w:t>
      </w:r>
    </w:p>
    <w:p w14:paraId="381816F2" w14:textId="77777777" w:rsidR="00B8404C" w:rsidRPr="00FD2394" w:rsidRDefault="00B8404C" w:rsidP="00B8404C">
      <w:pPr>
        <w:pStyle w:val="Style1"/>
      </w:pPr>
    </w:p>
  </w:footnote>
  <w:footnote w:id="62">
    <w:p w14:paraId="1BAF8F84" w14:textId="3706729C" w:rsidR="000A7864" w:rsidRDefault="00754E4A" w:rsidP="00B8404C">
      <w:pPr>
        <w:pStyle w:val="Style1"/>
      </w:pPr>
      <w:r w:rsidRPr="00FD2394">
        <w:rPr>
          <w:rStyle w:val="FootnoteReference"/>
        </w:rPr>
        <w:footnoteRef/>
      </w:r>
      <w:r w:rsidRPr="00FD2394">
        <w:t xml:space="preserve"> O’Leary, “A Phenomenological Study of Competition in High School Bands,” 59.</w:t>
      </w:r>
    </w:p>
    <w:p w14:paraId="03318FE5" w14:textId="77777777" w:rsidR="00B8404C" w:rsidRPr="00FD2394" w:rsidRDefault="00B8404C" w:rsidP="00B8404C">
      <w:pPr>
        <w:pStyle w:val="Style1"/>
      </w:pPr>
    </w:p>
  </w:footnote>
  <w:footnote w:id="63">
    <w:p w14:paraId="392170E7" w14:textId="226C52EF" w:rsidR="000A7864" w:rsidRPr="00FD2394" w:rsidRDefault="00754E4A" w:rsidP="00B8404C">
      <w:pPr>
        <w:pStyle w:val="Style1"/>
        <w:rPr>
          <w14:ligatures w14:val="standardContextual"/>
        </w:rPr>
      </w:pPr>
      <w:r w:rsidRPr="00FD2394">
        <w:rPr>
          <w:rStyle w:val="FootnoteReference"/>
        </w:rPr>
        <w:footnoteRef/>
      </w:r>
      <w:r w:rsidRPr="00FD2394">
        <w:t xml:space="preserve"> </w:t>
      </w:r>
      <w:r w:rsidR="00123A97" w:rsidRPr="00FD2394">
        <w:t xml:space="preserve">J. J. </w:t>
      </w:r>
      <w:r w:rsidRPr="00FD2394">
        <w:rPr>
          <w14:ligatures w14:val="standardContextual"/>
        </w:rPr>
        <w:t xml:space="preserve">Schwab, “The Practical 3: Translation into Curriculum,” </w:t>
      </w:r>
      <w:r w:rsidRPr="00FD2394">
        <w:rPr>
          <w:i/>
          <w:iCs/>
          <w14:ligatures w14:val="standardContextual"/>
        </w:rPr>
        <w:t>The School Review</w:t>
      </w:r>
      <w:r w:rsidRPr="00FD2394">
        <w:rPr>
          <w14:ligatures w14:val="standardContextual"/>
        </w:rPr>
        <w:t xml:space="preserve"> </w:t>
      </w:r>
      <w:r w:rsidRPr="00FD2394">
        <w:rPr>
          <w:i/>
          <w:iCs/>
          <w14:ligatures w14:val="standardContextual"/>
        </w:rPr>
        <w:t xml:space="preserve">81, </w:t>
      </w:r>
      <w:r w:rsidRPr="00FD2394">
        <w:rPr>
          <w14:ligatures w14:val="standardContextual"/>
        </w:rPr>
        <w:t xml:space="preserve">no </w:t>
      </w:r>
      <w:r w:rsidRPr="00FD2394">
        <w:rPr>
          <w:i/>
          <w:iCs/>
          <w14:ligatures w14:val="standardContextual"/>
        </w:rPr>
        <w:t>.</w:t>
      </w:r>
      <w:r w:rsidRPr="00FD2394">
        <w:rPr>
          <w14:ligatures w14:val="standardContextual"/>
        </w:rPr>
        <w:t>4, (1975):</w:t>
      </w:r>
    </w:p>
    <w:p w14:paraId="20C11DA3" w14:textId="400573E8" w:rsidR="000A7864" w:rsidRDefault="00754E4A" w:rsidP="00B8404C">
      <w:pPr>
        <w:pStyle w:val="Style1"/>
        <w:ind w:firstLine="0"/>
      </w:pPr>
      <w:r w:rsidRPr="00FD2394">
        <w:t>501–522.</w:t>
      </w:r>
    </w:p>
    <w:p w14:paraId="3CD10982" w14:textId="77777777" w:rsidR="00B8404C" w:rsidRPr="00FD2394" w:rsidRDefault="00B8404C" w:rsidP="00B8404C">
      <w:pPr>
        <w:pStyle w:val="Style1"/>
      </w:pPr>
    </w:p>
  </w:footnote>
  <w:footnote w:id="64">
    <w:p w14:paraId="67897BAD" w14:textId="12DAAC8B" w:rsidR="000A7864" w:rsidRDefault="00754E4A" w:rsidP="00B8404C">
      <w:pPr>
        <w:pStyle w:val="Style1"/>
      </w:pPr>
      <w:r w:rsidRPr="00FD2394">
        <w:rPr>
          <w:rStyle w:val="FootnoteReference"/>
        </w:rPr>
        <w:footnoteRef/>
      </w:r>
      <w:r w:rsidRPr="00FD2394">
        <w:t xml:space="preserve"> Burnsed and Sochinski, “Research on Competitions,” 27.</w:t>
      </w:r>
    </w:p>
    <w:p w14:paraId="7A5C7A5D" w14:textId="77777777" w:rsidR="009E2A5F" w:rsidRDefault="009E2A5F" w:rsidP="00B8404C">
      <w:pPr>
        <w:pStyle w:val="Style1"/>
      </w:pPr>
    </w:p>
  </w:footnote>
  <w:footnote w:id="65">
    <w:p w14:paraId="205A98C1" w14:textId="77777777" w:rsidR="000A7864" w:rsidRDefault="00754E4A" w:rsidP="000A7864">
      <w:pPr>
        <w:pStyle w:val="NormalWeb"/>
        <w:shd w:val="clear" w:color="auto" w:fill="FFFFFF"/>
        <w:spacing w:before="0" w:beforeAutospacing="0" w:after="0" w:afterAutospacing="0"/>
        <w:ind w:firstLine="720"/>
        <w:rPr>
          <w:color w:val="000000"/>
          <w:sz w:val="20"/>
          <w:szCs w:val="20"/>
        </w:rPr>
      </w:pPr>
      <w:r w:rsidRPr="007F1E36">
        <w:rPr>
          <w:rStyle w:val="FootnoteReference"/>
          <w:rFonts w:eastAsiaTheme="majorEastAsia"/>
          <w:szCs w:val="20"/>
        </w:rPr>
        <w:footnoteRef/>
      </w:r>
      <w:r w:rsidRPr="007F1E36">
        <w:rPr>
          <w:sz w:val="20"/>
          <w:szCs w:val="20"/>
        </w:rPr>
        <w:t xml:space="preserve"> </w:t>
      </w:r>
      <w:r w:rsidRPr="007F1E36">
        <w:rPr>
          <w:color w:val="000000"/>
          <w:sz w:val="20"/>
          <w:szCs w:val="20"/>
        </w:rPr>
        <w:t xml:space="preserve">Alabama Music Educators Association, </w:t>
      </w:r>
      <w:r w:rsidRPr="007F1E36">
        <w:rPr>
          <w:i/>
          <w:iCs/>
          <w:color w:val="000000"/>
          <w:sz w:val="20"/>
          <w:szCs w:val="20"/>
        </w:rPr>
        <w:t>Bylaws and Board Policy</w:t>
      </w:r>
      <w:r w:rsidRPr="007F1E36">
        <w:rPr>
          <w:color w:val="000000"/>
          <w:sz w:val="20"/>
          <w:szCs w:val="20"/>
        </w:rPr>
        <w:t>, 2023.</w:t>
      </w:r>
    </w:p>
    <w:p w14:paraId="4EA2F616" w14:textId="77777777" w:rsidR="000A7864" w:rsidRPr="00903624" w:rsidRDefault="000A7864" w:rsidP="000A7864">
      <w:pPr>
        <w:pStyle w:val="NormalWeb"/>
        <w:shd w:val="clear" w:color="auto" w:fill="FFFFFF"/>
        <w:spacing w:before="0" w:beforeAutospacing="0" w:after="0" w:afterAutospacing="0"/>
        <w:ind w:firstLine="720"/>
        <w:rPr>
          <w:color w:val="000000"/>
          <w:sz w:val="20"/>
          <w:szCs w:val="20"/>
        </w:rPr>
      </w:pPr>
    </w:p>
  </w:footnote>
  <w:footnote w:id="66">
    <w:p w14:paraId="5CC778E4" w14:textId="2CDCC5E4" w:rsidR="000A7864" w:rsidRDefault="00754E4A" w:rsidP="000A7864">
      <w:pPr>
        <w:pStyle w:val="NormalWeb"/>
        <w:shd w:val="clear" w:color="auto" w:fill="FFFFFF"/>
        <w:spacing w:before="0" w:beforeAutospacing="0" w:after="0" w:afterAutospacing="0"/>
        <w:ind w:firstLine="720"/>
        <w:rPr>
          <w:color w:val="000000"/>
          <w:sz w:val="20"/>
          <w:szCs w:val="20"/>
        </w:rPr>
      </w:pPr>
      <w:r w:rsidRPr="007F1E36">
        <w:rPr>
          <w:rStyle w:val="FootnoteReference"/>
          <w:rFonts w:eastAsiaTheme="majorEastAsia"/>
          <w:szCs w:val="20"/>
        </w:rPr>
        <w:footnoteRef/>
      </w:r>
      <w:r w:rsidRPr="007F1E36">
        <w:rPr>
          <w:sz w:val="20"/>
          <w:szCs w:val="20"/>
        </w:rPr>
        <w:t xml:space="preserve"> </w:t>
      </w:r>
      <w:bookmarkStart w:id="59" w:name="_Hlk158570993"/>
      <w:r w:rsidRPr="007F1E36">
        <w:rPr>
          <w:color w:val="000000"/>
          <w:sz w:val="20"/>
          <w:szCs w:val="20"/>
        </w:rPr>
        <w:t>National Association for Music Education, “NAfME History and Leadership,” NAfME, 2019,</w:t>
      </w:r>
      <w:r>
        <w:rPr>
          <w:color w:val="000000"/>
          <w:sz w:val="20"/>
          <w:szCs w:val="20"/>
        </w:rPr>
        <w:t xml:space="preserve"> </w:t>
      </w:r>
      <w:r w:rsidR="000A7864" w:rsidRPr="00123A97">
        <w:rPr>
          <w:sz w:val="20"/>
          <w:szCs w:val="20"/>
        </w:rPr>
        <w:t>https://nafme.org/about/</w:t>
      </w:r>
      <w:r w:rsidRPr="007F1E36">
        <w:rPr>
          <w:color w:val="000000"/>
          <w:sz w:val="20"/>
          <w:szCs w:val="20"/>
        </w:rPr>
        <w:t>.</w:t>
      </w:r>
      <w:bookmarkEnd w:id="59"/>
    </w:p>
    <w:p w14:paraId="6B75A6EE" w14:textId="77777777" w:rsidR="000A7864" w:rsidRPr="007F1E36" w:rsidRDefault="000A7864" w:rsidP="000A7864">
      <w:pPr>
        <w:pStyle w:val="NormalWeb"/>
        <w:shd w:val="clear" w:color="auto" w:fill="FFFFFF"/>
        <w:spacing w:before="0" w:beforeAutospacing="0" w:after="0" w:afterAutospacing="0"/>
        <w:ind w:firstLine="720"/>
        <w:rPr>
          <w:color w:val="000000"/>
          <w:sz w:val="20"/>
          <w:szCs w:val="20"/>
        </w:rPr>
      </w:pPr>
    </w:p>
  </w:footnote>
  <w:footnote w:id="67">
    <w:p w14:paraId="1B91EC14" w14:textId="77777777" w:rsidR="000A7864" w:rsidRDefault="00754E4A" w:rsidP="000A7864">
      <w:pPr>
        <w:pStyle w:val="NormalWeb"/>
        <w:spacing w:before="0" w:beforeAutospacing="0" w:after="0" w:afterAutospacing="0"/>
        <w:ind w:firstLine="720"/>
        <w:rPr>
          <w:sz w:val="20"/>
          <w:szCs w:val="20"/>
          <w:shd w:val="clear" w:color="auto" w:fill="FFFFFF"/>
        </w:rPr>
      </w:pPr>
      <w:r w:rsidRPr="007F1E36">
        <w:rPr>
          <w:rStyle w:val="FootnoteReference"/>
          <w:rFonts w:eastAsiaTheme="majorEastAsia"/>
          <w:szCs w:val="20"/>
        </w:rPr>
        <w:footnoteRef/>
      </w:r>
      <w:r>
        <w:rPr>
          <w:sz w:val="20"/>
          <w:szCs w:val="20"/>
          <w:shd w:val="clear" w:color="auto" w:fill="FFFFFF"/>
        </w:rPr>
        <w:t xml:space="preserve"> </w:t>
      </w:r>
      <w:r w:rsidRPr="007F1E36">
        <w:rPr>
          <w:sz w:val="20"/>
          <w:szCs w:val="20"/>
          <w:shd w:val="clear" w:color="auto" w:fill="FFFFFF"/>
        </w:rPr>
        <w:t xml:space="preserve">Charles Hoffer, </w:t>
      </w:r>
      <w:r w:rsidRPr="007F1E36">
        <w:rPr>
          <w:i/>
          <w:iCs/>
          <w:sz w:val="20"/>
          <w:szCs w:val="20"/>
          <w:shd w:val="clear" w:color="auto" w:fill="FFFFFF"/>
        </w:rPr>
        <w:t>Introduction to Music Education</w:t>
      </w:r>
      <w:r w:rsidRPr="007F1E36">
        <w:rPr>
          <w:sz w:val="20"/>
          <w:szCs w:val="20"/>
          <w:shd w:val="clear" w:color="auto" w:fill="FFFFFF"/>
        </w:rPr>
        <w:t>, (Waveland Press), 2017.</w:t>
      </w:r>
    </w:p>
    <w:p w14:paraId="481A793B" w14:textId="77777777" w:rsidR="000A7864" w:rsidRPr="00606670" w:rsidRDefault="000A7864" w:rsidP="000A7864">
      <w:pPr>
        <w:pStyle w:val="NormalWeb"/>
        <w:spacing w:before="0" w:beforeAutospacing="0" w:after="0" w:afterAutospacing="0"/>
        <w:ind w:firstLine="720"/>
        <w:rPr>
          <w:sz w:val="20"/>
          <w:szCs w:val="20"/>
          <w:shd w:val="clear" w:color="auto" w:fill="FFFFFF"/>
        </w:rPr>
      </w:pPr>
    </w:p>
  </w:footnote>
  <w:footnote w:id="68">
    <w:p w14:paraId="1A9BAEC0" w14:textId="600B8D6E" w:rsidR="000A7864" w:rsidRDefault="00754E4A" w:rsidP="0040293A">
      <w:pPr>
        <w:pStyle w:val="NormalWeb"/>
        <w:shd w:val="clear" w:color="auto" w:fill="FFFFFF"/>
        <w:spacing w:before="0" w:beforeAutospacing="0" w:after="0" w:afterAutospacing="0"/>
        <w:ind w:firstLine="720"/>
        <w:rPr>
          <w:color w:val="000000"/>
          <w:sz w:val="20"/>
          <w:szCs w:val="20"/>
        </w:rPr>
      </w:pPr>
      <w:r w:rsidRPr="007F1E36">
        <w:rPr>
          <w:rStyle w:val="FootnoteReference"/>
          <w:rFonts w:eastAsiaTheme="majorEastAsia"/>
          <w:szCs w:val="20"/>
        </w:rPr>
        <w:footnoteRef/>
      </w:r>
      <w:r w:rsidRPr="007F1E36">
        <w:rPr>
          <w:sz w:val="20"/>
          <w:szCs w:val="20"/>
        </w:rPr>
        <w:t xml:space="preserve"> </w:t>
      </w:r>
      <w:r w:rsidRPr="007F1E36">
        <w:rPr>
          <w:color w:val="000000"/>
          <w:sz w:val="20"/>
          <w:szCs w:val="20"/>
        </w:rPr>
        <w:t>“School/District Administrators | Safe Supportive Learning.” 2010. Ed.gov. 2010.</w:t>
      </w:r>
      <w:r>
        <w:rPr>
          <w:color w:val="000000"/>
          <w:sz w:val="20"/>
          <w:szCs w:val="20"/>
        </w:rPr>
        <w:t xml:space="preserve"> </w:t>
      </w:r>
      <w:r w:rsidR="0040293A" w:rsidRPr="00123A97">
        <w:rPr>
          <w:sz w:val="20"/>
          <w:szCs w:val="20"/>
        </w:rPr>
        <w:t>https://safesupportivelearning.ed.gov/training-technical-assistance/roles/schooldistrict-administrators</w:t>
      </w:r>
      <w:r w:rsidRPr="007F1E36">
        <w:rPr>
          <w:color w:val="000000"/>
          <w:sz w:val="20"/>
          <w:szCs w:val="20"/>
        </w:rPr>
        <w:t>.</w:t>
      </w:r>
    </w:p>
    <w:p w14:paraId="057DA059" w14:textId="77777777" w:rsidR="0040293A" w:rsidRDefault="0040293A" w:rsidP="0040293A">
      <w:pPr>
        <w:pStyle w:val="NormalWeb"/>
        <w:shd w:val="clear" w:color="auto" w:fill="FFFFFF"/>
        <w:spacing w:before="0" w:beforeAutospacing="0" w:after="0" w:afterAutospacing="0"/>
        <w:ind w:firstLine="720"/>
      </w:pPr>
    </w:p>
  </w:footnote>
  <w:footnote w:id="69">
    <w:p w14:paraId="1086473C" w14:textId="77D7A3E0" w:rsidR="0040293A" w:rsidRDefault="00754E4A" w:rsidP="00B8404C">
      <w:pPr>
        <w:pStyle w:val="Style1"/>
      </w:pPr>
      <w:r>
        <w:rPr>
          <w:rStyle w:val="FootnoteReference"/>
        </w:rPr>
        <w:footnoteRef/>
      </w:r>
      <w:r>
        <w:t xml:space="preserve"> </w:t>
      </w:r>
      <w:r w:rsidRPr="0040293A">
        <w:t>James R. Austin, “Promoting Research Partnerships in Music Education</w:t>
      </w:r>
      <w:r w:rsidR="00123A97">
        <w:t>,</w:t>
      </w:r>
      <w:r w:rsidRPr="0040293A">
        <w:t>” </w:t>
      </w:r>
      <w:r w:rsidRPr="0040293A">
        <w:rPr>
          <w:i/>
          <w:iCs/>
        </w:rPr>
        <w:t>Journal of Music Teacher Education</w:t>
      </w:r>
      <w:r w:rsidRPr="0040293A">
        <w:t xml:space="preserve"> 28, no.2 (2019): 9–12.</w:t>
      </w:r>
    </w:p>
  </w:footnote>
  <w:footnote w:id="70">
    <w:p w14:paraId="19DC6029" w14:textId="7803EF96" w:rsidR="00364381" w:rsidRDefault="00364381" w:rsidP="00213DF8">
      <w:pPr>
        <w:ind w:firstLine="720"/>
        <w:rPr>
          <w:rFonts w:ascii="Times New Roman" w:hAnsi="Times New Roman" w:cs="Times New Roman"/>
          <w:sz w:val="20"/>
          <w:szCs w:val="20"/>
        </w:rPr>
      </w:pPr>
      <w:r w:rsidRPr="00213DF8">
        <w:rPr>
          <w:rStyle w:val="FootnoteReference"/>
          <w:rFonts w:cs="Times New Roman"/>
          <w:szCs w:val="20"/>
        </w:rPr>
        <w:footnoteRef/>
      </w:r>
      <w:r w:rsidRPr="00213DF8">
        <w:rPr>
          <w:rFonts w:ascii="Times New Roman" w:hAnsi="Times New Roman" w:cs="Times New Roman"/>
          <w:sz w:val="20"/>
          <w:szCs w:val="20"/>
        </w:rPr>
        <w:t xml:space="preserve"> George A. Beauchamp, “Curriculum Theory: Meaning, Development, and Use,” </w:t>
      </w:r>
      <w:r w:rsidRPr="00213DF8">
        <w:rPr>
          <w:rFonts w:ascii="Times New Roman" w:hAnsi="Times New Roman" w:cs="Times New Roman"/>
          <w:i/>
          <w:iCs/>
          <w:sz w:val="20"/>
          <w:szCs w:val="20"/>
        </w:rPr>
        <w:t>Theory Into Practice</w:t>
      </w:r>
      <w:r w:rsidRPr="00213DF8">
        <w:rPr>
          <w:rFonts w:ascii="Times New Roman" w:hAnsi="Times New Roman" w:cs="Times New Roman"/>
          <w:sz w:val="20"/>
          <w:szCs w:val="20"/>
        </w:rPr>
        <w:t xml:space="preserve"> 21, no. 1 (1982): 23. </w:t>
      </w:r>
    </w:p>
    <w:p w14:paraId="2E7F5775" w14:textId="77777777" w:rsidR="00213DF8" w:rsidRPr="00213DF8" w:rsidRDefault="00213DF8" w:rsidP="00213DF8">
      <w:pPr>
        <w:ind w:firstLine="720"/>
        <w:rPr>
          <w:rFonts w:ascii="Times New Roman" w:hAnsi="Times New Roman" w:cs="Times New Roman"/>
          <w:sz w:val="20"/>
          <w:szCs w:val="20"/>
        </w:rPr>
      </w:pPr>
    </w:p>
  </w:footnote>
  <w:footnote w:id="71">
    <w:p w14:paraId="5D2A4ED9" w14:textId="50F2DCC7" w:rsidR="00364381" w:rsidRDefault="00364381" w:rsidP="00213DF8">
      <w:pPr>
        <w:ind w:firstLine="720"/>
        <w:rPr>
          <w:rFonts w:ascii="Times New Roman" w:hAnsi="Times New Roman" w:cs="Times New Roman"/>
          <w:sz w:val="20"/>
          <w:szCs w:val="20"/>
        </w:rPr>
      </w:pPr>
      <w:r w:rsidRPr="00213DF8">
        <w:rPr>
          <w:rStyle w:val="FootnoteReference"/>
          <w:rFonts w:cs="Times New Roman"/>
          <w:szCs w:val="20"/>
        </w:rPr>
        <w:footnoteRef/>
      </w:r>
      <w:r w:rsidRPr="00213DF8">
        <w:rPr>
          <w:rFonts w:ascii="Times New Roman" w:hAnsi="Times New Roman" w:cs="Times New Roman"/>
          <w:sz w:val="20"/>
          <w:szCs w:val="20"/>
        </w:rPr>
        <w:t xml:space="preserve"> Andrew O. Urevbu, </w:t>
      </w:r>
      <w:r w:rsidRPr="00213DF8">
        <w:rPr>
          <w:rFonts w:ascii="Times New Roman" w:hAnsi="Times New Roman" w:cs="Times New Roman"/>
          <w:i/>
          <w:iCs/>
          <w:sz w:val="20"/>
          <w:szCs w:val="20"/>
        </w:rPr>
        <w:t>Curriculum Studies</w:t>
      </w:r>
      <w:r w:rsidRPr="00213DF8">
        <w:rPr>
          <w:rFonts w:ascii="Times New Roman" w:hAnsi="Times New Roman" w:cs="Times New Roman"/>
          <w:sz w:val="20"/>
          <w:szCs w:val="20"/>
        </w:rPr>
        <w:t>, Lagos: Longman Group, 1990.</w:t>
      </w:r>
    </w:p>
    <w:p w14:paraId="6433DE2B" w14:textId="77777777" w:rsidR="00213DF8" w:rsidRPr="00213DF8" w:rsidRDefault="00213DF8" w:rsidP="00213DF8">
      <w:pPr>
        <w:ind w:firstLine="720"/>
        <w:rPr>
          <w:rFonts w:ascii="Times New Roman" w:hAnsi="Times New Roman" w:cs="Times New Roman"/>
          <w:sz w:val="20"/>
          <w:szCs w:val="20"/>
        </w:rPr>
      </w:pPr>
    </w:p>
  </w:footnote>
  <w:footnote w:id="72">
    <w:p w14:paraId="4B740FDF" w14:textId="01B2B746" w:rsidR="00364381" w:rsidRDefault="00364381" w:rsidP="00FD2394">
      <w:pPr>
        <w:ind w:firstLine="720"/>
        <w:rPr>
          <w:rFonts w:ascii="Times New Roman" w:hAnsi="Times New Roman" w:cs="Times New Roman"/>
          <w:sz w:val="20"/>
          <w:szCs w:val="20"/>
        </w:rPr>
      </w:pPr>
      <w:r w:rsidRPr="00213DF8">
        <w:rPr>
          <w:rStyle w:val="FootnoteReference"/>
          <w:rFonts w:cs="Times New Roman"/>
          <w:szCs w:val="20"/>
        </w:rPr>
        <w:footnoteRef/>
      </w:r>
      <w:r w:rsidRPr="00213DF8">
        <w:rPr>
          <w:rFonts w:ascii="Times New Roman" w:hAnsi="Times New Roman" w:cs="Times New Roman"/>
          <w:sz w:val="20"/>
          <w:szCs w:val="20"/>
        </w:rPr>
        <w:t xml:space="preserve"> Oliva G. Tucker, Robert C. Jordan, and Christopher Hathaway, “Two Music Educators’ Resistance to Competition,” </w:t>
      </w:r>
      <w:r w:rsidRPr="00213DF8">
        <w:rPr>
          <w:rFonts w:ascii="Times New Roman" w:hAnsi="Times New Roman" w:cs="Times New Roman"/>
          <w:i/>
          <w:iCs/>
          <w:sz w:val="20"/>
          <w:szCs w:val="20"/>
        </w:rPr>
        <w:t>Bulletin of the Council for Research in Music Education</w:t>
      </w:r>
      <w:r w:rsidRPr="00213DF8">
        <w:rPr>
          <w:rFonts w:ascii="Times New Roman" w:hAnsi="Times New Roman" w:cs="Times New Roman"/>
          <w:sz w:val="20"/>
          <w:szCs w:val="20"/>
        </w:rPr>
        <w:t xml:space="preserve"> 235, (2023): 30.</w:t>
      </w:r>
    </w:p>
    <w:p w14:paraId="3076D3FF" w14:textId="77777777" w:rsidR="00FD2394" w:rsidRPr="002D4772" w:rsidRDefault="00FD2394" w:rsidP="00FD2394">
      <w:pPr>
        <w:ind w:firstLine="720"/>
      </w:pPr>
    </w:p>
  </w:footnote>
  <w:footnote w:id="73">
    <w:p w14:paraId="7607E638" w14:textId="533B065A" w:rsidR="00364381" w:rsidRDefault="00364381" w:rsidP="005561A8">
      <w:pPr>
        <w:ind w:firstLine="720"/>
        <w:rPr>
          <w:rFonts w:ascii="Times New Roman" w:hAnsi="Times New Roman" w:cs="Times New Roman"/>
          <w:sz w:val="20"/>
          <w:szCs w:val="20"/>
        </w:rPr>
      </w:pPr>
      <w:r w:rsidRPr="005561A8">
        <w:rPr>
          <w:rStyle w:val="FootnoteReference"/>
          <w:rFonts w:cs="Times New Roman"/>
          <w:szCs w:val="20"/>
        </w:rPr>
        <w:footnoteRef/>
      </w:r>
      <w:r w:rsidRPr="005561A8">
        <w:rPr>
          <w:rFonts w:ascii="Times New Roman" w:hAnsi="Times New Roman" w:cs="Times New Roman"/>
          <w:sz w:val="20"/>
          <w:szCs w:val="20"/>
        </w:rPr>
        <w:t xml:space="preserve"> </w:t>
      </w:r>
      <w:r w:rsidR="009A72C6" w:rsidRPr="005561A8">
        <w:rPr>
          <w:rFonts w:ascii="Times New Roman" w:hAnsi="Times New Roman" w:cs="Times New Roman"/>
          <w:sz w:val="20"/>
          <w:szCs w:val="20"/>
        </w:rPr>
        <w:t>Tucker, Jordan, and Hathaway, “Two Music Educators,” 30.</w:t>
      </w:r>
    </w:p>
    <w:p w14:paraId="3EF3FD31" w14:textId="77777777" w:rsidR="005561A8" w:rsidRPr="005561A8" w:rsidRDefault="005561A8" w:rsidP="005561A8">
      <w:pPr>
        <w:rPr>
          <w:rFonts w:ascii="Times New Roman" w:hAnsi="Times New Roman" w:cs="Times New Roman"/>
          <w:sz w:val="20"/>
          <w:szCs w:val="20"/>
        </w:rPr>
      </w:pPr>
    </w:p>
  </w:footnote>
  <w:footnote w:id="74">
    <w:p w14:paraId="393F5C80" w14:textId="2DA83354" w:rsidR="00364381" w:rsidRDefault="00364381" w:rsidP="005561A8">
      <w:pPr>
        <w:ind w:firstLine="720"/>
        <w:rPr>
          <w:rFonts w:ascii="Times New Roman" w:hAnsi="Times New Roman" w:cs="Times New Roman"/>
          <w:sz w:val="20"/>
          <w:szCs w:val="20"/>
        </w:rPr>
      </w:pPr>
      <w:r w:rsidRPr="005561A8">
        <w:rPr>
          <w:rStyle w:val="FootnoteReference"/>
          <w:rFonts w:cs="Times New Roman"/>
          <w:szCs w:val="20"/>
        </w:rPr>
        <w:footnoteRef/>
      </w:r>
      <w:r w:rsidRPr="005561A8">
        <w:rPr>
          <w:rFonts w:ascii="Times New Roman" w:hAnsi="Times New Roman" w:cs="Times New Roman"/>
          <w:sz w:val="20"/>
          <w:szCs w:val="20"/>
        </w:rPr>
        <w:t xml:space="preserve"> Jasmine Y. Ma, and Rogers Hall, “Learning a Part Together: Ensemble Learning and Infrastructure in a Competitive High School Marching Band,” </w:t>
      </w:r>
      <w:r w:rsidRPr="005561A8">
        <w:rPr>
          <w:rFonts w:ascii="Times New Roman" w:hAnsi="Times New Roman" w:cs="Times New Roman"/>
          <w:i/>
          <w:iCs/>
          <w:sz w:val="20"/>
          <w:szCs w:val="20"/>
        </w:rPr>
        <w:t>Instructional Science</w:t>
      </w:r>
      <w:r w:rsidRPr="005561A8">
        <w:rPr>
          <w:rFonts w:ascii="Times New Roman" w:hAnsi="Times New Roman" w:cs="Times New Roman"/>
          <w:sz w:val="20"/>
          <w:szCs w:val="20"/>
        </w:rPr>
        <w:t xml:space="preserve"> 46, no. 4 (2018): 507. </w:t>
      </w:r>
    </w:p>
    <w:p w14:paraId="439771B0" w14:textId="77777777" w:rsidR="005561A8" w:rsidRPr="005561A8" w:rsidRDefault="005561A8" w:rsidP="005561A8">
      <w:pPr>
        <w:ind w:firstLine="720"/>
        <w:rPr>
          <w:rFonts w:ascii="Times New Roman" w:hAnsi="Times New Roman" w:cs="Times New Roman"/>
          <w:sz w:val="20"/>
          <w:szCs w:val="20"/>
        </w:rPr>
      </w:pPr>
    </w:p>
  </w:footnote>
  <w:footnote w:id="75">
    <w:p w14:paraId="15A912FF" w14:textId="21DE6B62" w:rsidR="00364381" w:rsidRPr="005561A8" w:rsidRDefault="00364381" w:rsidP="005561A8">
      <w:pPr>
        <w:ind w:firstLine="720"/>
        <w:rPr>
          <w:rFonts w:ascii="Times New Roman" w:hAnsi="Times New Roman" w:cs="Times New Roman"/>
          <w:color w:val="000000"/>
          <w:spacing w:val="-5"/>
          <w:sz w:val="20"/>
          <w:szCs w:val="20"/>
          <w:shd w:val="clear" w:color="auto" w:fill="FFFFFF"/>
        </w:rPr>
      </w:pPr>
      <w:r w:rsidRPr="005561A8">
        <w:rPr>
          <w:rStyle w:val="FootnoteReference"/>
          <w:rFonts w:cs="Times New Roman"/>
          <w:szCs w:val="20"/>
        </w:rPr>
        <w:footnoteRef/>
      </w:r>
      <w:r w:rsidRPr="005561A8">
        <w:rPr>
          <w:rFonts w:ascii="Times New Roman" w:hAnsi="Times New Roman" w:cs="Times New Roman"/>
          <w:sz w:val="20"/>
          <w:szCs w:val="20"/>
        </w:rPr>
        <w:t xml:space="preserve"> </w:t>
      </w:r>
      <w:r w:rsidRPr="005561A8">
        <w:rPr>
          <w:rFonts w:ascii="Times New Roman" w:hAnsi="Times New Roman" w:cs="Times New Roman"/>
          <w:color w:val="000000"/>
          <w:spacing w:val="-5"/>
          <w:sz w:val="20"/>
          <w:szCs w:val="20"/>
          <w:shd w:val="clear" w:color="auto" w:fill="FFFFFF"/>
        </w:rPr>
        <w:t>Ibid., 509.</w:t>
      </w:r>
    </w:p>
    <w:p w14:paraId="27559F6E" w14:textId="77777777" w:rsidR="009A72C6" w:rsidRPr="009A72C6" w:rsidRDefault="009A72C6" w:rsidP="009A72C6">
      <w:pPr>
        <w:autoSpaceDE w:val="0"/>
        <w:autoSpaceDN w:val="0"/>
        <w:adjustRightInd w:val="0"/>
        <w:ind w:firstLine="720"/>
        <w:rPr>
          <w:rFonts w:ascii="Times New Roman" w:hAnsi="Times New Roman" w:cs="Times New Roman"/>
          <w:sz w:val="20"/>
          <w:szCs w:val="20"/>
        </w:rPr>
      </w:pPr>
    </w:p>
  </w:footnote>
  <w:footnote w:id="76">
    <w:p w14:paraId="4C163C90" w14:textId="5C402523" w:rsidR="00364381" w:rsidRDefault="00364381" w:rsidP="005561A8">
      <w:pPr>
        <w:ind w:firstLine="720"/>
        <w:rPr>
          <w:rFonts w:ascii="Times New Roman" w:hAnsi="Times New Roman" w:cs="Times New Roman"/>
          <w:sz w:val="20"/>
          <w:szCs w:val="20"/>
        </w:rPr>
      </w:pPr>
      <w:r w:rsidRPr="005561A8">
        <w:rPr>
          <w:rStyle w:val="FootnoteReference"/>
          <w:rFonts w:cs="Times New Roman"/>
          <w:szCs w:val="20"/>
        </w:rPr>
        <w:footnoteRef/>
      </w:r>
      <w:r w:rsidRPr="005561A8">
        <w:rPr>
          <w:rFonts w:ascii="Times New Roman" w:hAnsi="Times New Roman" w:cs="Times New Roman"/>
          <w:sz w:val="20"/>
          <w:szCs w:val="20"/>
        </w:rPr>
        <w:t xml:space="preserve"> John W. Creswell, and J. David Creswell, </w:t>
      </w:r>
      <w:r w:rsidRPr="005561A8">
        <w:rPr>
          <w:rFonts w:ascii="Times New Roman" w:hAnsi="Times New Roman" w:cs="Times New Roman"/>
          <w:i/>
          <w:iCs/>
          <w:sz w:val="20"/>
          <w:szCs w:val="20"/>
        </w:rPr>
        <w:t>Research Design</w:t>
      </w:r>
      <w:r w:rsidRPr="005561A8">
        <w:rPr>
          <w:rFonts w:ascii="Times New Roman" w:hAnsi="Times New Roman" w:cs="Times New Roman"/>
          <w:sz w:val="20"/>
          <w:szCs w:val="20"/>
        </w:rPr>
        <w:t>. 5th ed. Thousand Oaks, CA: SAGE Publications, 2018.</w:t>
      </w:r>
    </w:p>
    <w:p w14:paraId="49E7CC5C" w14:textId="77777777" w:rsidR="005561A8" w:rsidRPr="005561A8" w:rsidRDefault="005561A8" w:rsidP="005561A8">
      <w:pPr>
        <w:ind w:firstLine="720"/>
        <w:rPr>
          <w:rFonts w:ascii="Times New Roman" w:hAnsi="Times New Roman" w:cs="Times New Roman"/>
          <w:sz w:val="20"/>
          <w:szCs w:val="20"/>
        </w:rPr>
      </w:pPr>
    </w:p>
  </w:footnote>
  <w:footnote w:id="77">
    <w:p w14:paraId="7E2861A8" w14:textId="58CD0B7A" w:rsidR="00364381" w:rsidRDefault="00364381" w:rsidP="005561A8">
      <w:pPr>
        <w:ind w:firstLine="720"/>
        <w:rPr>
          <w:rFonts w:ascii="Times New Roman" w:hAnsi="Times New Roman" w:cs="Times New Roman"/>
          <w:sz w:val="20"/>
          <w:szCs w:val="20"/>
        </w:rPr>
      </w:pPr>
      <w:r w:rsidRPr="005561A8">
        <w:rPr>
          <w:rStyle w:val="FootnoteReference"/>
          <w:rFonts w:cs="Times New Roman"/>
          <w:szCs w:val="20"/>
        </w:rPr>
        <w:footnoteRef/>
      </w:r>
      <w:r w:rsidRPr="005561A8">
        <w:rPr>
          <w:rFonts w:ascii="Times New Roman" w:hAnsi="Times New Roman" w:cs="Times New Roman"/>
          <w:sz w:val="20"/>
          <w:szCs w:val="20"/>
        </w:rPr>
        <w:t xml:space="preserve"> Abayomi Alase, “The Interpretative Phenomenological Analysis (IPA): A Guide to a Good Qualitative Research Approach,” </w:t>
      </w:r>
      <w:hyperlink r:id="rId1" w:history="1">
        <w:r w:rsidRPr="005561A8">
          <w:rPr>
            <w:rFonts w:ascii="Times New Roman" w:hAnsi="Times New Roman" w:cs="Times New Roman"/>
            <w:i/>
            <w:iCs/>
            <w:color w:val="141413"/>
            <w:sz w:val="20"/>
            <w:szCs w:val="20"/>
            <w:bdr w:val="none" w:sz="0" w:space="0" w:color="auto" w:frame="1"/>
            <w:shd w:val="clear" w:color="auto" w:fill="FFFFFF"/>
          </w:rPr>
          <w:t>International Journal of Education &amp; Literacy Studies </w:t>
        </w:r>
      </w:hyperlink>
      <w:r w:rsidRPr="005561A8">
        <w:rPr>
          <w:rFonts w:ascii="Times New Roman" w:hAnsi="Times New Roman" w:cs="Times New Roman"/>
          <w:sz w:val="20"/>
          <w:szCs w:val="20"/>
        </w:rPr>
        <w:t xml:space="preserve">5, No. 2 (2017): 9.  </w:t>
      </w:r>
    </w:p>
    <w:p w14:paraId="47825D21" w14:textId="77777777" w:rsidR="005561A8" w:rsidRPr="005561A8" w:rsidRDefault="005561A8" w:rsidP="005561A8">
      <w:pPr>
        <w:ind w:firstLine="720"/>
        <w:rPr>
          <w:rFonts w:ascii="Times New Roman" w:hAnsi="Times New Roman" w:cs="Times New Roman"/>
          <w:sz w:val="20"/>
          <w:szCs w:val="20"/>
        </w:rPr>
      </w:pPr>
    </w:p>
  </w:footnote>
  <w:footnote w:id="78">
    <w:p w14:paraId="5DEDBD3C" w14:textId="1DA603F9" w:rsidR="00364381" w:rsidRDefault="00364381" w:rsidP="005561A8">
      <w:pPr>
        <w:ind w:firstLine="720"/>
        <w:rPr>
          <w:rFonts w:ascii="Times New Roman" w:hAnsi="Times New Roman" w:cs="Times New Roman"/>
          <w:sz w:val="20"/>
          <w:szCs w:val="20"/>
        </w:rPr>
      </w:pPr>
      <w:r w:rsidRPr="005561A8">
        <w:rPr>
          <w:rStyle w:val="FootnoteReference"/>
          <w:rFonts w:cs="Times New Roman"/>
          <w:szCs w:val="20"/>
        </w:rPr>
        <w:footnoteRef/>
      </w:r>
      <w:r w:rsidRPr="005561A8">
        <w:rPr>
          <w:rFonts w:ascii="Times New Roman" w:hAnsi="Times New Roman" w:cs="Times New Roman"/>
          <w:sz w:val="20"/>
          <w:szCs w:val="20"/>
        </w:rPr>
        <w:t xml:space="preserve"> Dale H. Schunk and Maria K. </w:t>
      </w:r>
      <w:r w:rsidR="00DA735E" w:rsidRPr="005561A8">
        <w:rPr>
          <w:rFonts w:ascii="Times New Roman" w:hAnsi="Times New Roman" w:cs="Times New Roman"/>
          <w:sz w:val="20"/>
          <w:szCs w:val="20"/>
        </w:rPr>
        <w:t>DiBenedetto</w:t>
      </w:r>
      <w:r w:rsidRPr="005561A8">
        <w:rPr>
          <w:rFonts w:ascii="Times New Roman" w:hAnsi="Times New Roman" w:cs="Times New Roman"/>
          <w:sz w:val="20"/>
          <w:szCs w:val="20"/>
        </w:rPr>
        <w:t xml:space="preserve">, “Motivation and Social Cognitive Theory,” </w:t>
      </w:r>
      <w:r w:rsidRPr="005561A8">
        <w:rPr>
          <w:rFonts w:ascii="Times New Roman" w:hAnsi="Times New Roman" w:cs="Times New Roman"/>
          <w:i/>
          <w:iCs/>
          <w:sz w:val="20"/>
          <w:szCs w:val="20"/>
        </w:rPr>
        <w:t>Contemporary Educational Psychology</w:t>
      </w:r>
      <w:r w:rsidRPr="005561A8">
        <w:rPr>
          <w:rFonts w:ascii="Times New Roman" w:hAnsi="Times New Roman" w:cs="Times New Roman"/>
          <w:sz w:val="20"/>
          <w:szCs w:val="20"/>
        </w:rPr>
        <w:t xml:space="preserve"> 60, no. 101832 (2020): 2. </w:t>
      </w:r>
    </w:p>
    <w:p w14:paraId="5AE36508" w14:textId="77777777" w:rsidR="005561A8" w:rsidRPr="005561A8" w:rsidRDefault="005561A8" w:rsidP="005561A8">
      <w:pPr>
        <w:ind w:firstLine="720"/>
        <w:rPr>
          <w:rFonts w:ascii="Times New Roman" w:hAnsi="Times New Roman" w:cs="Times New Roman"/>
          <w:sz w:val="20"/>
          <w:szCs w:val="20"/>
        </w:rPr>
      </w:pPr>
    </w:p>
  </w:footnote>
  <w:footnote w:id="79">
    <w:p w14:paraId="04819E03" w14:textId="77777777" w:rsidR="00364381" w:rsidRPr="005561A8" w:rsidRDefault="00364381" w:rsidP="005561A8">
      <w:pPr>
        <w:ind w:firstLine="720"/>
        <w:rPr>
          <w:rFonts w:ascii="Times New Roman" w:hAnsi="Times New Roman" w:cs="Times New Roman"/>
          <w:sz w:val="20"/>
          <w:szCs w:val="20"/>
        </w:rPr>
      </w:pPr>
      <w:r w:rsidRPr="005561A8">
        <w:rPr>
          <w:rStyle w:val="FootnoteReference"/>
          <w:rFonts w:cs="Times New Roman"/>
          <w:szCs w:val="20"/>
        </w:rPr>
        <w:footnoteRef/>
      </w:r>
      <w:r w:rsidRPr="005561A8">
        <w:rPr>
          <w:rFonts w:ascii="Times New Roman" w:hAnsi="Times New Roman" w:cs="Times New Roman"/>
          <w:sz w:val="20"/>
          <w:szCs w:val="20"/>
        </w:rPr>
        <w:t xml:space="preserve"> O. Levental, Y. Yaffe, and D. Lev Arey, “Goals and Success in Sport: The Perspectives of Parents and Adolescent Girls in Kayaking,” </w:t>
      </w:r>
      <w:r w:rsidRPr="005561A8">
        <w:rPr>
          <w:rFonts w:ascii="Times New Roman" w:hAnsi="Times New Roman" w:cs="Times New Roman"/>
          <w:i/>
          <w:iCs/>
          <w:sz w:val="20"/>
          <w:szCs w:val="20"/>
        </w:rPr>
        <w:t>Behavioral Sciences</w:t>
      </w:r>
      <w:r w:rsidRPr="005561A8">
        <w:rPr>
          <w:rFonts w:ascii="Times New Roman" w:hAnsi="Times New Roman" w:cs="Times New Roman"/>
          <w:sz w:val="20"/>
          <w:szCs w:val="20"/>
        </w:rPr>
        <w:t xml:space="preserve"> 13, no.7 (2023): 580. </w:t>
      </w:r>
    </w:p>
    <w:p w14:paraId="7B978C30" w14:textId="77777777" w:rsidR="00364381" w:rsidRPr="004700F0" w:rsidRDefault="00364381" w:rsidP="009E2A5F">
      <w:pPr>
        <w:pStyle w:val="FootnoteText"/>
      </w:pPr>
    </w:p>
  </w:footnote>
  <w:footnote w:id="80">
    <w:p w14:paraId="5067E658" w14:textId="68B39384" w:rsidR="00364381" w:rsidRDefault="00364381" w:rsidP="00FD2394">
      <w:pPr>
        <w:ind w:firstLine="720"/>
        <w:rPr>
          <w:rFonts w:ascii="Times New Roman" w:hAnsi="Times New Roman" w:cs="Times New Roman"/>
          <w:sz w:val="20"/>
          <w:szCs w:val="20"/>
        </w:rPr>
      </w:pPr>
      <w:r w:rsidRPr="005561A8">
        <w:rPr>
          <w:rStyle w:val="FootnoteReference"/>
          <w:rFonts w:cs="Times New Roman"/>
          <w:szCs w:val="20"/>
        </w:rPr>
        <w:footnoteRef/>
      </w:r>
      <w:r w:rsidRPr="005561A8">
        <w:rPr>
          <w:rFonts w:ascii="Times New Roman" w:hAnsi="Times New Roman" w:cs="Times New Roman"/>
          <w:sz w:val="20"/>
          <w:szCs w:val="20"/>
        </w:rPr>
        <w:t xml:space="preserve"> Schunk and DiBenedtto, </w:t>
      </w:r>
      <w:r w:rsidR="00524CC1" w:rsidRPr="005561A8">
        <w:rPr>
          <w:rFonts w:ascii="Times New Roman" w:hAnsi="Times New Roman" w:cs="Times New Roman"/>
          <w:sz w:val="20"/>
          <w:szCs w:val="20"/>
        </w:rPr>
        <w:t>“</w:t>
      </w:r>
      <w:r w:rsidRPr="005561A8">
        <w:rPr>
          <w:rFonts w:ascii="Times New Roman" w:hAnsi="Times New Roman" w:cs="Times New Roman"/>
          <w:sz w:val="20"/>
          <w:szCs w:val="20"/>
        </w:rPr>
        <w:t>Motivation,</w:t>
      </w:r>
      <w:r w:rsidR="00524CC1" w:rsidRPr="005561A8">
        <w:rPr>
          <w:rFonts w:ascii="Times New Roman" w:hAnsi="Times New Roman" w:cs="Times New Roman"/>
          <w:sz w:val="20"/>
          <w:szCs w:val="20"/>
        </w:rPr>
        <w:t>”</w:t>
      </w:r>
      <w:r w:rsidRPr="005561A8">
        <w:rPr>
          <w:rFonts w:ascii="Times New Roman" w:hAnsi="Times New Roman" w:cs="Times New Roman"/>
          <w:sz w:val="20"/>
          <w:szCs w:val="20"/>
        </w:rPr>
        <w:t xml:space="preserve"> 3. </w:t>
      </w:r>
    </w:p>
    <w:p w14:paraId="21AE718B" w14:textId="77777777" w:rsidR="005561A8" w:rsidRPr="005561A8" w:rsidRDefault="005561A8" w:rsidP="005561A8">
      <w:pPr>
        <w:rPr>
          <w:rFonts w:ascii="Times New Roman" w:hAnsi="Times New Roman" w:cs="Times New Roman"/>
          <w:sz w:val="20"/>
          <w:szCs w:val="20"/>
        </w:rPr>
      </w:pPr>
    </w:p>
  </w:footnote>
  <w:footnote w:id="81">
    <w:p w14:paraId="40617CFE" w14:textId="1291BA9F" w:rsidR="00364381" w:rsidRDefault="00364381" w:rsidP="00FD2394">
      <w:pPr>
        <w:ind w:firstLine="720"/>
        <w:rPr>
          <w:rFonts w:ascii="Times New Roman" w:hAnsi="Times New Roman" w:cs="Times New Roman"/>
          <w:sz w:val="20"/>
          <w:szCs w:val="20"/>
        </w:rPr>
      </w:pPr>
      <w:r w:rsidRPr="005561A8">
        <w:rPr>
          <w:rStyle w:val="FootnoteReference"/>
          <w:rFonts w:cs="Times New Roman"/>
          <w:szCs w:val="20"/>
        </w:rPr>
        <w:footnoteRef/>
      </w:r>
      <w:r w:rsidRPr="005561A8">
        <w:rPr>
          <w:rFonts w:ascii="Times New Roman" w:hAnsi="Times New Roman" w:cs="Times New Roman"/>
          <w:sz w:val="20"/>
          <w:szCs w:val="20"/>
        </w:rPr>
        <w:t xml:space="preserve"> Ibid. </w:t>
      </w:r>
    </w:p>
    <w:p w14:paraId="7DFB6187" w14:textId="77777777" w:rsidR="005561A8" w:rsidRPr="005561A8" w:rsidRDefault="005561A8" w:rsidP="005561A8">
      <w:pPr>
        <w:rPr>
          <w:rFonts w:ascii="Times New Roman" w:hAnsi="Times New Roman" w:cs="Times New Roman"/>
          <w:sz w:val="20"/>
          <w:szCs w:val="20"/>
        </w:rPr>
      </w:pPr>
    </w:p>
  </w:footnote>
  <w:footnote w:id="82">
    <w:p w14:paraId="15AFF935" w14:textId="3E71AC2A" w:rsidR="00364381" w:rsidRDefault="00364381" w:rsidP="00FD2394">
      <w:pPr>
        <w:ind w:firstLine="720"/>
        <w:rPr>
          <w:rFonts w:ascii="Times New Roman" w:hAnsi="Times New Roman" w:cs="Times New Roman"/>
          <w:sz w:val="20"/>
          <w:szCs w:val="20"/>
        </w:rPr>
      </w:pPr>
      <w:r w:rsidRPr="005561A8">
        <w:rPr>
          <w:rStyle w:val="FootnoteReference"/>
          <w:rFonts w:cs="Times New Roman"/>
          <w:szCs w:val="20"/>
        </w:rPr>
        <w:footnoteRef/>
      </w:r>
      <w:r w:rsidRPr="005561A8">
        <w:rPr>
          <w:rFonts w:ascii="Times New Roman" w:hAnsi="Times New Roman" w:cs="Times New Roman"/>
          <w:sz w:val="20"/>
          <w:szCs w:val="20"/>
        </w:rPr>
        <w:t xml:space="preserve"> </w:t>
      </w:r>
      <w:r w:rsidR="00095E75" w:rsidRPr="005561A8">
        <w:rPr>
          <w:rFonts w:ascii="Times New Roman" w:hAnsi="Times New Roman" w:cs="Times New Roman"/>
          <w:sz w:val="20"/>
          <w:szCs w:val="20"/>
        </w:rPr>
        <w:t>Ibid.</w:t>
      </w:r>
      <w:r w:rsidRPr="005561A8">
        <w:rPr>
          <w:rFonts w:ascii="Times New Roman" w:hAnsi="Times New Roman" w:cs="Times New Roman"/>
          <w:sz w:val="20"/>
          <w:szCs w:val="20"/>
        </w:rPr>
        <w:t xml:space="preserve"> </w:t>
      </w:r>
    </w:p>
    <w:p w14:paraId="428855D9" w14:textId="77777777" w:rsidR="005561A8" w:rsidRPr="005561A8" w:rsidRDefault="005561A8" w:rsidP="005561A8">
      <w:pPr>
        <w:rPr>
          <w:rFonts w:ascii="Times New Roman" w:hAnsi="Times New Roman" w:cs="Times New Roman"/>
          <w:sz w:val="20"/>
          <w:szCs w:val="20"/>
        </w:rPr>
      </w:pPr>
    </w:p>
  </w:footnote>
  <w:footnote w:id="83">
    <w:p w14:paraId="3E0DC96E" w14:textId="56C615F5" w:rsidR="00364381" w:rsidRDefault="00364381" w:rsidP="00FD2394">
      <w:pPr>
        <w:ind w:firstLine="720"/>
        <w:rPr>
          <w:rFonts w:ascii="Times New Roman" w:hAnsi="Times New Roman" w:cs="Times New Roman"/>
          <w:sz w:val="20"/>
          <w:szCs w:val="20"/>
        </w:rPr>
      </w:pPr>
      <w:r w:rsidRPr="005561A8">
        <w:rPr>
          <w:rStyle w:val="FootnoteReference"/>
          <w:rFonts w:cs="Times New Roman"/>
          <w:szCs w:val="20"/>
        </w:rPr>
        <w:footnoteRef/>
      </w:r>
      <w:r w:rsidRPr="005561A8">
        <w:rPr>
          <w:rFonts w:ascii="Times New Roman" w:hAnsi="Times New Roman" w:cs="Times New Roman"/>
          <w:sz w:val="20"/>
          <w:szCs w:val="20"/>
        </w:rPr>
        <w:t xml:space="preserve"> Ibid.</w:t>
      </w:r>
      <w:r w:rsidR="00F72571" w:rsidRPr="005561A8">
        <w:rPr>
          <w:rFonts w:ascii="Times New Roman" w:hAnsi="Times New Roman" w:cs="Times New Roman"/>
          <w:sz w:val="20"/>
          <w:szCs w:val="20"/>
        </w:rPr>
        <w:t>,5.</w:t>
      </w:r>
    </w:p>
    <w:p w14:paraId="0364B20D" w14:textId="77777777" w:rsidR="005561A8" w:rsidRPr="005561A8" w:rsidRDefault="005561A8" w:rsidP="005561A8">
      <w:pPr>
        <w:rPr>
          <w:rFonts w:ascii="Times New Roman" w:hAnsi="Times New Roman" w:cs="Times New Roman"/>
          <w:sz w:val="20"/>
          <w:szCs w:val="20"/>
        </w:rPr>
      </w:pPr>
    </w:p>
  </w:footnote>
  <w:footnote w:id="84">
    <w:p w14:paraId="6654562E" w14:textId="69327B80" w:rsidR="00BE3C01" w:rsidRDefault="00BE3C01" w:rsidP="00FD2394">
      <w:pPr>
        <w:ind w:firstLine="720"/>
        <w:rPr>
          <w:rFonts w:ascii="Times New Roman" w:hAnsi="Times New Roman" w:cs="Times New Roman"/>
          <w:sz w:val="20"/>
          <w:szCs w:val="20"/>
        </w:rPr>
      </w:pPr>
      <w:r w:rsidRPr="005561A8">
        <w:rPr>
          <w:rStyle w:val="FootnoteReference"/>
          <w:rFonts w:cs="Times New Roman"/>
          <w:szCs w:val="20"/>
        </w:rPr>
        <w:footnoteRef/>
      </w:r>
      <w:r w:rsidRPr="005561A8">
        <w:rPr>
          <w:rFonts w:ascii="Times New Roman" w:hAnsi="Times New Roman" w:cs="Times New Roman"/>
          <w:sz w:val="20"/>
          <w:szCs w:val="20"/>
        </w:rPr>
        <w:t xml:space="preserve"> </w:t>
      </w:r>
      <w:r w:rsidR="00F72571" w:rsidRPr="005561A8">
        <w:rPr>
          <w:rFonts w:ascii="Times New Roman" w:hAnsi="Times New Roman" w:cs="Times New Roman"/>
          <w:sz w:val="20"/>
          <w:szCs w:val="20"/>
        </w:rPr>
        <w:t>Ibid.</w:t>
      </w:r>
    </w:p>
    <w:p w14:paraId="69D4FF40" w14:textId="77777777" w:rsidR="00FD2394" w:rsidRPr="002D4772" w:rsidRDefault="00FD2394" w:rsidP="00FD2394">
      <w:pPr>
        <w:ind w:firstLine="720"/>
      </w:pPr>
    </w:p>
  </w:footnote>
  <w:footnote w:id="85">
    <w:p w14:paraId="31F551F6" w14:textId="77777777" w:rsidR="00364381" w:rsidRDefault="00364381" w:rsidP="005561A8">
      <w:pPr>
        <w:ind w:firstLine="720"/>
        <w:rPr>
          <w:rFonts w:ascii="Times New Roman" w:hAnsi="Times New Roman" w:cs="Times New Roman"/>
          <w:sz w:val="20"/>
          <w:szCs w:val="20"/>
        </w:rPr>
      </w:pPr>
      <w:r w:rsidRPr="005561A8">
        <w:rPr>
          <w:rStyle w:val="FootnoteReference"/>
          <w:rFonts w:cs="Times New Roman"/>
          <w:szCs w:val="20"/>
        </w:rPr>
        <w:footnoteRef/>
      </w:r>
      <w:r w:rsidRPr="005561A8">
        <w:rPr>
          <w:rFonts w:ascii="Times New Roman" w:hAnsi="Times New Roman" w:cs="Times New Roman"/>
          <w:sz w:val="20"/>
          <w:szCs w:val="20"/>
        </w:rPr>
        <w:t xml:space="preserve"> Thomas P. Rohrer, “The Debate on Competition in Music in the Twentieth Century,” </w:t>
      </w:r>
      <w:r w:rsidRPr="005561A8">
        <w:rPr>
          <w:rFonts w:ascii="Times New Roman" w:hAnsi="Times New Roman" w:cs="Times New Roman"/>
          <w:i/>
          <w:iCs/>
          <w:sz w:val="20"/>
          <w:szCs w:val="20"/>
        </w:rPr>
        <w:t>Update, Applications of Research in Music Education</w:t>
      </w:r>
      <w:r w:rsidRPr="005561A8">
        <w:rPr>
          <w:rFonts w:ascii="Times New Roman" w:hAnsi="Times New Roman" w:cs="Times New Roman"/>
          <w:sz w:val="20"/>
          <w:szCs w:val="20"/>
        </w:rPr>
        <w:t xml:space="preserve"> 21, no.1 (2002): 39.</w:t>
      </w:r>
    </w:p>
    <w:p w14:paraId="629B7865" w14:textId="77777777" w:rsidR="005561A8" w:rsidRPr="005561A8" w:rsidRDefault="005561A8" w:rsidP="005561A8">
      <w:pPr>
        <w:rPr>
          <w:rFonts w:ascii="Times New Roman" w:hAnsi="Times New Roman" w:cs="Times New Roman"/>
          <w:sz w:val="20"/>
          <w:szCs w:val="20"/>
        </w:rPr>
      </w:pPr>
    </w:p>
  </w:footnote>
  <w:footnote w:id="86">
    <w:p w14:paraId="6CB231AD" w14:textId="0215B150" w:rsidR="00364381" w:rsidRDefault="00364381" w:rsidP="005561A8">
      <w:pPr>
        <w:ind w:firstLine="720"/>
        <w:rPr>
          <w:rFonts w:ascii="Times New Roman" w:hAnsi="Times New Roman" w:cs="Times New Roman"/>
          <w:sz w:val="20"/>
          <w:szCs w:val="20"/>
        </w:rPr>
      </w:pPr>
      <w:r w:rsidRPr="005561A8">
        <w:rPr>
          <w:rStyle w:val="FootnoteReference"/>
          <w:rFonts w:cs="Times New Roman"/>
          <w:szCs w:val="20"/>
        </w:rPr>
        <w:footnoteRef/>
      </w:r>
      <w:r w:rsidRPr="005561A8">
        <w:rPr>
          <w:rFonts w:ascii="Times New Roman" w:hAnsi="Times New Roman" w:cs="Times New Roman"/>
          <w:sz w:val="20"/>
          <w:szCs w:val="20"/>
        </w:rPr>
        <w:t xml:space="preserve"> David R. Rockefeller, “Rifles, Pom-poms, Flags and Music?” </w:t>
      </w:r>
      <w:r w:rsidRPr="005561A8">
        <w:rPr>
          <w:rFonts w:ascii="Times New Roman" w:hAnsi="Times New Roman" w:cs="Times New Roman"/>
          <w:i/>
          <w:iCs/>
          <w:sz w:val="20"/>
          <w:szCs w:val="20"/>
        </w:rPr>
        <w:t>Music Educators Journal</w:t>
      </w:r>
      <w:r w:rsidRPr="005561A8">
        <w:rPr>
          <w:rFonts w:ascii="Times New Roman" w:hAnsi="Times New Roman" w:cs="Times New Roman"/>
          <w:sz w:val="20"/>
          <w:szCs w:val="20"/>
        </w:rPr>
        <w:t xml:space="preserve"> 69, no.4</w:t>
      </w:r>
      <w:r w:rsidR="00095E75" w:rsidRPr="005561A8">
        <w:rPr>
          <w:rFonts w:ascii="Times New Roman" w:hAnsi="Times New Roman" w:cs="Times New Roman"/>
          <w:sz w:val="20"/>
          <w:szCs w:val="20"/>
        </w:rPr>
        <w:t xml:space="preserve"> </w:t>
      </w:r>
      <w:r w:rsidRPr="005561A8">
        <w:rPr>
          <w:rFonts w:ascii="Times New Roman" w:hAnsi="Times New Roman" w:cs="Times New Roman"/>
          <w:sz w:val="20"/>
          <w:szCs w:val="20"/>
        </w:rPr>
        <w:t xml:space="preserve">(1982): 31. </w:t>
      </w:r>
    </w:p>
    <w:p w14:paraId="70CC6F61" w14:textId="77777777" w:rsidR="005561A8" w:rsidRPr="005561A8" w:rsidRDefault="005561A8" w:rsidP="005561A8">
      <w:pPr>
        <w:rPr>
          <w:rFonts w:ascii="Times New Roman" w:hAnsi="Times New Roman" w:cs="Times New Roman"/>
          <w:sz w:val="20"/>
          <w:szCs w:val="20"/>
        </w:rPr>
      </w:pPr>
    </w:p>
  </w:footnote>
  <w:footnote w:id="87">
    <w:p w14:paraId="3162B9E8" w14:textId="0FF90F59" w:rsidR="00364381" w:rsidRDefault="00364381" w:rsidP="005561A8">
      <w:pPr>
        <w:ind w:firstLine="720"/>
        <w:rPr>
          <w:rFonts w:ascii="Times New Roman" w:hAnsi="Times New Roman" w:cs="Times New Roman"/>
          <w:sz w:val="20"/>
          <w:szCs w:val="20"/>
        </w:rPr>
      </w:pPr>
      <w:r w:rsidRPr="005561A8">
        <w:rPr>
          <w:rStyle w:val="FootnoteReference"/>
          <w:rFonts w:cs="Times New Roman"/>
          <w:szCs w:val="20"/>
        </w:rPr>
        <w:footnoteRef/>
      </w:r>
      <w:r w:rsidRPr="005561A8">
        <w:rPr>
          <w:rFonts w:ascii="Times New Roman" w:hAnsi="Times New Roman" w:cs="Times New Roman"/>
          <w:sz w:val="20"/>
          <w:szCs w:val="20"/>
        </w:rPr>
        <w:t xml:space="preserve"> Paul K. Garrison, “The Value of Marching Band,</w:t>
      </w:r>
      <w:r w:rsidR="009C557A" w:rsidRPr="005561A8">
        <w:rPr>
          <w:rFonts w:ascii="Times New Roman" w:hAnsi="Times New Roman" w:cs="Times New Roman"/>
          <w:sz w:val="20"/>
          <w:szCs w:val="20"/>
        </w:rPr>
        <w:t>”</w:t>
      </w:r>
      <w:r w:rsidRPr="005561A8">
        <w:rPr>
          <w:rFonts w:ascii="Times New Roman" w:hAnsi="Times New Roman" w:cs="Times New Roman"/>
          <w:sz w:val="20"/>
          <w:szCs w:val="20"/>
        </w:rPr>
        <w:t xml:space="preserve"> </w:t>
      </w:r>
      <w:r w:rsidRPr="005561A8">
        <w:rPr>
          <w:rFonts w:ascii="Times New Roman" w:hAnsi="Times New Roman" w:cs="Times New Roman"/>
          <w:i/>
          <w:iCs/>
          <w:sz w:val="20"/>
          <w:szCs w:val="20"/>
        </w:rPr>
        <w:t>Music Educators Journal</w:t>
      </w:r>
      <w:r w:rsidRPr="005561A8">
        <w:rPr>
          <w:rFonts w:ascii="Times New Roman" w:hAnsi="Times New Roman" w:cs="Times New Roman"/>
          <w:sz w:val="20"/>
          <w:szCs w:val="20"/>
        </w:rPr>
        <w:t xml:space="preserve"> 72, no. 5</w:t>
      </w:r>
      <w:r w:rsidR="00C01F08" w:rsidRPr="005561A8">
        <w:rPr>
          <w:rFonts w:ascii="Times New Roman" w:hAnsi="Times New Roman" w:cs="Times New Roman"/>
          <w:sz w:val="20"/>
          <w:szCs w:val="20"/>
        </w:rPr>
        <w:t xml:space="preserve"> </w:t>
      </w:r>
      <w:r w:rsidRPr="005561A8">
        <w:rPr>
          <w:rFonts w:ascii="Times New Roman" w:hAnsi="Times New Roman" w:cs="Times New Roman"/>
          <w:sz w:val="20"/>
          <w:szCs w:val="20"/>
        </w:rPr>
        <w:t>(1986): 48.</w:t>
      </w:r>
    </w:p>
    <w:p w14:paraId="593A219C" w14:textId="77777777" w:rsidR="005561A8" w:rsidRPr="005561A8" w:rsidRDefault="005561A8" w:rsidP="005561A8">
      <w:pPr>
        <w:rPr>
          <w:rFonts w:ascii="Times New Roman" w:hAnsi="Times New Roman" w:cs="Times New Roman"/>
          <w:sz w:val="20"/>
          <w:szCs w:val="20"/>
        </w:rPr>
      </w:pPr>
    </w:p>
  </w:footnote>
  <w:footnote w:id="88">
    <w:p w14:paraId="3AA29830" w14:textId="233D5982" w:rsidR="00364381" w:rsidRDefault="00364381" w:rsidP="005561A8">
      <w:pPr>
        <w:ind w:firstLine="720"/>
        <w:rPr>
          <w:rFonts w:ascii="Times New Roman" w:hAnsi="Times New Roman" w:cs="Times New Roman"/>
          <w:sz w:val="20"/>
          <w:szCs w:val="20"/>
        </w:rPr>
      </w:pPr>
      <w:r w:rsidRPr="005561A8">
        <w:rPr>
          <w:rStyle w:val="FootnoteReference"/>
          <w:rFonts w:cs="Times New Roman"/>
          <w:szCs w:val="20"/>
        </w:rPr>
        <w:footnoteRef/>
      </w:r>
      <w:r w:rsidRPr="005561A8">
        <w:rPr>
          <w:rFonts w:ascii="Times New Roman" w:hAnsi="Times New Roman" w:cs="Times New Roman"/>
          <w:sz w:val="20"/>
          <w:szCs w:val="20"/>
        </w:rPr>
        <w:t xml:space="preserve"> Anthony Isch, “The Benefits of Marching Band,” </w:t>
      </w:r>
      <w:r w:rsidRPr="005561A8">
        <w:rPr>
          <w:rFonts w:ascii="Times New Roman" w:hAnsi="Times New Roman" w:cs="Times New Roman"/>
          <w:i/>
          <w:iCs/>
          <w:sz w:val="20"/>
          <w:szCs w:val="20"/>
        </w:rPr>
        <w:t>Music Educators Journal</w:t>
      </w:r>
      <w:r w:rsidRPr="005561A8">
        <w:rPr>
          <w:rFonts w:ascii="Times New Roman" w:hAnsi="Times New Roman" w:cs="Times New Roman"/>
          <w:sz w:val="20"/>
          <w:szCs w:val="20"/>
        </w:rPr>
        <w:t xml:space="preserve"> 51, no. 4 (1986): 97.</w:t>
      </w:r>
    </w:p>
    <w:p w14:paraId="553C02CD" w14:textId="77777777" w:rsidR="005561A8" w:rsidRPr="0021288C" w:rsidRDefault="005561A8" w:rsidP="005561A8"/>
  </w:footnote>
  <w:footnote w:id="89">
    <w:p w14:paraId="65B4FA0B" w14:textId="5172BF7F" w:rsidR="00364381" w:rsidRDefault="00364381" w:rsidP="00FD2394">
      <w:pPr>
        <w:pStyle w:val="Style1"/>
      </w:pPr>
      <w:r w:rsidRPr="005561A8">
        <w:rPr>
          <w:rStyle w:val="FootnoteReference"/>
        </w:rPr>
        <w:footnoteRef/>
      </w:r>
      <w:r w:rsidRPr="005561A8">
        <w:t xml:space="preserve"> Frank L. Battisti, “Clarifying Priorities for High School Band</w:t>
      </w:r>
      <w:r w:rsidR="009C557A" w:rsidRPr="005561A8">
        <w:t>,”</w:t>
      </w:r>
      <w:r w:rsidRPr="005561A8">
        <w:t xml:space="preserve"> </w:t>
      </w:r>
      <w:r w:rsidRPr="005561A8">
        <w:rPr>
          <w:i/>
          <w:iCs/>
        </w:rPr>
        <w:t>Music Educators Journal</w:t>
      </w:r>
      <w:r w:rsidRPr="005561A8">
        <w:t xml:space="preserve"> 76, no. 1 (1989): 23.</w:t>
      </w:r>
    </w:p>
    <w:p w14:paraId="07FCC127" w14:textId="77777777" w:rsidR="00FD2394" w:rsidRPr="005561A8" w:rsidRDefault="00FD2394" w:rsidP="00FD2394">
      <w:pPr>
        <w:pStyle w:val="Style1"/>
      </w:pPr>
    </w:p>
  </w:footnote>
  <w:footnote w:id="90">
    <w:p w14:paraId="157F1EB3" w14:textId="62F058EA" w:rsidR="00364381" w:rsidRDefault="00364381" w:rsidP="00FD2394">
      <w:pPr>
        <w:pStyle w:val="Style1"/>
      </w:pPr>
      <w:r w:rsidRPr="0021288C">
        <w:rPr>
          <w:rStyle w:val="FootnoteReference"/>
        </w:rPr>
        <w:footnoteRef/>
      </w:r>
      <w:r w:rsidRPr="0021288C">
        <w:t xml:space="preserve"> R. Floyd, "Music Contests: A Means or an End," </w:t>
      </w:r>
      <w:r w:rsidRPr="0021288C">
        <w:rPr>
          <w:i/>
          <w:iCs/>
        </w:rPr>
        <w:t xml:space="preserve">The Instrumentalist </w:t>
      </w:r>
      <w:r w:rsidRPr="0021288C">
        <w:t>41, no. 5 (1986): 70-71.</w:t>
      </w:r>
    </w:p>
    <w:p w14:paraId="110CECC3" w14:textId="77777777" w:rsidR="00FD2394" w:rsidRPr="0021288C" w:rsidRDefault="00FD2394" w:rsidP="00FD2394">
      <w:pPr>
        <w:pStyle w:val="Style1"/>
      </w:pPr>
    </w:p>
  </w:footnote>
  <w:footnote w:id="91">
    <w:p w14:paraId="73E6D06D" w14:textId="08110840" w:rsidR="00364381" w:rsidRDefault="00364381" w:rsidP="00FD2394">
      <w:pPr>
        <w:pStyle w:val="Style1"/>
      </w:pPr>
      <w:r w:rsidRPr="0021288C">
        <w:rPr>
          <w:rStyle w:val="FootnoteReference"/>
        </w:rPr>
        <w:footnoteRef/>
      </w:r>
      <w:r w:rsidRPr="0021288C">
        <w:t xml:space="preserve">  Theresa L. Mason, Ron Moulton, Bryan Burton, Dennis Johnson, George L. Rogers, Richard E. Goodstein, Lemuel Berry, et al. “Point of View: Is Marching Band in Step with Music Education?” </w:t>
      </w:r>
      <w:r w:rsidRPr="0021288C">
        <w:rPr>
          <w:i/>
          <w:iCs/>
        </w:rPr>
        <w:t xml:space="preserve">Music Educators Journal </w:t>
      </w:r>
      <w:r w:rsidRPr="0021288C">
        <w:t>71, no. 9 (1985): 28.</w:t>
      </w:r>
    </w:p>
    <w:p w14:paraId="356F0992" w14:textId="77777777" w:rsidR="00FD2394" w:rsidRPr="0021288C" w:rsidRDefault="00FD2394" w:rsidP="00FD2394">
      <w:pPr>
        <w:pStyle w:val="Style1"/>
      </w:pPr>
    </w:p>
  </w:footnote>
  <w:footnote w:id="92">
    <w:p w14:paraId="66EFFE94" w14:textId="42FE01EE" w:rsidR="00364381" w:rsidRDefault="00364381" w:rsidP="00FD2394">
      <w:pPr>
        <w:pStyle w:val="Style1"/>
      </w:pPr>
      <w:r w:rsidRPr="0021288C">
        <w:rPr>
          <w:rStyle w:val="FootnoteReference"/>
        </w:rPr>
        <w:footnoteRef/>
      </w:r>
      <w:r w:rsidRPr="0021288C">
        <w:t xml:space="preserve"> Ralph Acquaro, Mark Smith, &amp; Glenn H. Shull, “Marching Bands</w:t>
      </w:r>
      <w:r w:rsidR="00D96196" w:rsidRPr="0021288C">
        <w:t>,</w:t>
      </w:r>
      <w:r w:rsidRPr="0021288C">
        <w:t xml:space="preserve">” </w:t>
      </w:r>
      <w:r w:rsidRPr="0021288C">
        <w:rPr>
          <w:i/>
          <w:iCs/>
        </w:rPr>
        <w:t xml:space="preserve">Music Educators Journal </w:t>
      </w:r>
      <w:r w:rsidRPr="0021288C">
        <w:t xml:space="preserve">65 no. 8, (1979): 7. </w:t>
      </w:r>
    </w:p>
    <w:p w14:paraId="41E51BCD" w14:textId="77777777" w:rsidR="00FD2394" w:rsidRPr="0021288C" w:rsidRDefault="00FD2394" w:rsidP="00FD2394">
      <w:pPr>
        <w:pStyle w:val="Style1"/>
      </w:pPr>
    </w:p>
  </w:footnote>
  <w:footnote w:id="93">
    <w:p w14:paraId="32680518" w14:textId="3922257F" w:rsidR="00364381" w:rsidRDefault="00364381" w:rsidP="00BA0565">
      <w:pPr>
        <w:pStyle w:val="Style1"/>
      </w:pPr>
      <w:r w:rsidRPr="004D294E">
        <w:rPr>
          <w:rStyle w:val="FootnoteReference"/>
        </w:rPr>
        <w:footnoteRef/>
      </w:r>
      <w:r w:rsidRPr="004D294E">
        <w:t xml:space="preserve"> Ibid.</w:t>
      </w:r>
    </w:p>
    <w:p w14:paraId="7C4A824D" w14:textId="77777777" w:rsidR="000268F4" w:rsidRPr="004D294E" w:rsidRDefault="000268F4" w:rsidP="00BA0565">
      <w:pPr>
        <w:pStyle w:val="Style1"/>
      </w:pPr>
    </w:p>
  </w:footnote>
  <w:footnote w:id="94">
    <w:p w14:paraId="7AF19BCA" w14:textId="6EE62166" w:rsidR="00364381" w:rsidRDefault="00364381" w:rsidP="00BA0565">
      <w:pPr>
        <w:pStyle w:val="Style1"/>
      </w:pPr>
      <w:r w:rsidRPr="004D294E">
        <w:rPr>
          <w:rStyle w:val="FootnoteReference"/>
        </w:rPr>
        <w:footnoteRef/>
      </w:r>
      <w:r w:rsidRPr="004D294E">
        <w:t xml:space="preserve"> Roy Holder, “Rediscovering Balance in Marching Shows,” </w:t>
      </w:r>
      <w:r w:rsidRPr="004D294E">
        <w:rPr>
          <w:i/>
          <w:iCs/>
        </w:rPr>
        <w:t>The Instrumentalist</w:t>
      </w:r>
      <w:r w:rsidRPr="004D294E">
        <w:t xml:space="preserve"> 62, no. 7 (2008): 32.</w:t>
      </w:r>
    </w:p>
    <w:p w14:paraId="2E751E34" w14:textId="77777777" w:rsidR="000268F4" w:rsidRPr="004D294E" w:rsidRDefault="000268F4" w:rsidP="00BA0565">
      <w:pPr>
        <w:pStyle w:val="Style1"/>
      </w:pPr>
    </w:p>
  </w:footnote>
  <w:footnote w:id="95">
    <w:p w14:paraId="73DEBD5B" w14:textId="50C7963A" w:rsidR="00364381" w:rsidRDefault="00364381" w:rsidP="00BA0565">
      <w:pPr>
        <w:pStyle w:val="Style1"/>
      </w:pPr>
      <w:r w:rsidRPr="004D294E">
        <w:rPr>
          <w:rStyle w:val="FootnoteReference"/>
        </w:rPr>
        <w:footnoteRef/>
      </w:r>
      <w:r w:rsidRPr="004D294E">
        <w:t xml:space="preserve"> Mason, et al., “Point of View,” 40. </w:t>
      </w:r>
    </w:p>
    <w:p w14:paraId="503E519A" w14:textId="77777777" w:rsidR="000268F4" w:rsidRPr="004D294E" w:rsidRDefault="000268F4" w:rsidP="00BA0565">
      <w:pPr>
        <w:pStyle w:val="Style1"/>
      </w:pPr>
    </w:p>
  </w:footnote>
  <w:footnote w:id="96">
    <w:p w14:paraId="4313388E" w14:textId="117F8768" w:rsidR="00364381" w:rsidRDefault="00364381" w:rsidP="00BA0565">
      <w:pPr>
        <w:pStyle w:val="Style1"/>
      </w:pPr>
      <w:r w:rsidRPr="004D294E">
        <w:rPr>
          <w:rStyle w:val="FootnoteReference"/>
        </w:rPr>
        <w:footnoteRef/>
      </w:r>
      <w:r w:rsidRPr="004D294E">
        <w:t xml:space="preserve"> W. J. Moody, “Education and Contests,” </w:t>
      </w:r>
      <w:r w:rsidRPr="004D294E">
        <w:rPr>
          <w:i/>
          <w:iCs/>
        </w:rPr>
        <w:t>The Instrumentalist</w:t>
      </w:r>
      <w:r w:rsidRPr="004D294E">
        <w:t xml:space="preserve"> 38 (1983): 84.</w:t>
      </w:r>
    </w:p>
    <w:p w14:paraId="41036174" w14:textId="77777777" w:rsidR="000268F4" w:rsidRPr="004D294E" w:rsidRDefault="000268F4" w:rsidP="00BA0565">
      <w:pPr>
        <w:pStyle w:val="Style1"/>
      </w:pPr>
    </w:p>
  </w:footnote>
  <w:footnote w:id="97">
    <w:p w14:paraId="54F4AB95" w14:textId="5B02D7C6" w:rsidR="00364381" w:rsidRDefault="00364381" w:rsidP="00BA0565">
      <w:pPr>
        <w:pStyle w:val="Style1"/>
      </w:pPr>
      <w:r w:rsidRPr="004D294E">
        <w:rPr>
          <w:rStyle w:val="FootnoteReference"/>
        </w:rPr>
        <w:footnoteRef/>
      </w:r>
      <w:r w:rsidRPr="004D294E">
        <w:t xml:space="preserve"> Mason, et.al, “Point of View,” 28.</w:t>
      </w:r>
    </w:p>
    <w:p w14:paraId="5D64A4A3" w14:textId="77777777" w:rsidR="000268F4" w:rsidRPr="004D294E" w:rsidRDefault="000268F4" w:rsidP="00BA0565">
      <w:pPr>
        <w:pStyle w:val="Style1"/>
      </w:pPr>
    </w:p>
  </w:footnote>
  <w:footnote w:id="98">
    <w:p w14:paraId="19B606A4" w14:textId="7B9F7B96" w:rsidR="00364381" w:rsidRPr="002F0E32" w:rsidRDefault="00364381" w:rsidP="00BA0565">
      <w:pPr>
        <w:pStyle w:val="Style1"/>
      </w:pPr>
      <w:r w:rsidRPr="004D294E">
        <w:rPr>
          <w:rStyle w:val="FootnoteReference"/>
        </w:rPr>
        <w:footnoteRef/>
      </w:r>
      <w:r w:rsidRPr="004D294E">
        <w:t xml:space="preserve"> Ronald J. Neil, "The Development of the Competition-Festival in Music Education" (Ph.D. diss.,</w:t>
      </w:r>
      <w:r w:rsidR="00C4291E" w:rsidRPr="004D294E">
        <w:t xml:space="preserve"> </w:t>
      </w:r>
      <w:r w:rsidRPr="004D294E">
        <w:t>George Peabody College for Teachers, 1944).</w:t>
      </w:r>
    </w:p>
  </w:footnote>
  <w:footnote w:id="99">
    <w:p w14:paraId="7127283A" w14:textId="79A17095" w:rsidR="00364381" w:rsidRDefault="00364381" w:rsidP="000268F4">
      <w:pPr>
        <w:pStyle w:val="Style1"/>
      </w:pPr>
      <w:r w:rsidRPr="004D294E">
        <w:rPr>
          <w:rStyle w:val="FootnoteReference"/>
        </w:rPr>
        <w:footnoteRef/>
      </w:r>
      <w:r w:rsidRPr="004D294E">
        <w:t xml:space="preserve"> Charles Boardman Righter, “Is the Sports Public Ready for Something New in Marching Bands?”</w:t>
      </w:r>
      <w:r w:rsidR="00C4291E" w:rsidRPr="004D294E">
        <w:t xml:space="preserve"> </w:t>
      </w:r>
      <w:r w:rsidRPr="004D294E">
        <w:t>Conductors Anthology: A Compendium of Articles from the Instrumentalist from 1946 to</w:t>
      </w:r>
      <w:r w:rsidR="00C4291E" w:rsidRPr="004D294E">
        <w:t xml:space="preserve"> </w:t>
      </w:r>
      <w:r w:rsidRPr="004D294E">
        <w:t>1992 on the Administrative Side of Being a School Music Director 1, (1993): 97.</w:t>
      </w:r>
    </w:p>
    <w:p w14:paraId="66886BFA" w14:textId="77777777" w:rsidR="000268F4" w:rsidRPr="004D294E" w:rsidRDefault="000268F4" w:rsidP="000268F4">
      <w:pPr>
        <w:pStyle w:val="Style1"/>
      </w:pPr>
    </w:p>
  </w:footnote>
  <w:footnote w:id="100">
    <w:p w14:paraId="3F6BA7DF" w14:textId="4084AC15" w:rsidR="00364381" w:rsidRDefault="00364381" w:rsidP="000268F4">
      <w:pPr>
        <w:pStyle w:val="Style1"/>
      </w:pPr>
      <w:r w:rsidRPr="004D294E">
        <w:rPr>
          <w:rStyle w:val="FootnoteReference"/>
        </w:rPr>
        <w:footnoteRef/>
      </w:r>
      <w:r w:rsidRPr="004D294E">
        <w:t xml:space="preserve"> Jason P. Cumberledge, “The Benefits of College Marching Bands for Students and Universities: A Review of the Literature,” </w:t>
      </w:r>
      <w:r w:rsidRPr="004D294E">
        <w:rPr>
          <w:i/>
          <w:iCs/>
        </w:rPr>
        <w:t xml:space="preserve">Update: Applications of Research in Music Education </w:t>
      </w:r>
      <w:r w:rsidRPr="004D294E">
        <w:t>36, no. 1 (2017): 44.</w:t>
      </w:r>
    </w:p>
    <w:p w14:paraId="7C102F8F" w14:textId="77777777" w:rsidR="000268F4" w:rsidRPr="004D294E" w:rsidRDefault="000268F4" w:rsidP="000268F4">
      <w:pPr>
        <w:pStyle w:val="Style1"/>
      </w:pPr>
    </w:p>
  </w:footnote>
  <w:footnote w:id="101">
    <w:p w14:paraId="36D9FBE5" w14:textId="335F8823" w:rsidR="00364381" w:rsidRDefault="00364381" w:rsidP="000268F4">
      <w:pPr>
        <w:pStyle w:val="Style1"/>
      </w:pPr>
      <w:r w:rsidRPr="004D294E">
        <w:rPr>
          <w:rStyle w:val="FootnoteReference"/>
        </w:rPr>
        <w:footnoteRef/>
      </w:r>
      <w:r w:rsidRPr="004D294E">
        <w:t xml:space="preserve"> Righter, “Is the Sports Public Ready?” 97.</w:t>
      </w:r>
    </w:p>
    <w:p w14:paraId="05B5268A" w14:textId="77777777" w:rsidR="000268F4" w:rsidRPr="004D294E" w:rsidRDefault="000268F4" w:rsidP="000268F4">
      <w:pPr>
        <w:pStyle w:val="Style1"/>
      </w:pPr>
    </w:p>
  </w:footnote>
  <w:footnote w:id="102">
    <w:p w14:paraId="3FE81800" w14:textId="2DC93A64" w:rsidR="00364381" w:rsidRDefault="00364381" w:rsidP="000268F4">
      <w:pPr>
        <w:pStyle w:val="Style1"/>
      </w:pPr>
      <w:r w:rsidRPr="004D294E">
        <w:rPr>
          <w:rStyle w:val="FootnoteReference"/>
        </w:rPr>
        <w:footnoteRef/>
      </w:r>
      <w:r w:rsidRPr="004D294E">
        <w:t xml:space="preserve"> Cumberledge, “The Benefits of College Marching Bands,” 40. </w:t>
      </w:r>
    </w:p>
    <w:p w14:paraId="7C4B49C6" w14:textId="77777777" w:rsidR="000268F4" w:rsidRPr="004D294E" w:rsidRDefault="000268F4" w:rsidP="000268F4">
      <w:pPr>
        <w:pStyle w:val="Style1"/>
      </w:pPr>
    </w:p>
  </w:footnote>
  <w:footnote w:id="103">
    <w:p w14:paraId="46FACB87" w14:textId="78576C0D" w:rsidR="00364381" w:rsidRDefault="00364381" w:rsidP="000268F4">
      <w:pPr>
        <w:pStyle w:val="Style1"/>
      </w:pPr>
      <w:r w:rsidRPr="004D294E">
        <w:rPr>
          <w:rStyle w:val="FootnoteReference"/>
        </w:rPr>
        <w:footnoteRef/>
      </w:r>
      <w:r w:rsidRPr="004D294E">
        <w:t xml:space="preserve"> Ibid</w:t>
      </w:r>
      <w:r w:rsidR="00E11A6A" w:rsidRPr="004D294E">
        <w:t>.</w:t>
      </w:r>
    </w:p>
    <w:p w14:paraId="367D5EBF" w14:textId="77777777" w:rsidR="009E2A5F" w:rsidRPr="00E11A6A" w:rsidRDefault="009E2A5F" w:rsidP="000268F4">
      <w:pPr>
        <w:pStyle w:val="Style1"/>
      </w:pPr>
    </w:p>
  </w:footnote>
  <w:footnote w:id="104">
    <w:p w14:paraId="634899E8" w14:textId="57EC3891" w:rsidR="00364381" w:rsidRDefault="00364381" w:rsidP="00FD2394">
      <w:pPr>
        <w:pStyle w:val="Style1"/>
      </w:pPr>
      <w:r w:rsidRPr="00FD2394">
        <w:rPr>
          <w:rStyle w:val="FootnoteReference"/>
        </w:rPr>
        <w:footnoteRef/>
      </w:r>
      <w:r w:rsidRPr="00FD2394">
        <w:t xml:space="preserve"> J.E. Opsahl, “Marching Band Fundamentals. Conductors Anthology: A Compendium of</w:t>
      </w:r>
      <w:r w:rsidR="001B134A" w:rsidRPr="00FD2394">
        <w:t xml:space="preserve"> </w:t>
      </w:r>
      <w:r w:rsidRPr="00FD2394">
        <w:t xml:space="preserve">Articles from the </w:t>
      </w:r>
      <w:r w:rsidRPr="00FD2394">
        <w:rPr>
          <w:i/>
          <w:iCs/>
        </w:rPr>
        <w:t>Instrumentalist</w:t>
      </w:r>
      <w:r w:rsidRPr="00FD2394">
        <w:t xml:space="preserve"> from 1946 to 1992 on the Administrative Side of Being a</w:t>
      </w:r>
      <w:r w:rsidR="001B134A" w:rsidRPr="00FD2394">
        <w:t xml:space="preserve"> </w:t>
      </w:r>
      <w:r w:rsidRPr="00FD2394">
        <w:t>School Music Director” 1, Northfield, IL: The Instrumentalist Publishing</w:t>
      </w:r>
      <w:r w:rsidR="001B134A" w:rsidRPr="00FD2394">
        <w:t xml:space="preserve"> </w:t>
      </w:r>
      <w:r w:rsidRPr="00FD2394">
        <w:t xml:space="preserve">Company, (1993): 99-101. </w:t>
      </w:r>
    </w:p>
    <w:p w14:paraId="22B43B9E" w14:textId="77777777" w:rsidR="00FD2394" w:rsidRPr="00FD2394" w:rsidRDefault="00FD2394" w:rsidP="00FD2394">
      <w:pPr>
        <w:pStyle w:val="Style1"/>
      </w:pPr>
    </w:p>
  </w:footnote>
  <w:footnote w:id="105">
    <w:p w14:paraId="5FD1FD20" w14:textId="7353EBE7" w:rsidR="00364381" w:rsidRDefault="00364381" w:rsidP="00FD2394">
      <w:pPr>
        <w:pStyle w:val="Style1"/>
      </w:pPr>
      <w:r w:rsidRPr="00FD2394">
        <w:rPr>
          <w:rStyle w:val="FootnoteReference"/>
        </w:rPr>
        <w:footnoteRef/>
      </w:r>
      <w:r w:rsidRPr="00FD2394">
        <w:t xml:space="preserve"> Righter, “Is the Sports Public Ready?” 98.</w:t>
      </w:r>
    </w:p>
    <w:p w14:paraId="31FB92F2" w14:textId="77777777" w:rsidR="00FD2394" w:rsidRPr="00FD2394" w:rsidRDefault="00FD2394" w:rsidP="00FD2394">
      <w:pPr>
        <w:pStyle w:val="Style1"/>
      </w:pPr>
    </w:p>
  </w:footnote>
  <w:footnote w:id="106">
    <w:p w14:paraId="15E4DA73" w14:textId="2E2E6342" w:rsidR="00364381" w:rsidRDefault="00364381" w:rsidP="00FD2394">
      <w:pPr>
        <w:pStyle w:val="Style1"/>
      </w:pPr>
      <w:r w:rsidRPr="00FD2394">
        <w:rPr>
          <w:rStyle w:val="FootnoteReference"/>
        </w:rPr>
        <w:footnoteRef/>
      </w:r>
      <w:r w:rsidRPr="00FD2394">
        <w:t xml:space="preserve"> Ibid.</w:t>
      </w:r>
    </w:p>
    <w:p w14:paraId="2A408F96" w14:textId="77777777" w:rsidR="00FD2394" w:rsidRPr="00FD2394" w:rsidRDefault="00FD2394" w:rsidP="00FD2394">
      <w:pPr>
        <w:pStyle w:val="Style1"/>
      </w:pPr>
    </w:p>
  </w:footnote>
  <w:footnote w:id="107">
    <w:p w14:paraId="31C3EFC7" w14:textId="3143533A" w:rsidR="00364381" w:rsidRDefault="00364381" w:rsidP="00FD2394">
      <w:pPr>
        <w:pStyle w:val="Style1"/>
      </w:pPr>
      <w:r w:rsidRPr="00FD2394">
        <w:rPr>
          <w:rStyle w:val="FootnoteReference"/>
        </w:rPr>
        <w:footnoteRef/>
      </w:r>
      <w:r w:rsidRPr="00FD2394">
        <w:t xml:space="preserve"> Mason, et.al, “Point of View,” 39-40. </w:t>
      </w:r>
    </w:p>
    <w:p w14:paraId="3826CD8A" w14:textId="77777777" w:rsidR="00FD2394" w:rsidRPr="00FD2394" w:rsidRDefault="00FD2394" w:rsidP="00FD2394">
      <w:pPr>
        <w:pStyle w:val="Style1"/>
      </w:pPr>
    </w:p>
  </w:footnote>
  <w:footnote w:id="108">
    <w:p w14:paraId="44D27ADC" w14:textId="77777777" w:rsidR="00364381" w:rsidRDefault="00364381" w:rsidP="00FD2394">
      <w:pPr>
        <w:pStyle w:val="Style1"/>
      </w:pPr>
      <w:r w:rsidRPr="00FD2394">
        <w:rPr>
          <w:rStyle w:val="FootnoteReference"/>
        </w:rPr>
        <w:footnoteRef/>
      </w:r>
      <w:r w:rsidRPr="00FD2394">
        <w:t xml:space="preserve"> Barbara Payne, "A Review of Research on Band Competition,” </w:t>
      </w:r>
      <w:r w:rsidRPr="00FD2394">
        <w:rPr>
          <w:i/>
          <w:iCs/>
        </w:rPr>
        <w:t>Journal of Band Research</w:t>
      </w:r>
      <w:r w:rsidRPr="00FD2394">
        <w:t xml:space="preserve"> 33, no. 1 (1997): 5.</w:t>
      </w:r>
    </w:p>
    <w:p w14:paraId="203716C0" w14:textId="77777777" w:rsidR="00FD2394" w:rsidRPr="00FD2394" w:rsidRDefault="00FD2394" w:rsidP="00FD2394">
      <w:pPr>
        <w:pStyle w:val="Style1"/>
      </w:pPr>
    </w:p>
  </w:footnote>
  <w:footnote w:id="109">
    <w:p w14:paraId="46A46BB5" w14:textId="1F93E3DB" w:rsidR="00364381" w:rsidRDefault="00364381" w:rsidP="00FD2394">
      <w:pPr>
        <w:pStyle w:val="Style1"/>
      </w:pPr>
      <w:r w:rsidRPr="00FD2394">
        <w:rPr>
          <w:rStyle w:val="FootnoteReference"/>
        </w:rPr>
        <w:footnoteRef/>
      </w:r>
      <w:r w:rsidRPr="00FD2394">
        <w:t xml:space="preserve"> Emil A. Holz, “The Schools Band Contest of America 1923.” </w:t>
      </w:r>
      <w:r w:rsidRPr="00FD2394">
        <w:rPr>
          <w:i/>
          <w:iCs/>
        </w:rPr>
        <w:t>Journal of Research in Music Education</w:t>
      </w:r>
      <w:r w:rsidRPr="00FD2394">
        <w:t xml:space="preserve"> 10, no. 1 (1962): 5.</w:t>
      </w:r>
    </w:p>
    <w:p w14:paraId="04AE5A50" w14:textId="77777777" w:rsidR="00FD2394" w:rsidRPr="00FD2394" w:rsidRDefault="00FD2394" w:rsidP="00FD2394">
      <w:pPr>
        <w:pStyle w:val="Style1"/>
      </w:pPr>
    </w:p>
  </w:footnote>
  <w:footnote w:id="110">
    <w:p w14:paraId="15EFB9D1" w14:textId="60624A8F" w:rsidR="00364381" w:rsidRDefault="00364381" w:rsidP="00FD2394">
      <w:pPr>
        <w:pStyle w:val="Style1"/>
      </w:pPr>
      <w:r w:rsidRPr="00FD2394">
        <w:rPr>
          <w:rStyle w:val="FootnoteReference"/>
        </w:rPr>
        <w:footnoteRef/>
      </w:r>
      <w:r w:rsidRPr="00FD2394">
        <w:t xml:space="preserve"> </w:t>
      </w:r>
      <w:bookmarkStart w:id="76" w:name="_Hlk195459100"/>
      <w:r w:rsidRPr="00FD2394">
        <w:t>Charles Paul Temple, "A Study of the Effectiveness of Competition Festivals in the Music</w:t>
      </w:r>
      <w:r w:rsidR="00376A8D" w:rsidRPr="00FD2394">
        <w:t xml:space="preserve"> </w:t>
      </w:r>
      <w:r w:rsidRPr="00FD2394">
        <w:t>Education Process" (Ph.D. diss., Ohio State University, 1973), p. 40.</w:t>
      </w:r>
    </w:p>
    <w:p w14:paraId="0A82A815" w14:textId="77777777" w:rsidR="009E2A5F" w:rsidRPr="00FD2394" w:rsidRDefault="009E2A5F" w:rsidP="00FD2394">
      <w:pPr>
        <w:pStyle w:val="Style1"/>
      </w:pPr>
    </w:p>
    <w:bookmarkEnd w:id="76"/>
  </w:footnote>
  <w:footnote w:id="111">
    <w:p w14:paraId="40F29894" w14:textId="455255B7" w:rsidR="00364381" w:rsidRDefault="00364381" w:rsidP="009E2A5F">
      <w:pPr>
        <w:pStyle w:val="Style1"/>
      </w:pPr>
      <w:r w:rsidRPr="009E2A5F">
        <w:rPr>
          <w:rStyle w:val="FootnoteReference"/>
        </w:rPr>
        <w:footnoteRef/>
      </w:r>
      <w:r w:rsidRPr="009E2A5F">
        <w:t xml:space="preserve"> Cumberledge, J.P., “The Benefits of College Marching Bands,” 45.</w:t>
      </w:r>
    </w:p>
    <w:p w14:paraId="5D6456E5" w14:textId="77777777" w:rsidR="009E2A5F" w:rsidRPr="009E2A5F" w:rsidRDefault="009E2A5F" w:rsidP="009E2A5F">
      <w:pPr>
        <w:pStyle w:val="Style1"/>
      </w:pPr>
    </w:p>
  </w:footnote>
  <w:footnote w:id="112">
    <w:p w14:paraId="2A68112E" w14:textId="2735BDAF" w:rsidR="00364381" w:rsidRDefault="00364381" w:rsidP="003940BA">
      <w:pPr>
        <w:ind w:firstLine="720"/>
        <w:rPr>
          <w:rFonts w:ascii="Times New Roman" w:hAnsi="Times New Roman" w:cs="Times New Roman"/>
          <w:sz w:val="20"/>
          <w:szCs w:val="20"/>
        </w:rPr>
      </w:pPr>
      <w:r w:rsidRPr="003940BA">
        <w:rPr>
          <w:rStyle w:val="FootnoteReference"/>
          <w:rFonts w:cs="Times New Roman"/>
          <w:szCs w:val="20"/>
        </w:rPr>
        <w:footnoteRef/>
      </w:r>
      <w:r w:rsidRPr="003940BA">
        <w:rPr>
          <w:rFonts w:ascii="Times New Roman" w:hAnsi="Times New Roman" w:cs="Times New Roman"/>
          <w:sz w:val="20"/>
          <w:szCs w:val="20"/>
        </w:rPr>
        <w:t xml:space="preserve"> Ibid.</w:t>
      </w:r>
    </w:p>
    <w:p w14:paraId="5D3C4B48" w14:textId="77777777" w:rsidR="003940BA" w:rsidRPr="003940BA" w:rsidRDefault="003940BA" w:rsidP="003940BA">
      <w:pPr>
        <w:ind w:firstLine="720"/>
        <w:rPr>
          <w:rFonts w:ascii="Times New Roman" w:hAnsi="Times New Roman" w:cs="Times New Roman"/>
          <w:sz w:val="20"/>
          <w:szCs w:val="20"/>
        </w:rPr>
      </w:pPr>
    </w:p>
  </w:footnote>
  <w:footnote w:id="113">
    <w:p w14:paraId="2DB33E2F" w14:textId="7AA4EDE2" w:rsidR="00364381" w:rsidRDefault="00364381" w:rsidP="003940BA">
      <w:pPr>
        <w:ind w:firstLine="720"/>
        <w:rPr>
          <w:rFonts w:ascii="Times New Roman" w:hAnsi="Times New Roman" w:cs="Times New Roman"/>
          <w:sz w:val="20"/>
          <w:szCs w:val="20"/>
        </w:rPr>
      </w:pPr>
      <w:r w:rsidRPr="003940BA">
        <w:rPr>
          <w:rStyle w:val="FootnoteReference"/>
          <w:rFonts w:cs="Times New Roman"/>
          <w:szCs w:val="20"/>
        </w:rPr>
        <w:footnoteRef/>
      </w:r>
      <w:r w:rsidRPr="003940BA">
        <w:rPr>
          <w:rFonts w:ascii="Times New Roman" w:hAnsi="Times New Roman" w:cs="Times New Roman"/>
          <w:sz w:val="20"/>
          <w:szCs w:val="20"/>
        </w:rPr>
        <w:t xml:space="preserve"> Ibid.</w:t>
      </w:r>
    </w:p>
    <w:p w14:paraId="22B6B68B" w14:textId="77777777" w:rsidR="003940BA" w:rsidRPr="003940BA" w:rsidRDefault="003940BA" w:rsidP="003940BA">
      <w:pPr>
        <w:ind w:firstLine="720"/>
        <w:rPr>
          <w:rFonts w:ascii="Times New Roman" w:hAnsi="Times New Roman" w:cs="Times New Roman"/>
          <w:sz w:val="20"/>
          <w:szCs w:val="20"/>
        </w:rPr>
      </w:pPr>
    </w:p>
  </w:footnote>
  <w:footnote w:id="114">
    <w:p w14:paraId="592319F6" w14:textId="1A3A58EC" w:rsidR="00364381" w:rsidRDefault="00364381" w:rsidP="003940BA">
      <w:pPr>
        <w:ind w:firstLine="720"/>
        <w:rPr>
          <w:rFonts w:ascii="Times New Roman" w:hAnsi="Times New Roman" w:cs="Times New Roman"/>
          <w:sz w:val="20"/>
          <w:szCs w:val="20"/>
        </w:rPr>
      </w:pPr>
      <w:r w:rsidRPr="003940BA">
        <w:rPr>
          <w:rStyle w:val="FootnoteReference"/>
          <w:rFonts w:cs="Times New Roman"/>
          <w:szCs w:val="20"/>
        </w:rPr>
        <w:footnoteRef/>
      </w:r>
      <w:r w:rsidRPr="003940BA">
        <w:rPr>
          <w:rFonts w:ascii="Times New Roman" w:hAnsi="Times New Roman" w:cs="Times New Roman"/>
          <w:sz w:val="20"/>
          <w:szCs w:val="20"/>
        </w:rPr>
        <w:t xml:space="preserve"> Holz, “The Schools Band Contest,” 5.</w:t>
      </w:r>
    </w:p>
    <w:p w14:paraId="617944E7" w14:textId="77777777" w:rsidR="003940BA" w:rsidRPr="003940BA" w:rsidRDefault="003940BA" w:rsidP="003940BA">
      <w:pPr>
        <w:ind w:firstLine="720"/>
        <w:rPr>
          <w:rFonts w:ascii="Times New Roman" w:hAnsi="Times New Roman" w:cs="Times New Roman"/>
          <w:sz w:val="20"/>
          <w:szCs w:val="20"/>
        </w:rPr>
      </w:pPr>
    </w:p>
  </w:footnote>
  <w:footnote w:id="115">
    <w:p w14:paraId="6BBC0EA1" w14:textId="7A11C84B" w:rsidR="00364381" w:rsidRDefault="00364381" w:rsidP="003940BA">
      <w:pPr>
        <w:ind w:firstLine="720"/>
        <w:rPr>
          <w:rFonts w:ascii="Times New Roman" w:hAnsi="Times New Roman" w:cs="Times New Roman"/>
          <w:sz w:val="20"/>
          <w:szCs w:val="20"/>
        </w:rPr>
      </w:pPr>
      <w:r w:rsidRPr="003940BA">
        <w:rPr>
          <w:rStyle w:val="FootnoteReference"/>
          <w:rFonts w:cs="Times New Roman"/>
          <w:szCs w:val="20"/>
        </w:rPr>
        <w:footnoteRef/>
      </w:r>
      <w:r w:rsidRPr="003940BA">
        <w:rPr>
          <w:rFonts w:ascii="Times New Roman" w:hAnsi="Times New Roman" w:cs="Times New Roman"/>
          <w:sz w:val="20"/>
          <w:szCs w:val="20"/>
        </w:rPr>
        <w:t xml:space="preserve"> Kenneth J. Moore, "Anatomy of a Festival: Contest Competition or Assessment?” </w:t>
      </w:r>
      <w:r w:rsidRPr="003940BA">
        <w:rPr>
          <w:rFonts w:ascii="Times New Roman" w:hAnsi="Times New Roman" w:cs="Times New Roman"/>
          <w:i/>
          <w:iCs/>
          <w:sz w:val="20"/>
          <w:szCs w:val="20"/>
        </w:rPr>
        <w:t>Journal of Band Research 55</w:t>
      </w:r>
      <w:r w:rsidRPr="003940BA">
        <w:rPr>
          <w:rFonts w:ascii="Times New Roman" w:hAnsi="Times New Roman" w:cs="Times New Roman"/>
          <w:sz w:val="20"/>
          <w:szCs w:val="20"/>
        </w:rPr>
        <w:t xml:space="preserve">, no. 2 (2020): 57. </w:t>
      </w:r>
    </w:p>
    <w:p w14:paraId="537977C4" w14:textId="77777777" w:rsidR="003940BA" w:rsidRPr="003940BA" w:rsidRDefault="003940BA" w:rsidP="003940BA">
      <w:pPr>
        <w:ind w:firstLine="720"/>
        <w:rPr>
          <w:rFonts w:ascii="Times New Roman" w:hAnsi="Times New Roman" w:cs="Times New Roman"/>
          <w:sz w:val="20"/>
          <w:szCs w:val="20"/>
        </w:rPr>
      </w:pPr>
    </w:p>
  </w:footnote>
  <w:footnote w:id="116">
    <w:p w14:paraId="563C1A42" w14:textId="5B479D75" w:rsidR="00364381" w:rsidRDefault="00364381" w:rsidP="003940BA">
      <w:pPr>
        <w:ind w:firstLine="720"/>
        <w:rPr>
          <w:rFonts w:ascii="Times New Roman" w:hAnsi="Times New Roman" w:cs="Times New Roman"/>
          <w:sz w:val="20"/>
          <w:szCs w:val="20"/>
        </w:rPr>
      </w:pPr>
      <w:r w:rsidRPr="003940BA">
        <w:rPr>
          <w:rStyle w:val="FootnoteReference"/>
          <w:rFonts w:cs="Times New Roman"/>
          <w:szCs w:val="20"/>
        </w:rPr>
        <w:footnoteRef/>
      </w:r>
      <w:r w:rsidRPr="003940BA">
        <w:rPr>
          <w:rFonts w:ascii="Times New Roman" w:hAnsi="Times New Roman" w:cs="Times New Roman"/>
          <w:sz w:val="20"/>
          <w:szCs w:val="20"/>
        </w:rPr>
        <w:t xml:space="preserve"> Abrama, “The Phantasmagoria,” 153.</w:t>
      </w:r>
    </w:p>
    <w:p w14:paraId="4128383C" w14:textId="77777777" w:rsidR="003940BA" w:rsidRPr="003940BA" w:rsidRDefault="003940BA" w:rsidP="003940BA">
      <w:pPr>
        <w:ind w:firstLine="720"/>
        <w:rPr>
          <w:rFonts w:ascii="Times New Roman" w:hAnsi="Times New Roman" w:cs="Times New Roman"/>
          <w:sz w:val="20"/>
          <w:szCs w:val="20"/>
        </w:rPr>
      </w:pPr>
    </w:p>
  </w:footnote>
  <w:footnote w:id="117">
    <w:p w14:paraId="4E4C462C" w14:textId="03D8DEE0" w:rsidR="00364381" w:rsidRDefault="00364381" w:rsidP="003940BA">
      <w:pPr>
        <w:ind w:firstLine="720"/>
        <w:rPr>
          <w:rFonts w:ascii="Times New Roman" w:hAnsi="Times New Roman" w:cs="Times New Roman"/>
          <w:sz w:val="20"/>
          <w:szCs w:val="20"/>
        </w:rPr>
      </w:pPr>
      <w:r w:rsidRPr="003940BA">
        <w:rPr>
          <w:rStyle w:val="FootnoteReference"/>
          <w:rFonts w:cs="Times New Roman"/>
          <w:szCs w:val="20"/>
        </w:rPr>
        <w:footnoteRef/>
      </w:r>
      <w:r w:rsidRPr="003940BA">
        <w:rPr>
          <w:rFonts w:ascii="Times New Roman" w:hAnsi="Times New Roman" w:cs="Times New Roman"/>
          <w:sz w:val="20"/>
          <w:szCs w:val="20"/>
        </w:rPr>
        <w:t xml:space="preserve"> Moore, "Anatomy of a Festival,” 72.</w:t>
      </w:r>
    </w:p>
    <w:p w14:paraId="4F5AEF5F" w14:textId="77777777" w:rsidR="003940BA" w:rsidRPr="003940BA" w:rsidRDefault="003940BA" w:rsidP="003940BA">
      <w:pPr>
        <w:ind w:firstLine="720"/>
        <w:rPr>
          <w:rFonts w:ascii="Times New Roman" w:hAnsi="Times New Roman" w:cs="Times New Roman"/>
          <w:sz w:val="20"/>
          <w:szCs w:val="20"/>
        </w:rPr>
      </w:pPr>
    </w:p>
  </w:footnote>
  <w:footnote w:id="118">
    <w:p w14:paraId="59903C6F" w14:textId="2AC6E2EC" w:rsidR="00364381" w:rsidRDefault="00364381" w:rsidP="003940BA">
      <w:pPr>
        <w:ind w:firstLine="720"/>
        <w:rPr>
          <w:rFonts w:ascii="Times New Roman" w:hAnsi="Times New Roman" w:cs="Times New Roman"/>
          <w:sz w:val="20"/>
          <w:szCs w:val="20"/>
        </w:rPr>
      </w:pPr>
      <w:r w:rsidRPr="003940BA">
        <w:rPr>
          <w:rStyle w:val="FootnoteReference"/>
          <w:rFonts w:cs="Times New Roman"/>
          <w:szCs w:val="20"/>
        </w:rPr>
        <w:footnoteRef/>
      </w:r>
      <w:r w:rsidRPr="003940BA">
        <w:rPr>
          <w:rFonts w:ascii="Times New Roman" w:hAnsi="Times New Roman" w:cs="Times New Roman"/>
          <w:sz w:val="20"/>
          <w:szCs w:val="20"/>
        </w:rPr>
        <w:t xml:space="preserve"> Ibid.</w:t>
      </w:r>
    </w:p>
    <w:p w14:paraId="3DD1138E" w14:textId="77777777" w:rsidR="003940BA" w:rsidRPr="003940BA" w:rsidRDefault="003940BA" w:rsidP="003940BA">
      <w:pPr>
        <w:ind w:firstLine="720"/>
        <w:rPr>
          <w:rFonts w:ascii="Times New Roman" w:hAnsi="Times New Roman" w:cs="Times New Roman"/>
          <w:sz w:val="20"/>
          <w:szCs w:val="20"/>
        </w:rPr>
      </w:pPr>
    </w:p>
  </w:footnote>
  <w:footnote w:id="119">
    <w:p w14:paraId="6796E69C" w14:textId="0E2F8DB3" w:rsidR="00364381" w:rsidRDefault="00364381" w:rsidP="003940BA">
      <w:pPr>
        <w:ind w:firstLine="720"/>
        <w:rPr>
          <w:rFonts w:ascii="Times New Roman" w:hAnsi="Times New Roman" w:cs="Times New Roman"/>
          <w:sz w:val="20"/>
          <w:szCs w:val="20"/>
        </w:rPr>
      </w:pPr>
      <w:r w:rsidRPr="003940BA">
        <w:rPr>
          <w:rStyle w:val="FootnoteReference"/>
          <w:rFonts w:cs="Times New Roman"/>
          <w:szCs w:val="20"/>
        </w:rPr>
        <w:footnoteRef/>
      </w:r>
      <w:r w:rsidRPr="003940BA">
        <w:rPr>
          <w:rFonts w:ascii="Times New Roman" w:hAnsi="Times New Roman" w:cs="Times New Roman"/>
          <w:sz w:val="20"/>
          <w:szCs w:val="20"/>
        </w:rPr>
        <w:t xml:space="preserve"> Payne, "A Review of Research on Band Competition,” 1.</w:t>
      </w:r>
    </w:p>
    <w:p w14:paraId="16142C3E" w14:textId="77777777" w:rsidR="003940BA" w:rsidRPr="003940BA" w:rsidRDefault="003940BA" w:rsidP="003940BA">
      <w:pPr>
        <w:ind w:firstLine="720"/>
        <w:rPr>
          <w:rFonts w:ascii="Times New Roman" w:hAnsi="Times New Roman" w:cs="Times New Roman"/>
          <w:sz w:val="20"/>
          <w:szCs w:val="20"/>
        </w:rPr>
      </w:pPr>
    </w:p>
  </w:footnote>
  <w:footnote w:id="120">
    <w:p w14:paraId="316461C9" w14:textId="35C4ACE2" w:rsidR="00364381" w:rsidRDefault="00364381" w:rsidP="003940BA">
      <w:pPr>
        <w:ind w:firstLine="720"/>
        <w:rPr>
          <w:rFonts w:ascii="Times New Roman" w:hAnsi="Times New Roman" w:cs="Times New Roman"/>
          <w:sz w:val="20"/>
          <w:szCs w:val="20"/>
        </w:rPr>
      </w:pPr>
      <w:r w:rsidRPr="003940BA">
        <w:rPr>
          <w:rStyle w:val="FootnoteReference"/>
          <w:rFonts w:cs="Times New Roman"/>
          <w:szCs w:val="20"/>
        </w:rPr>
        <w:footnoteRef/>
      </w:r>
      <w:r w:rsidRPr="003940BA">
        <w:rPr>
          <w:rFonts w:ascii="Times New Roman" w:hAnsi="Times New Roman" w:cs="Times New Roman"/>
          <w:sz w:val="20"/>
          <w:szCs w:val="20"/>
        </w:rPr>
        <w:t xml:space="preserve"> </w:t>
      </w:r>
      <w:r w:rsidR="000268F4" w:rsidRPr="000268F4">
        <w:rPr>
          <w:rFonts w:ascii="Times New Roman" w:hAnsi="Times New Roman" w:cs="Times New Roman"/>
          <w:sz w:val="20"/>
          <w:szCs w:val="20"/>
        </w:rPr>
        <w:t>Payne, "A Review of Research on Band Competition,” 1.</w:t>
      </w:r>
    </w:p>
    <w:p w14:paraId="160B0F00" w14:textId="77777777" w:rsidR="004D294E" w:rsidRPr="00E9274F" w:rsidRDefault="004D294E" w:rsidP="003940BA">
      <w:pPr>
        <w:ind w:firstLine="720"/>
      </w:pPr>
    </w:p>
  </w:footnote>
  <w:footnote w:id="121">
    <w:p w14:paraId="1C07361B" w14:textId="5573E742" w:rsidR="00364381" w:rsidRDefault="00364381" w:rsidP="003940BA">
      <w:pPr>
        <w:ind w:firstLine="720"/>
        <w:rPr>
          <w:rFonts w:ascii="Times New Roman" w:hAnsi="Times New Roman" w:cs="Times New Roman"/>
          <w:sz w:val="20"/>
          <w:szCs w:val="20"/>
        </w:rPr>
      </w:pPr>
      <w:r w:rsidRPr="003940BA">
        <w:rPr>
          <w:rStyle w:val="FootnoteReference"/>
          <w:rFonts w:cs="Times New Roman"/>
          <w:szCs w:val="20"/>
        </w:rPr>
        <w:footnoteRef/>
      </w:r>
      <w:r w:rsidRPr="003940BA">
        <w:rPr>
          <w:rFonts w:ascii="Times New Roman" w:hAnsi="Times New Roman" w:cs="Times New Roman"/>
          <w:sz w:val="20"/>
          <w:szCs w:val="20"/>
        </w:rPr>
        <w:t xml:space="preserve"> Neil, "The Development of the Competition-Festival in Music Education.”</w:t>
      </w:r>
    </w:p>
    <w:p w14:paraId="4B53D3C8" w14:textId="77777777" w:rsidR="003940BA" w:rsidRPr="003940BA" w:rsidRDefault="003940BA" w:rsidP="003940BA">
      <w:pPr>
        <w:ind w:firstLine="720"/>
        <w:rPr>
          <w:rFonts w:ascii="Times New Roman" w:hAnsi="Times New Roman" w:cs="Times New Roman"/>
          <w:sz w:val="20"/>
          <w:szCs w:val="20"/>
        </w:rPr>
      </w:pPr>
    </w:p>
  </w:footnote>
  <w:footnote w:id="122">
    <w:p w14:paraId="0E3926BA" w14:textId="42AE8550" w:rsidR="00364381" w:rsidRDefault="00364381" w:rsidP="003940BA">
      <w:pPr>
        <w:ind w:firstLine="720"/>
        <w:rPr>
          <w:rFonts w:ascii="Times New Roman" w:hAnsi="Times New Roman" w:cs="Times New Roman"/>
          <w:sz w:val="20"/>
          <w:szCs w:val="20"/>
        </w:rPr>
      </w:pPr>
      <w:r w:rsidRPr="003940BA">
        <w:rPr>
          <w:rStyle w:val="FootnoteReference"/>
          <w:rFonts w:cs="Times New Roman"/>
          <w:szCs w:val="20"/>
        </w:rPr>
        <w:footnoteRef/>
      </w:r>
      <w:r w:rsidRPr="003940BA">
        <w:rPr>
          <w:rFonts w:ascii="Times New Roman" w:hAnsi="Times New Roman" w:cs="Times New Roman"/>
          <w:sz w:val="20"/>
          <w:szCs w:val="20"/>
        </w:rPr>
        <w:t xml:space="preserve"> Ibid.</w:t>
      </w:r>
    </w:p>
    <w:p w14:paraId="2E6AC885" w14:textId="77777777" w:rsidR="003940BA" w:rsidRPr="003940BA" w:rsidRDefault="003940BA" w:rsidP="003940BA">
      <w:pPr>
        <w:ind w:firstLine="720"/>
        <w:rPr>
          <w:rFonts w:ascii="Times New Roman" w:hAnsi="Times New Roman" w:cs="Times New Roman"/>
          <w:sz w:val="20"/>
          <w:szCs w:val="20"/>
        </w:rPr>
      </w:pPr>
    </w:p>
  </w:footnote>
  <w:footnote w:id="123">
    <w:p w14:paraId="32CA6F35" w14:textId="708DF5DE" w:rsidR="00364381" w:rsidRDefault="00364381" w:rsidP="003940BA">
      <w:pPr>
        <w:ind w:firstLine="720"/>
        <w:rPr>
          <w:rFonts w:ascii="Times New Roman" w:hAnsi="Times New Roman" w:cs="Times New Roman"/>
          <w:sz w:val="20"/>
          <w:szCs w:val="20"/>
        </w:rPr>
      </w:pPr>
      <w:r w:rsidRPr="003940BA">
        <w:rPr>
          <w:rStyle w:val="FootnoteReference"/>
          <w:rFonts w:cs="Times New Roman"/>
          <w:szCs w:val="20"/>
        </w:rPr>
        <w:footnoteRef/>
      </w:r>
      <w:r w:rsidRPr="003940BA">
        <w:rPr>
          <w:rFonts w:ascii="Times New Roman" w:hAnsi="Times New Roman" w:cs="Times New Roman"/>
          <w:sz w:val="20"/>
          <w:szCs w:val="20"/>
        </w:rPr>
        <w:t xml:space="preserve"> Emmett </w:t>
      </w:r>
      <w:bookmarkStart w:id="77" w:name="_Hlk195390191"/>
      <w:r w:rsidRPr="003940BA">
        <w:rPr>
          <w:rFonts w:ascii="Times New Roman" w:hAnsi="Times New Roman" w:cs="Times New Roman"/>
          <w:sz w:val="20"/>
          <w:szCs w:val="20"/>
        </w:rPr>
        <w:t>O’Leary, “A Phenomenological Study</w:t>
      </w:r>
      <w:bookmarkEnd w:id="77"/>
      <w:r w:rsidRPr="003940BA">
        <w:rPr>
          <w:rFonts w:ascii="Times New Roman" w:hAnsi="Times New Roman" w:cs="Times New Roman"/>
          <w:sz w:val="20"/>
          <w:szCs w:val="20"/>
        </w:rPr>
        <w:t xml:space="preserve"> of Competition in High School Bands,” </w:t>
      </w:r>
      <w:r w:rsidRPr="003940BA">
        <w:rPr>
          <w:rFonts w:ascii="Times New Roman" w:hAnsi="Times New Roman" w:cs="Times New Roman"/>
          <w:i/>
          <w:iCs/>
          <w:sz w:val="20"/>
          <w:szCs w:val="20"/>
        </w:rPr>
        <w:t>Bulletin of the Council for Research in Music Education</w:t>
      </w:r>
      <w:r w:rsidRPr="003940BA">
        <w:rPr>
          <w:rFonts w:ascii="Times New Roman" w:hAnsi="Times New Roman" w:cs="Times New Roman"/>
          <w:sz w:val="20"/>
          <w:szCs w:val="20"/>
        </w:rPr>
        <w:t>, no. 220 (2019): 43.</w:t>
      </w:r>
    </w:p>
    <w:p w14:paraId="513376D6" w14:textId="77777777" w:rsidR="003940BA" w:rsidRPr="003940BA" w:rsidRDefault="003940BA" w:rsidP="003940BA">
      <w:pPr>
        <w:ind w:firstLine="720"/>
        <w:rPr>
          <w:rFonts w:ascii="Times New Roman" w:hAnsi="Times New Roman" w:cs="Times New Roman"/>
          <w:sz w:val="20"/>
          <w:szCs w:val="20"/>
        </w:rPr>
      </w:pPr>
    </w:p>
  </w:footnote>
  <w:footnote w:id="124">
    <w:p w14:paraId="2C2EA134" w14:textId="4D992BF8" w:rsidR="00364381" w:rsidRDefault="00364381" w:rsidP="003940BA">
      <w:pPr>
        <w:ind w:firstLine="720"/>
        <w:rPr>
          <w:rFonts w:ascii="Times New Roman" w:hAnsi="Times New Roman" w:cs="Times New Roman"/>
          <w:sz w:val="20"/>
          <w:szCs w:val="20"/>
        </w:rPr>
      </w:pPr>
      <w:r w:rsidRPr="003940BA">
        <w:rPr>
          <w:rStyle w:val="FootnoteReference"/>
          <w:rFonts w:cs="Times New Roman"/>
          <w:szCs w:val="20"/>
        </w:rPr>
        <w:footnoteRef/>
      </w:r>
      <w:r w:rsidRPr="003940BA">
        <w:rPr>
          <w:rFonts w:ascii="Times New Roman" w:hAnsi="Times New Roman" w:cs="Times New Roman"/>
          <w:sz w:val="20"/>
          <w:szCs w:val="20"/>
        </w:rPr>
        <w:t xml:space="preserve">Justin Antos," An Investigation into How Contest Outcomes Affect Student Attitudes Toward Competitive Marching Band," </w:t>
      </w:r>
      <w:r w:rsidRPr="003940BA">
        <w:rPr>
          <w:rFonts w:ascii="Times New Roman" w:hAnsi="Times New Roman" w:cs="Times New Roman"/>
          <w:i/>
          <w:iCs/>
          <w:sz w:val="20"/>
          <w:szCs w:val="20"/>
        </w:rPr>
        <w:t>Journal of Band Research</w:t>
      </w:r>
      <w:r w:rsidRPr="003940BA">
        <w:rPr>
          <w:rFonts w:ascii="Times New Roman" w:hAnsi="Times New Roman" w:cs="Times New Roman"/>
          <w:sz w:val="20"/>
          <w:szCs w:val="20"/>
        </w:rPr>
        <w:t xml:space="preserve"> 55, no. 1 (2019): 18,48,75.</w:t>
      </w:r>
    </w:p>
    <w:p w14:paraId="6DA2D8E5" w14:textId="77777777" w:rsidR="003940BA" w:rsidRPr="003940BA" w:rsidRDefault="003940BA" w:rsidP="003940BA">
      <w:pPr>
        <w:ind w:firstLine="720"/>
        <w:rPr>
          <w:rFonts w:ascii="Times New Roman" w:hAnsi="Times New Roman" w:cs="Times New Roman"/>
          <w:sz w:val="20"/>
          <w:szCs w:val="20"/>
        </w:rPr>
      </w:pPr>
    </w:p>
  </w:footnote>
  <w:footnote w:id="125">
    <w:p w14:paraId="3E34D7B6" w14:textId="2EA6F92E" w:rsidR="00364381" w:rsidRPr="00E9274F" w:rsidRDefault="00364381" w:rsidP="003940BA">
      <w:pPr>
        <w:ind w:firstLine="720"/>
      </w:pPr>
      <w:r w:rsidRPr="003940BA">
        <w:rPr>
          <w:rStyle w:val="FootnoteReference"/>
          <w:rFonts w:cs="Times New Roman"/>
          <w:szCs w:val="20"/>
        </w:rPr>
        <w:footnoteRef/>
      </w:r>
      <w:r w:rsidRPr="003940BA">
        <w:rPr>
          <w:rFonts w:ascii="Times New Roman" w:hAnsi="Times New Roman" w:cs="Times New Roman"/>
          <w:sz w:val="20"/>
          <w:szCs w:val="20"/>
        </w:rPr>
        <w:t xml:space="preserve"> Peter Gouzouasis and Alan Henderson, “Secondary Student Perspectives on Musical and Educational Outcomes from Participation in Band Festivals,” </w:t>
      </w:r>
      <w:r w:rsidRPr="003940BA">
        <w:rPr>
          <w:rFonts w:ascii="Times New Roman" w:hAnsi="Times New Roman" w:cs="Times New Roman"/>
          <w:i/>
          <w:iCs/>
          <w:sz w:val="20"/>
          <w:szCs w:val="20"/>
        </w:rPr>
        <w:t>Music Education Research</w:t>
      </w:r>
      <w:r w:rsidRPr="003940BA">
        <w:rPr>
          <w:rFonts w:ascii="Times New Roman" w:hAnsi="Times New Roman" w:cs="Times New Roman"/>
          <w:sz w:val="20"/>
          <w:szCs w:val="20"/>
        </w:rPr>
        <w:t xml:space="preserve"> 14, no. 4 (2012): 479.</w:t>
      </w:r>
      <w:r w:rsidRPr="00E9274F">
        <w:t xml:space="preserve"> </w:t>
      </w:r>
    </w:p>
  </w:footnote>
  <w:footnote w:id="126">
    <w:p w14:paraId="0C442A53" w14:textId="77777777" w:rsidR="00364381" w:rsidRPr="004D294E" w:rsidRDefault="00364381" w:rsidP="006672A0">
      <w:pPr>
        <w:pStyle w:val="Style1"/>
      </w:pPr>
      <w:r w:rsidRPr="004D294E">
        <w:rPr>
          <w:rStyle w:val="FootnoteReference"/>
        </w:rPr>
        <w:footnoteRef/>
      </w:r>
      <w:r w:rsidRPr="004D294E">
        <w:t xml:space="preserve"> Tucker, Jordan, and Hathaway, “Two Music Educators,” 30.</w:t>
      </w:r>
    </w:p>
    <w:p w14:paraId="2E187763" w14:textId="77777777" w:rsidR="00364381" w:rsidRPr="004D294E" w:rsidRDefault="00364381" w:rsidP="006672A0">
      <w:pPr>
        <w:pStyle w:val="Style1"/>
      </w:pPr>
    </w:p>
  </w:footnote>
  <w:footnote w:id="127">
    <w:p w14:paraId="19533D60" w14:textId="3595E18D" w:rsidR="00364381" w:rsidRDefault="00364381" w:rsidP="006672A0">
      <w:pPr>
        <w:pStyle w:val="Style1"/>
      </w:pPr>
      <w:r w:rsidRPr="004D294E">
        <w:rPr>
          <w:rStyle w:val="FootnoteReference"/>
        </w:rPr>
        <w:footnoteRef/>
      </w:r>
      <w:r w:rsidRPr="004D294E">
        <w:t xml:space="preserve"> Antos," An Investigation,” 18.</w:t>
      </w:r>
    </w:p>
    <w:p w14:paraId="7D2CF1FD" w14:textId="77777777" w:rsidR="006672A0" w:rsidRPr="004D294E" w:rsidRDefault="006672A0" w:rsidP="006672A0">
      <w:pPr>
        <w:pStyle w:val="Style1"/>
      </w:pPr>
    </w:p>
  </w:footnote>
  <w:footnote w:id="128">
    <w:p w14:paraId="4C3B0BAA" w14:textId="74956A38" w:rsidR="00364381" w:rsidRDefault="00364381" w:rsidP="006672A0">
      <w:pPr>
        <w:pStyle w:val="Style1"/>
      </w:pPr>
      <w:r w:rsidRPr="004D294E">
        <w:rPr>
          <w:rStyle w:val="FootnoteReference"/>
        </w:rPr>
        <w:footnoteRef/>
      </w:r>
      <w:r w:rsidRPr="004D294E">
        <w:t xml:space="preserve"> Phillip M. Hash, “An Analysis of the Ratings and Interrater Reliability of High School Band</w:t>
      </w:r>
      <w:r w:rsidR="00A427B0" w:rsidRPr="004D294E">
        <w:t xml:space="preserve"> </w:t>
      </w:r>
      <w:r w:rsidRPr="004D294E">
        <w:t xml:space="preserve">Contests.” </w:t>
      </w:r>
      <w:r w:rsidRPr="004D294E">
        <w:rPr>
          <w:i/>
          <w:iCs/>
        </w:rPr>
        <w:t>Journal of Research in Music Education</w:t>
      </w:r>
      <w:r w:rsidRPr="004D294E">
        <w:t xml:space="preserve"> 60, no. 1</w:t>
      </w:r>
      <w:r w:rsidR="00A427B0" w:rsidRPr="004D294E">
        <w:t xml:space="preserve"> </w:t>
      </w:r>
      <w:r w:rsidRPr="004D294E">
        <w:t>(2012): 84.</w:t>
      </w:r>
    </w:p>
    <w:p w14:paraId="4EF2D72F" w14:textId="77777777" w:rsidR="006672A0" w:rsidRPr="004D294E" w:rsidRDefault="006672A0" w:rsidP="006672A0">
      <w:pPr>
        <w:pStyle w:val="Style1"/>
      </w:pPr>
    </w:p>
  </w:footnote>
  <w:footnote w:id="129">
    <w:p w14:paraId="4D91F820" w14:textId="5343CC13" w:rsidR="00364381" w:rsidRDefault="00364381" w:rsidP="006672A0">
      <w:pPr>
        <w:pStyle w:val="Style1"/>
      </w:pPr>
      <w:r w:rsidRPr="004D294E">
        <w:rPr>
          <w:rStyle w:val="FootnoteReference"/>
        </w:rPr>
        <w:footnoteRef/>
      </w:r>
      <w:r w:rsidRPr="004D294E">
        <w:t xml:space="preserve"> </w:t>
      </w:r>
      <w:r w:rsidR="006672A0">
        <w:t>Ibid.</w:t>
      </w:r>
    </w:p>
    <w:p w14:paraId="1331AAFC" w14:textId="77777777" w:rsidR="006672A0" w:rsidRPr="004D294E" w:rsidRDefault="006672A0" w:rsidP="006672A0">
      <w:pPr>
        <w:pStyle w:val="Style1"/>
      </w:pPr>
    </w:p>
  </w:footnote>
  <w:footnote w:id="130">
    <w:p w14:paraId="44B05945" w14:textId="2B2B4026" w:rsidR="00364381" w:rsidRDefault="00364381" w:rsidP="006672A0">
      <w:pPr>
        <w:pStyle w:val="Style1"/>
      </w:pPr>
      <w:r w:rsidRPr="004D294E">
        <w:rPr>
          <w:rStyle w:val="FootnoteReference"/>
        </w:rPr>
        <w:footnoteRef/>
      </w:r>
      <w:r w:rsidRPr="004D294E">
        <w:t xml:space="preserve"> Ibid.</w:t>
      </w:r>
    </w:p>
    <w:p w14:paraId="0ECF32DC" w14:textId="77777777" w:rsidR="006672A0" w:rsidRPr="004D294E" w:rsidRDefault="006672A0" w:rsidP="006672A0">
      <w:pPr>
        <w:pStyle w:val="Style1"/>
      </w:pPr>
    </w:p>
  </w:footnote>
  <w:footnote w:id="131">
    <w:p w14:paraId="6C009A47" w14:textId="062005FB" w:rsidR="00364381" w:rsidRDefault="00364381" w:rsidP="006672A0">
      <w:pPr>
        <w:pStyle w:val="Style1"/>
      </w:pPr>
      <w:r w:rsidRPr="004D294E">
        <w:rPr>
          <w:rStyle w:val="FootnoteReference"/>
        </w:rPr>
        <w:footnoteRef/>
      </w:r>
      <w:r w:rsidRPr="004D294E">
        <w:t xml:space="preserve"> Ibid.</w:t>
      </w:r>
    </w:p>
    <w:p w14:paraId="2AF7E158" w14:textId="77777777" w:rsidR="006672A0" w:rsidRPr="004D294E" w:rsidRDefault="006672A0" w:rsidP="006672A0">
      <w:pPr>
        <w:pStyle w:val="Style1"/>
      </w:pPr>
    </w:p>
  </w:footnote>
  <w:footnote w:id="132">
    <w:p w14:paraId="160CCD15" w14:textId="580D7470" w:rsidR="00364381" w:rsidRDefault="00364381" w:rsidP="006672A0">
      <w:pPr>
        <w:pStyle w:val="Style1"/>
      </w:pPr>
      <w:r w:rsidRPr="004D294E">
        <w:rPr>
          <w:rStyle w:val="FootnoteReference"/>
        </w:rPr>
        <w:footnoteRef/>
      </w:r>
      <w:r w:rsidRPr="004D294E">
        <w:t xml:space="preserve"> James Warrick, “Are We Willing to Lose, to Win?” </w:t>
      </w:r>
      <w:r w:rsidRPr="004D294E">
        <w:rPr>
          <w:i/>
          <w:iCs/>
        </w:rPr>
        <w:t>The Instrumentalist</w:t>
      </w:r>
      <w:r w:rsidRPr="004D294E">
        <w:t>,</w:t>
      </w:r>
      <w:r w:rsidR="00A427B0" w:rsidRPr="004D294E">
        <w:t xml:space="preserve"> </w:t>
      </w:r>
      <w:r w:rsidRPr="004D294E">
        <w:t>42</w:t>
      </w:r>
      <w:r w:rsidR="00A427B0" w:rsidRPr="004D294E">
        <w:t xml:space="preserve"> </w:t>
      </w:r>
      <w:r w:rsidRPr="004D294E">
        <w:t>(1988): 80.</w:t>
      </w:r>
    </w:p>
    <w:p w14:paraId="6E20FFF4" w14:textId="77777777" w:rsidR="006672A0" w:rsidRPr="005345D7" w:rsidRDefault="006672A0" w:rsidP="006672A0">
      <w:pPr>
        <w:pStyle w:val="Style1"/>
      </w:pPr>
    </w:p>
  </w:footnote>
  <w:footnote w:id="133">
    <w:p w14:paraId="7F663360" w14:textId="27FC5758" w:rsidR="00364381" w:rsidRDefault="00364381" w:rsidP="006672A0">
      <w:pPr>
        <w:pStyle w:val="Style1"/>
      </w:pPr>
      <w:r w:rsidRPr="004D294E">
        <w:rPr>
          <w:rStyle w:val="FootnoteReference"/>
        </w:rPr>
        <w:footnoteRef/>
      </w:r>
      <w:r w:rsidRPr="004D294E">
        <w:t xml:space="preserve"> Ibid.</w:t>
      </w:r>
    </w:p>
    <w:p w14:paraId="4861B051" w14:textId="77777777" w:rsidR="009E2A5F" w:rsidRPr="004D294E" w:rsidRDefault="009E2A5F" w:rsidP="006672A0">
      <w:pPr>
        <w:pStyle w:val="Style1"/>
      </w:pPr>
    </w:p>
  </w:footnote>
  <w:footnote w:id="134">
    <w:p w14:paraId="0BDC1B8D" w14:textId="44E1E01B" w:rsidR="00364381" w:rsidRDefault="00364381" w:rsidP="006672A0">
      <w:pPr>
        <w:pStyle w:val="Style1"/>
      </w:pPr>
      <w:r w:rsidRPr="004D294E">
        <w:rPr>
          <w:rStyle w:val="FootnoteReference"/>
        </w:rPr>
        <w:footnoteRef/>
      </w:r>
      <w:r w:rsidRPr="004D294E">
        <w:t xml:space="preserve"> Ibid.</w:t>
      </w:r>
    </w:p>
    <w:p w14:paraId="353B6226" w14:textId="77777777" w:rsidR="006672A0" w:rsidRPr="004D294E" w:rsidRDefault="006672A0" w:rsidP="006672A0">
      <w:pPr>
        <w:pStyle w:val="Style1"/>
      </w:pPr>
    </w:p>
  </w:footnote>
  <w:footnote w:id="135">
    <w:p w14:paraId="72282A7F" w14:textId="37B84DC0" w:rsidR="00364381" w:rsidRDefault="00364381" w:rsidP="006672A0">
      <w:pPr>
        <w:pStyle w:val="Style1"/>
      </w:pPr>
      <w:r w:rsidRPr="004D294E">
        <w:rPr>
          <w:rStyle w:val="FootnoteReference"/>
        </w:rPr>
        <w:footnoteRef/>
      </w:r>
      <w:r w:rsidRPr="004D294E">
        <w:t xml:space="preserve"> James R. Austin, “Competition: Is Music Education the Loser?” Music Educators Journal 76, no. 6 (1990): 24.</w:t>
      </w:r>
    </w:p>
    <w:p w14:paraId="71A6664F" w14:textId="77777777" w:rsidR="006672A0" w:rsidRPr="004D294E" w:rsidRDefault="006672A0" w:rsidP="006672A0">
      <w:pPr>
        <w:pStyle w:val="Style1"/>
      </w:pPr>
    </w:p>
  </w:footnote>
  <w:footnote w:id="136">
    <w:p w14:paraId="53BFF137" w14:textId="65A206E6" w:rsidR="00364381" w:rsidRDefault="00364381" w:rsidP="006672A0">
      <w:pPr>
        <w:pStyle w:val="Style1"/>
      </w:pPr>
      <w:r w:rsidRPr="004D294E">
        <w:rPr>
          <w:rStyle w:val="FootnoteReference"/>
        </w:rPr>
        <w:footnoteRef/>
      </w:r>
      <w:r w:rsidRPr="004D294E">
        <w:t xml:space="preserve"> Thomas A. Regelski, “Contest Symposium,” </w:t>
      </w:r>
      <w:r w:rsidRPr="004D294E">
        <w:rPr>
          <w:i/>
          <w:iCs/>
        </w:rPr>
        <w:t>Music Educators Journal</w:t>
      </w:r>
      <w:r w:rsidRPr="004D294E">
        <w:t xml:space="preserve"> 53, no. 1 (1966): 61.</w:t>
      </w:r>
    </w:p>
    <w:p w14:paraId="522F60C4" w14:textId="77777777" w:rsidR="006672A0" w:rsidRPr="004D294E" w:rsidRDefault="006672A0" w:rsidP="006672A0">
      <w:pPr>
        <w:pStyle w:val="Style1"/>
      </w:pPr>
    </w:p>
  </w:footnote>
  <w:footnote w:id="137">
    <w:p w14:paraId="57A78C0E" w14:textId="421B3A7D" w:rsidR="00364381" w:rsidRDefault="00364381" w:rsidP="006672A0">
      <w:pPr>
        <w:pStyle w:val="Style1"/>
      </w:pPr>
      <w:r w:rsidRPr="004D294E">
        <w:rPr>
          <w:rStyle w:val="FootnoteReference"/>
        </w:rPr>
        <w:footnoteRef/>
      </w:r>
      <w:r w:rsidRPr="004D294E">
        <w:t xml:space="preserve"> </w:t>
      </w:r>
      <w:bookmarkStart w:id="81" w:name="_Hlk195443822"/>
      <w:r w:rsidRPr="004D294E">
        <w:t xml:space="preserve">Vernon Burnsed and James Sochinski, “Research on Competitions: Surveys Reveal How Students, </w:t>
      </w:r>
      <w:r w:rsidRPr="004D294E">
        <w:rPr>
          <w:i/>
          <w:iCs/>
        </w:rPr>
        <w:t xml:space="preserve">Parents, Directors, and Administrators Feel about Competitions,” Music Educators Journal, </w:t>
      </w:r>
      <w:r w:rsidRPr="004D294E">
        <w:t>70, no. 2 (1983): 25–27.</w:t>
      </w:r>
      <w:bookmarkEnd w:id="81"/>
    </w:p>
    <w:p w14:paraId="17A8A1E6" w14:textId="77777777" w:rsidR="00436FCA" w:rsidRPr="004D294E" w:rsidRDefault="00436FCA" w:rsidP="006672A0">
      <w:pPr>
        <w:pStyle w:val="Style1"/>
      </w:pPr>
    </w:p>
  </w:footnote>
  <w:footnote w:id="138">
    <w:p w14:paraId="24755D9A" w14:textId="5A8C1BD4" w:rsidR="00364381" w:rsidRDefault="00364381" w:rsidP="006672A0">
      <w:pPr>
        <w:pStyle w:val="Style1"/>
      </w:pPr>
      <w:r w:rsidRPr="004D294E">
        <w:rPr>
          <w:rStyle w:val="FootnoteReference"/>
        </w:rPr>
        <w:footnoteRef/>
      </w:r>
      <w:r w:rsidRPr="004D294E">
        <w:t xml:space="preserve"> Peter Gouzouasis and Alan Henderson, “Secondary Student Perspectives on Musical and Educational Outcomes from Participation in Band Festivals,” Music Education Research 14, no. 4 (2012): 479.</w:t>
      </w:r>
    </w:p>
    <w:p w14:paraId="2BD63817" w14:textId="77777777" w:rsidR="00436FCA" w:rsidRPr="005345D7" w:rsidRDefault="00436FCA" w:rsidP="006672A0">
      <w:pPr>
        <w:pStyle w:val="Style1"/>
      </w:pPr>
    </w:p>
  </w:footnote>
  <w:footnote w:id="139">
    <w:p w14:paraId="7321469D" w14:textId="583AD7C7" w:rsidR="00364381" w:rsidRDefault="00364381" w:rsidP="00436FCA">
      <w:pPr>
        <w:pStyle w:val="Style1"/>
      </w:pPr>
      <w:r w:rsidRPr="005345D7">
        <w:rPr>
          <w:rStyle w:val="FootnoteReference"/>
        </w:rPr>
        <w:footnoteRef/>
      </w:r>
      <w:r w:rsidRPr="005345D7">
        <w:t xml:space="preserve"> Ibid., 484.</w:t>
      </w:r>
    </w:p>
    <w:p w14:paraId="04848408" w14:textId="77777777" w:rsidR="009E2A5F" w:rsidRPr="005345D7" w:rsidRDefault="009E2A5F" w:rsidP="00436FCA">
      <w:pPr>
        <w:pStyle w:val="Style1"/>
      </w:pPr>
    </w:p>
  </w:footnote>
  <w:footnote w:id="140">
    <w:p w14:paraId="1266E004" w14:textId="6038E12C" w:rsidR="00364381" w:rsidRDefault="00364381" w:rsidP="00436FCA">
      <w:pPr>
        <w:pStyle w:val="Style1"/>
      </w:pPr>
      <w:r w:rsidRPr="004D294E">
        <w:rPr>
          <w:rStyle w:val="FootnoteReference"/>
        </w:rPr>
        <w:footnoteRef/>
      </w:r>
      <w:r w:rsidRPr="004D294E">
        <w:t xml:space="preserve"> J. Pennington, “Keeping in Step with the Goals of the Marching Band,” </w:t>
      </w:r>
      <w:r w:rsidRPr="004D294E">
        <w:rPr>
          <w:i/>
          <w:iCs/>
        </w:rPr>
        <w:t>National Association of Secondary School Principals Bulletin</w:t>
      </w:r>
      <w:r w:rsidRPr="004D294E">
        <w:t>, (1982): 97.</w:t>
      </w:r>
    </w:p>
    <w:p w14:paraId="24A3D62A" w14:textId="77777777" w:rsidR="00436FCA" w:rsidRPr="004D294E" w:rsidRDefault="00436FCA" w:rsidP="00436FCA">
      <w:pPr>
        <w:pStyle w:val="Style1"/>
      </w:pPr>
    </w:p>
  </w:footnote>
  <w:footnote w:id="141">
    <w:p w14:paraId="71FC6F64" w14:textId="2C11ED8F" w:rsidR="00364381" w:rsidRDefault="00364381" w:rsidP="00436FCA">
      <w:pPr>
        <w:pStyle w:val="Style1"/>
      </w:pPr>
      <w:r w:rsidRPr="004D294E">
        <w:rPr>
          <w:rStyle w:val="FootnoteReference"/>
        </w:rPr>
        <w:footnoteRef/>
      </w:r>
      <w:r w:rsidRPr="004D294E">
        <w:t xml:space="preserve"> Ibid., 98. </w:t>
      </w:r>
    </w:p>
    <w:p w14:paraId="270262DC" w14:textId="77777777" w:rsidR="00436FCA" w:rsidRPr="004D294E" w:rsidRDefault="00436FCA" w:rsidP="00436FCA">
      <w:pPr>
        <w:pStyle w:val="Style1"/>
      </w:pPr>
    </w:p>
  </w:footnote>
  <w:footnote w:id="142">
    <w:p w14:paraId="4AB73C1F" w14:textId="16353101" w:rsidR="00364381" w:rsidRDefault="00364381" w:rsidP="00436FCA">
      <w:pPr>
        <w:pStyle w:val="Style1"/>
      </w:pPr>
      <w:r w:rsidRPr="004D294E">
        <w:rPr>
          <w:rStyle w:val="FootnoteReference"/>
        </w:rPr>
        <w:footnoteRef/>
      </w:r>
      <w:r w:rsidRPr="004D294E">
        <w:t xml:space="preserve"> Bryan Leroy Dawes, “A Survey of Alabama Band Directors Regarding Marching Band Competitions and Music Performance Achievement.” (</w:t>
      </w:r>
      <w:r w:rsidR="00362159" w:rsidRPr="004D294E">
        <w:t xml:space="preserve">PhD diss., Louisiana State University, </w:t>
      </w:r>
      <w:r w:rsidRPr="004D294E">
        <w:t>1989).</w:t>
      </w:r>
    </w:p>
    <w:p w14:paraId="43C4066D" w14:textId="77777777" w:rsidR="00436FCA" w:rsidRPr="004D294E" w:rsidRDefault="00436FCA" w:rsidP="00436FCA">
      <w:pPr>
        <w:pStyle w:val="Style1"/>
      </w:pPr>
    </w:p>
  </w:footnote>
  <w:footnote w:id="143">
    <w:p w14:paraId="3CD208BE" w14:textId="43CE377F" w:rsidR="00364381" w:rsidRDefault="00364381" w:rsidP="00436FCA">
      <w:pPr>
        <w:pStyle w:val="Style1"/>
      </w:pPr>
      <w:r w:rsidRPr="004D294E">
        <w:rPr>
          <w:rStyle w:val="FootnoteReference"/>
        </w:rPr>
        <w:footnoteRef/>
      </w:r>
      <w:r w:rsidRPr="004D294E">
        <w:t xml:space="preserve"> Gouzouasis and Henderson, “Secondary Student,” 482. </w:t>
      </w:r>
    </w:p>
    <w:p w14:paraId="2EA41EE8" w14:textId="77777777" w:rsidR="00436FCA" w:rsidRPr="004D294E" w:rsidRDefault="00436FCA" w:rsidP="00436FCA">
      <w:pPr>
        <w:pStyle w:val="Style1"/>
      </w:pPr>
    </w:p>
  </w:footnote>
  <w:footnote w:id="144">
    <w:p w14:paraId="49C6C392" w14:textId="2032EA1F" w:rsidR="00364381" w:rsidRDefault="00364381" w:rsidP="00436FCA">
      <w:pPr>
        <w:pStyle w:val="Style1"/>
      </w:pPr>
      <w:r w:rsidRPr="004D294E">
        <w:rPr>
          <w:rStyle w:val="FootnoteReference"/>
        </w:rPr>
        <w:footnoteRef/>
      </w:r>
      <w:r w:rsidRPr="004D294E">
        <w:t xml:space="preserve"> Tom Goolsby, “Winners and Losers: Point of View on Competitions,” </w:t>
      </w:r>
      <w:r w:rsidR="005B75BB" w:rsidRPr="004D294E">
        <w:t>M</w:t>
      </w:r>
      <w:r w:rsidRPr="004D294E">
        <w:rPr>
          <w:i/>
          <w:iCs/>
        </w:rPr>
        <w:t>usic Educators Journal</w:t>
      </w:r>
      <w:r w:rsidR="005B75BB" w:rsidRPr="004D294E">
        <w:t xml:space="preserve"> </w:t>
      </w:r>
      <w:r w:rsidRPr="004D294E">
        <w:t xml:space="preserve">70, no. 2 (1983): 33. </w:t>
      </w:r>
    </w:p>
    <w:p w14:paraId="3712D399" w14:textId="77777777" w:rsidR="00436FCA" w:rsidRPr="004D294E" w:rsidRDefault="00436FCA" w:rsidP="00436FCA">
      <w:pPr>
        <w:pStyle w:val="Style1"/>
      </w:pPr>
    </w:p>
  </w:footnote>
  <w:footnote w:id="145">
    <w:p w14:paraId="46711648" w14:textId="57D1A1A4" w:rsidR="00364381" w:rsidRDefault="00364381" w:rsidP="00436FCA">
      <w:pPr>
        <w:pStyle w:val="Style1"/>
      </w:pPr>
      <w:r w:rsidRPr="004D294E">
        <w:rPr>
          <w:rStyle w:val="FootnoteReference"/>
        </w:rPr>
        <w:footnoteRef/>
      </w:r>
      <w:r w:rsidRPr="004D294E">
        <w:t xml:space="preserve"> O. Griffith, “Winners and Losers: Point of View of Competitions,” </w:t>
      </w:r>
      <w:r w:rsidRPr="004D294E">
        <w:rPr>
          <w:i/>
          <w:iCs/>
        </w:rPr>
        <w:t>Music Educators Journal</w:t>
      </w:r>
      <w:r w:rsidRPr="004D294E">
        <w:t xml:space="preserve"> 70, no. 2 (1983): 30. </w:t>
      </w:r>
    </w:p>
    <w:p w14:paraId="58460A9E" w14:textId="77777777" w:rsidR="00436FCA" w:rsidRPr="004D294E" w:rsidRDefault="00436FCA" w:rsidP="00436FCA">
      <w:pPr>
        <w:pStyle w:val="Style1"/>
      </w:pPr>
    </w:p>
  </w:footnote>
  <w:footnote w:id="146">
    <w:p w14:paraId="7A56C5D4" w14:textId="4EFC2388" w:rsidR="00364381" w:rsidRDefault="00364381" w:rsidP="00436FCA">
      <w:pPr>
        <w:pStyle w:val="Style1"/>
      </w:pPr>
      <w:r w:rsidRPr="004D294E">
        <w:rPr>
          <w:rStyle w:val="FootnoteReference"/>
        </w:rPr>
        <w:footnoteRef/>
      </w:r>
      <w:r w:rsidRPr="004D294E">
        <w:t xml:space="preserve"> J. Mercer, “Competition Consumes the Curriculum,” Conductors Anthology: A Compendium</w:t>
      </w:r>
      <w:r w:rsidR="005B75BB" w:rsidRPr="004D294E">
        <w:t xml:space="preserve"> </w:t>
      </w:r>
      <w:r w:rsidRPr="004D294E">
        <w:t>of Articles from the Instrumentalist from 1946 to 1992 on the Administrative Side of Being a School Music Director 1, Northfield, IL The Instrumentalist Publishing Company (1993): 975-976.</w:t>
      </w:r>
    </w:p>
    <w:p w14:paraId="624586F8" w14:textId="77777777" w:rsidR="00436FCA" w:rsidRPr="004D294E" w:rsidRDefault="00436FCA" w:rsidP="00436FCA">
      <w:pPr>
        <w:pStyle w:val="Style1"/>
      </w:pPr>
    </w:p>
  </w:footnote>
  <w:footnote w:id="147">
    <w:p w14:paraId="39C94144" w14:textId="44C28103" w:rsidR="00364381" w:rsidRDefault="00364381" w:rsidP="00436FCA">
      <w:pPr>
        <w:pStyle w:val="Style1"/>
      </w:pPr>
      <w:r w:rsidRPr="004D294E">
        <w:rPr>
          <w:rStyle w:val="FootnoteReference"/>
        </w:rPr>
        <w:footnoteRef/>
      </w:r>
      <w:r w:rsidRPr="004D294E">
        <w:t xml:space="preserve"> Ibid., 976.</w:t>
      </w:r>
    </w:p>
    <w:p w14:paraId="1F278EEC" w14:textId="77777777" w:rsidR="009E2A5F" w:rsidRPr="00E9274F" w:rsidRDefault="009E2A5F" w:rsidP="00436FCA">
      <w:pPr>
        <w:pStyle w:val="Style1"/>
      </w:pPr>
    </w:p>
  </w:footnote>
  <w:footnote w:id="148">
    <w:p w14:paraId="4D9EF7F7" w14:textId="41B64633" w:rsidR="00364381" w:rsidRPr="00A13982" w:rsidRDefault="00364381" w:rsidP="00E748D5">
      <w:pPr>
        <w:pStyle w:val="Style1"/>
      </w:pPr>
      <w:r w:rsidRPr="00A13982">
        <w:rPr>
          <w:rStyle w:val="FootnoteReference"/>
        </w:rPr>
        <w:footnoteRef/>
      </w:r>
      <w:r w:rsidRPr="00A13982">
        <w:t xml:space="preserve"> James R. Austin, “Competition: Is Music Education the Loser?” </w:t>
      </w:r>
      <w:r w:rsidRPr="00A13982">
        <w:rPr>
          <w:i/>
          <w:iCs/>
        </w:rPr>
        <w:t>Music Educators Journal</w:t>
      </w:r>
      <w:r w:rsidRPr="00A13982">
        <w:t xml:space="preserve"> 76, no. 6 (1990): 24.</w:t>
      </w:r>
    </w:p>
    <w:p w14:paraId="5E48581F" w14:textId="77777777" w:rsidR="005B75BB" w:rsidRPr="00A13982" w:rsidRDefault="005B75BB" w:rsidP="00E748D5">
      <w:pPr>
        <w:pStyle w:val="Style1"/>
      </w:pPr>
    </w:p>
  </w:footnote>
  <w:footnote w:id="149">
    <w:p w14:paraId="7B7ADC39" w14:textId="38FBC7B8" w:rsidR="00364381" w:rsidRDefault="00364381" w:rsidP="00E748D5">
      <w:pPr>
        <w:pStyle w:val="Style1"/>
      </w:pPr>
      <w:r w:rsidRPr="00A13982">
        <w:rPr>
          <w:rStyle w:val="FootnoteReference"/>
        </w:rPr>
        <w:footnoteRef/>
      </w:r>
      <w:r w:rsidRPr="00A13982">
        <w:t xml:space="preserve"> C.O. Hunt, “Why Competitive Music Festivals,” </w:t>
      </w:r>
      <w:r w:rsidRPr="00A13982">
        <w:rPr>
          <w:i/>
          <w:iCs/>
        </w:rPr>
        <w:t>School Musician Director and Teacher</w:t>
      </w:r>
      <w:r w:rsidRPr="00A13982">
        <w:t xml:space="preserve"> 45, (1973):</w:t>
      </w:r>
      <w:r w:rsidR="005B75BB" w:rsidRPr="00A13982">
        <w:t xml:space="preserve"> </w:t>
      </w:r>
      <w:r w:rsidRPr="00A13982">
        <w:t>46-47.</w:t>
      </w:r>
    </w:p>
    <w:p w14:paraId="0C95EB88" w14:textId="77777777" w:rsidR="00E748D5" w:rsidRPr="00A13982" w:rsidRDefault="00E748D5" w:rsidP="00E748D5">
      <w:pPr>
        <w:pStyle w:val="Style1"/>
      </w:pPr>
    </w:p>
  </w:footnote>
  <w:footnote w:id="150">
    <w:p w14:paraId="70225D3C" w14:textId="6019372C" w:rsidR="00364381" w:rsidRDefault="00364381" w:rsidP="00E748D5">
      <w:pPr>
        <w:pStyle w:val="Style1"/>
      </w:pPr>
      <w:r w:rsidRPr="00A13982">
        <w:rPr>
          <w:rStyle w:val="FootnoteReference"/>
        </w:rPr>
        <w:footnoteRef/>
      </w:r>
      <w:r w:rsidRPr="00A13982">
        <w:t xml:space="preserve"> O’Leary, “A Phenomenological Study,” 43.</w:t>
      </w:r>
    </w:p>
    <w:p w14:paraId="44E97091" w14:textId="77777777" w:rsidR="00E748D5" w:rsidRPr="00A13982" w:rsidRDefault="00E748D5" w:rsidP="00E748D5">
      <w:pPr>
        <w:pStyle w:val="Style1"/>
      </w:pPr>
    </w:p>
  </w:footnote>
  <w:footnote w:id="151">
    <w:p w14:paraId="7FB31B94" w14:textId="1E9F5E8F" w:rsidR="00364381" w:rsidRDefault="00364381" w:rsidP="00E748D5">
      <w:pPr>
        <w:pStyle w:val="Style1"/>
      </w:pPr>
      <w:r w:rsidRPr="00A13982">
        <w:rPr>
          <w:rStyle w:val="FootnoteReference"/>
        </w:rPr>
        <w:footnoteRef/>
      </w:r>
      <w:r w:rsidRPr="00A13982">
        <w:t xml:space="preserve"> </w:t>
      </w:r>
      <w:r w:rsidR="00366E3A" w:rsidRPr="00A13982">
        <w:t>Ibid.</w:t>
      </w:r>
    </w:p>
    <w:p w14:paraId="1AAFD87E" w14:textId="77777777" w:rsidR="00E748D5" w:rsidRPr="00A13982" w:rsidRDefault="00E748D5" w:rsidP="00E748D5">
      <w:pPr>
        <w:pStyle w:val="Style1"/>
      </w:pPr>
    </w:p>
  </w:footnote>
  <w:footnote w:id="152">
    <w:p w14:paraId="51481E15" w14:textId="52421642" w:rsidR="00364381" w:rsidRDefault="00364381" w:rsidP="00E748D5">
      <w:pPr>
        <w:pStyle w:val="Style1"/>
      </w:pPr>
      <w:r w:rsidRPr="008B2381">
        <w:rPr>
          <w:rStyle w:val="FootnoteReference"/>
        </w:rPr>
        <w:footnoteRef/>
      </w:r>
      <w:r w:rsidRPr="008B2381">
        <w:t xml:space="preserve"> Payne, "A Review of Research on Band Competition,” 1.</w:t>
      </w:r>
    </w:p>
    <w:p w14:paraId="14476126" w14:textId="77777777" w:rsidR="00E748D5" w:rsidRPr="008B2381" w:rsidRDefault="00E748D5" w:rsidP="00E748D5">
      <w:pPr>
        <w:pStyle w:val="Style1"/>
      </w:pPr>
    </w:p>
  </w:footnote>
  <w:footnote w:id="153">
    <w:p w14:paraId="45457375" w14:textId="6D9ABF8B" w:rsidR="00364381" w:rsidRPr="008B2381" w:rsidRDefault="00364381" w:rsidP="00E748D5">
      <w:pPr>
        <w:pStyle w:val="Style1"/>
      </w:pPr>
      <w:r w:rsidRPr="008B2381">
        <w:rPr>
          <w:rStyle w:val="FootnoteReference"/>
        </w:rPr>
        <w:footnoteRef/>
      </w:r>
      <w:r w:rsidRPr="008B2381">
        <w:t xml:space="preserve"> Maurice C. Whitney, “Contest Symposium,” </w:t>
      </w:r>
      <w:r w:rsidRPr="008B2381">
        <w:rPr>
          <w:i/>
          <w:iCs/>
        </w:rPr>
        <w:t>Music Educators Journal</w:t>
      </w:r>
      <w:r w:rsidRPr="008B2381">
        <w:t xml:space="preserve"> 53, no.1, (1963): 60-62.</w:t>
      </w:r>
    </w:p>
    <w:p w14:paraId="1374E100" w14:textId="77777777" w:rsidR="00C655BE" w:rsidRPr="008B2381" w:rsidRDefault="00C655BE" w:rsidP="00C655BE">
      <w:pPr>
        <w:pStyle w:val="footnote"/>
        <w:rPr>
          <w:rFonts w:ascii="Times New Roman" w:hAnsi="Times New Roman"/>
          <w:sz w:val="20"/>
        </w:rPr>
      </w:pPr>
    </w:p>
  </w:footnote>
  <w:footnote w:id="154">
    <w:p w14:paraId="3EEF64CE" w14:textId="7F0F7B01" w:rsidR="00364381" w:rsidRPr="008B2381" w:rsidRDefault="00364381" w:rsidP="00C655BE">
      <w:pPr>
        <w:pStyle w:val="footnote"/>
        <w:rPr>
          <w:rFonts w:ascii="Times New Roman" w:hAnsi="Times New Roman"/>
          <w:sz w:val="20"/>
        </w:rPr>
      </w:pPr>
      <w:r w:rsidRPr="008B2381">
        <w:rPr>
          <w:rStyle w:val="FootnoteReference"/>
        </w:rPr>
        <w:footnoteRef/>
      </w:r>
      <w:r w:rsidRPr="008B2381">
        <w:rPr>
          <w:rFonts w:ascii="Times New Roman" w:hAnsi="Times New Roman"/>
          <w:sz w:val="20"/>
        </w:rPr>
        <w:t xml:space="preserve"> Wayne Gallops, “Developing a Healthy Paradigm for Performers and Teachers,” </w:t>
      </w:r>
      <w:r w:rsidRPr="008B2381">
        <w:rPr>
          <w:rFonts w:ascii="Times New Roman" w:hAnsi="Times New Roman"/>
          <w:i/>
          <w:iCs/>
          <w:sz w:val="20"/>
        </w:rPr>
        <w:t>Journal of</w:t>
      </w:r>
      <w:r w:rsidR="005B75BB" w:rsidRPr="008B2381">
        <w:rPr>
          <w:rFonts w:ascii="Times New Roman" w:hAnsi="Times New Roman"/>
          <w:i/>
          <w:iCs/>
          <w:sz w:val="20"/>
        </w:rPr>
        <w:t xml:space="preserve"> </w:t>
      </w:r>
      <w:r w:rsidRPr="008B2381">
        <w:rPr>
          <w:rFonts w:ascii="Times New Roman" w:hAnsi="Times New Roman"/>
          <w:i/>
          <w:iCs/>
          <w:sz w:val="20"/>
        </w:rPr>
        <w:t>Music Teacher Education</w:t>
      </w:r>
      <w:r w:rsidRPr="008B2381">
        <w:rPr>
          <w:rFonts w:ascii="Times New Roman" w:hAnsi="Times New Roman"/>
          <w:sz w:val="20"/>
        </w:rPr>
        <w:t xml:space="preserve"> 15, no. 1 (2005): 15–22</w:t>
      </w:r>
      <w:r w:rsidR="005B75BB" w:rsidRPr="008B2381">
        <w:rPr>
          <w:rFonts w:ascii="Times New Roman" w:hAnsi="Times New Roman"/>
          <w:sz w:val="20"/>
        </w:rPr>
        <w:t>.</w:t>
      </w:r>
    </w:p>
    <w:p w14:paraId="4007B750" w14:textId="77777777" w:rsidR="00C655BE" w:rsidRPr="008B2381" w:rsidRDefault="00C655BE" w:rsidP="00C655BE">
      <w:pPr>
        <w:pStyle w:val="footnote"/>
        <w:rPr>
          <w:rFonts w:ascii="Times New Roman" w:hAnsi="Times New Roman"/>
          <w:sz w:val="20"/>
        </w:rPr>
      </w:pPr>
    </w:p>
  </w:footnote>
  <w:footnote w:id="155">
    <w:p w14:paraId="395323D5" w14:textId="1173CD23" w:rsidR="00364381" w:rsidRPr="008B2381" w:rsidRDefault="00364381" w:rsidP="00C655BE">
      <w:pPr>
        <w:pStyle w:val="footnote"/>
        <w:rPr>
          <w:rFonts w:ascii="Times New Roman" w:hAnsi="Times New Roman"/>
          <w:sz w:val="20"/>
        </w:rPr>
      </w:pPr>
      <w:r w:rsidRPr="008B2381">
        <w:rPr>
          <w:rStyle w:val="FootnoteReference"/>
        </w:rPr>
        <w:footnoteRef/>
      </w:r>
      <w:r w:rsidRPr="008B2381">
        <w:rPr>
          <w:rFonts w:ascii="Times New Roman" w:hAnsi="Times New Roman"/>
          <w:sz w:val="20"/>
        </w:rPr>
        <w:t xml:space="preserve"> Cumberledge, “The Benefits of College Marching Bands,” 45.</w:t>
      </w:r>
    </w:p>
    <w:p w14:paraId="2470791A" w14:textId="77777777" w:rsidR="00C655BE" w:rsidRPr="008B2381" w:rsidRDefault="00C655BE" w:rsidP="00C655BE">
      <w:pPr>
        <w:pStyle w:val="footnote"/>
        <w:rPr>
          <w:rFonts w:ascii="Times New Roman" w:hAnsi="Times New Roman"/>
          <w:sz w:val="20"/>
        </w:rPr>
      </w:pPr>
    </w:p>
  </w:footnote>
  <w:footnote w:id="156">
    <w:p w14:paraId="1E1C1FD9" w14:textId="48BFE5B0" w:rsidR="00364381" w:rsidRPr="008B2381" w:rsidRDefault="00364381" w:rsidP="00C655BE">
      <w:pPr>
        <w:pStyle w:val="footnote"/>
        <w:rPr>
          <w:rFonts w:ascii="Times New Roman" w:hAnsi="Times New Roman"/>
          <w:sz w:val="20"/>
        </w:rPr>
      </w:pPr>
      <w:r w:rsidRPr="008B2381">
        <w:rPr>
          <w:rStyle w:val="FootnoteReference"/>
        </w:rPr>
        <w:footnoteRef/>
      </w:r>
      <w:r w:rsidRPr="008B2381">
        <w:rPr>
          <w:rFonts w:ascii="Times New Roman" w:hAnsi="Times New Roman"/>
          <w:sz w:val="20"/>
        </w:rPr>
        <w:t xml:space="preserve"> George L. Rogers, “Attitudes of High School Band Directors and Principals Toward Marching Band Contests,” </w:t>
      </w:r>
      <w:r w:rsidRPr="008B2381">
        <w:rPr>
          <w:rFonts w:ascii="Times New Roman" w:hAnsi="Times New Roman"/>
          <w:i/>
          <w:iCs/>
          <w:sz w:val="20"/>
        </w:rPr>
        <w:t>Journal of Research in Music Education</w:t>
      </w:r>
      <w:r w:rsidRPr="008B2381">
        <w:rPr>
          <w:rFonts w:ascii="Times New Roman" w:hAnsi="Times New Roman"/>
          <w:sz w:val="20"/>
        </w:rPr>
        <w:t xml:space="preserve"> 33, no. 4 (1985): 259.</w:t>
      </w:r>
    </w:p>
    <w:p w14:paraId="53ECD997" w14:textId="77777777" w:rsidR="00C655BE" w:rsidRPr="008B2381" w:rsidRDefault="00C655BE" w:rsidP="00C655BE">
      <w:pPr>
        <w:pStyle w:val="footnote"/>
        <w:rPr>
          <w:rFonts w:ascii="Times New Roman" w:hAnsi="Times New Roman"/>
          <w:sz w:val="20"/>
        </w:rPr>
      </w:pPr>
    </w:p>
  </w:footnote>
  <w:footnote w:id="157">
    <w:p w14:paraId="38FE352C" w14:textId="2D707AF0" w:rsidR="00364381" w:rsidRPr="008B2381" w:rsidRDefault="00364381" w:rsidP="00C655BE">
      <w:pPr>
        <w:pStyle w:val="footnote"/>
        <w:rPr>
          <w:rFonts w:ascii="Times New Roman" w:hAnsi="Times New Roman"/>
          <w:sz w:val="20"/>
        </w:rPr>
      </w:pPr>
      <w:r w:rsidRPr="008B2381">
        <w:rPr>
          <w:rStyle w:val="FootnoteReference"/>
        </w:rPr>
        <w:footnoteRef/>
      </w:r>
      <w:r w:rsidRPr="008B2381">
        <w:rPr>
          <w:rFonts w:ascii="Times New Roman" w:hAnsi="Times New Roman"/>
          <w:sz w:val="20"/>
        </w:rPr>
        <w:t xml:space="preserve"> J.M. Thurmond, </w:t>
      </w:r>
      <w:r w:rsidR="005B75BB" w:rsidRPr="008B2381">
        <w:rPr>
          <w:rFonts w:ascii="Times New Roman" w:hAnsi="Times New Roman"/>
          <w:sz w:val="20"/>
        </w:rPr>
        <w:t>“</w:t>
      </w:r>
      <w:r w:rsidRPr="008B2381">
        <w:rPr>
          <w:rFonts w:ascii="Times New Roman" w:hAnsi="Times New Roman"/>
          <w:sz w:val="20"/>
        </w:rPr>
        <w:t xml:space="preserve">The Tail That Wags the Band,” </w:t>
      </w:r>
      <w:r w:rsidRPr="008B2381">
        <w:rPr>
          <w:rFonts w:ascii="Times New Roman" w:hAnsi="Times New Roman"/>
          <w:i/>
          <w:iCs/>
          <w:sz w:val="20"/>
        </w:rPr>
        <w:t>Music Educators Journal</w:t>
      </w:r>
      <w:r w:rsidRPr="008B2381">
        <w:rPr>
          <w:rFonts w:ascii="Times New Roman" w:hAnsi="Times New Roman"/>
          <w:sz w:val="20"/>
        </w:rPr>
        <w:t xml:space="preserve"> 65, no.4 (1978): 25.</w:t>
      </w:r>
    </w:p>
    <w:p w14:paraId="62D976C4" w14:textId="77777777" w:rsidR="00C655BE" w:rsidRPr="008B2381" w:rsidRDefault="00C655BE" w:rsidP="00C655BE">
      <w:pPr>
        <w:pStyle w:val="footnote"/>
        <w:rPr>
          <w:rFonts w:ascii="Times New Roman" w:hAnsi="Times New Roman"/>
          <w:sz w:val="20"/>
        </w:rPr>
      </w:pPr>
    </w:p>
  </w:footnote>
  <w:footnote w:id="158">
    <w:p w14:paraId="7396B18F" w14:textId="77777777" w:rsidR="00C655BE" w:rsidRPr="008B2381" w:rsidRDefault="00364381" w:rsidP="00C655BE">
      <w:pPr>
        <w:pStyle w:val="footnote"/>
        <w:rPr>
          <w:rFonts w:ascii="Times New Roman" w:hAnsi="Times New Roman"/>
          <w:sz w:val="20"/>
        </w:rPr>
      </w:pPr>
      <w:r w:rsidRPr="008B2381">
        <w:rPr>
          <w:rStyle w:val="FootnoteReference"/>
        </w:rPr>
        <w:footnoteRef/>
      </w:r>
      <w:r w:rsidRPr="008B2381">
        <w:rPr>
          <w:rFonts w:ascii="Times New Roman" w:hAnsi="Times New Roman"/>
          <w:sz w:val="20"/>
        </w:rPr>
        <w:t xml:space="preserve"> Isch, “The Benefits of Marching Band,” 97.</w:t>
      </w:r>
    </w:p>
    <w:p w14:paraId="4CA9AF97" w14:textId="4BAE2A39" w:rsidR="00364381" w:rsidRPr="008B2381" w:rsidRDefault="00364381" w:rsidP="00C655BE">
      <w:pPr>
        <w:pStyle w:val="footnote"/>
        <w:rPr>
          <w:rFonts w:ascii="Times New Roman" w:hAnsi="Times New Roman"/>
          <w:sz w:val="20"/>
        </w:rPr>
      </w:pPr>
      <w:r w:rsidRPr="008B2381">
        <w:rPr>
          <w:rFonts w:ascii="Times New Roman" w:hAnsi="Times New Roman"/>
          <w:sz w:val="20"/>
        </w:rPr>
        <w:tab/>
      </w:r>
    </w:p>
  </w:footnote>
  <w:footnote w:id="159">
    <w:p w14:paraId="43FE928D" w14:textId="42251D86" w:rsidR="00364381" w:rsidRPr="008B2381" w:rsidRDefault="00364381" w:rsidP="00C655BE">
      <w:pPr>
        <w:pStyle w:val="footnote"/>
        <w:rPr>
          <w:rFonts w:ascii="Times New Roman" w:hAnsi="Times New Roman"/>
          <w:sz w:val="20"/>
        </w:rPr>
      </w:pPr>
      <w:r w:rsidRPr="008B2381">
        <w:rPr>
          <w:rStyle w:val="FootnoteReference"/>
        </w:rPr>
        <w:footnoteRef/>
      </w:r>
      <w:r w:rsidRPr="008B2381">
        <w:rPr>
          <w:rFonts w:ascii="Times New Roman" w:hAnsi="Times New Roman"/>
          <w:sz w:val="20"/>
        </w:rPr>
        <w:t xml:space="preserve">Abrama, “The Phantasmagoria,” 153. </w:t>
      </w:r>
    </w:p>
    <w:p w14:paraId="20F57ACD" w14:textId="77777777" w:rsidR="00C655BE" w:rsidRPr="008B2381" w:rsidRDefault="00C655BE" w:rsidP="00C655BE">
      <w:pPr>
        <w:pStyle w:val="footnote"/>
        <w:rPr>
          <w:rFonts w:ascii="Times New Roman" w:hAnsi="Times New Roman"/>
          <w:sz w:val="20"/>
        </w:rPr>
      </w:pPr>
    </w:p>
  </w:footnote>
  <w:footnote w:id="160">
    <w:p w14:paraId="18490597" w14:textId="77777777" w:rsidR="00364381" w:rsidRDefault="00364381" w:rsidP="00C655BE">
      <w:pPr>
        <w:pStyle w:val="footnote"/>
        <w:rPr>
          <w:sz w:val="20"/>
        </w:rPr>
      </w:pPr>
      <w:r w:rsidRPr="008B2381">
        <w:rPr>
          <w:rStyle w:val="FootnoteReference"/>
        </w:rPr>
        <w:footnoteRef/>
      </w:r>
      <w:r w:rsidRPr="008B2381">
        <w:rPr>
          <w:rFonts w:ascii="Times New Roman" w:hAnsi="Times New Roman"/>
          <w:sz w:val="20"/>
        </w:rPr>
        <w:t xml:space="preserve"> Payne, “A Review,” 1.</w:t>
      </w:r>
      <w:r w:rsidRPr="008B2381">
        <w:rPr>
          <w:sz w:val="20"/>
        </w:rPr>
        <w:t xml:space="preserve"> </w:t>
      </w:r>
    </w:p>
    <w:p w14:paraId="34C3D54B" w14:textId="77777777" w:rsidR="009E2A5F" w:rsidRPr="00CC5771" w:rsidRDefault="009E2A5F" w:rsidP="00C655BE">
      <w:pPr>
        <w:pStyle w:val="footnote"/>
      </w:pPr>
    </w:p>
  </w:footnote>
  <w:footnote w:id="161">
    <w:p w14:paraId="5ED50655" w14:textId="0C69CFA9" w:rsidR="00364381" w:rsidRDefault="00364381" w:rsidP="00E748D5">
      <w:pPr>
        <w:pStyle w:val="Style1"/>
      </w:pPr>
      <w:r w:rsidRPr="008B2381">
        <w:rPr>
          <w:rStyle w:val="FootnoteReference"/>
        </w:rPr>
        <w:footnoteRef/>
      </w:r>
      <w:r w:rsidRPr="008B2381">
        <w:t xml:space="preserve"> Abrama, “The Phantasmagoria,” 153. </w:t>
      </w:r>
    </w:p>
    <w:p w14:paraId="29B53EA1" w14:textId="77777777" w:rsidR="00E748D5" w:rsidRPr="008B2381" w:rsidRDefault="00E748D5" w:rsidP="00E748D5">
      <w:pPr>
        <w:pStyle w:val="Style1"/>
      </w:pPr>
    </w:p>
  </w:footnote>
  <w:footnote w:id="162">
    <w:p w14:paraId="74593929" w14:textId="0F0A5D3A" w:rsidR="00364381" w:rsidRDefault="00364381" w:rsidP="00E748D5">
      <w:pPr>
        <w:pStyle w:val="Style1"/>
      </w:pPr>
      <w:r w:rsidRPr="008B2381">
        <w:rPr>
          <w:rStyle w:val="FootnoteReference"/>
        </w:rPr>
        <w:footnoteRef/>
      </w:r>
      <w:r w:rsidRPr="008B2381">
        <w:t xml:space="preserve"> Ibid.</w:t>
      </w:r>
    </w:p>
    <w:p w14:paraId="4087B86D" w14:textId="77777777" w:rsidR="00E748D5" w:rsidRPr="00C655BE" w:rsidRDefault="00E748D5" w:rsidP="00E748D5">
      <w:pPr>
        <w:pStyle w:val="Style1"/>
      </w:pPr>
    </w:p>
  </w:footnote>
  <w:footnote w:id="163">
    <w:p w14:paraId="05EB422F" w14:textId="68E7FC09" w:rsidR="00364381" w:rsidRDefault="00364381" w:rsidP="00E748D5">
      <w:pPr>
        <w:pStyle w:val="Style1"/>
      </w:pPr>
      <w:r w:rsidRPr="008B2381">
        <w:rPr>
          <w:rStyle w:val="FootnoteReference"/>
        </w:rPr>
        <w:footnoteRef/>
      </w:r>
      <w:r w:rsidRPr="008B2381">
        <w:t xml:space="preserve"> Ibid.</w:t>
      </w:r>
    </w:p>
    <w:p w14:paraId="6F6C819B" w14:textId="77777777" w:rsidR="00E748D5" w:rsidRPr="008B2381" w:rsidRDefault="00E748D5" w:rsidP="00E748D5">
      <w:pPr>
        <w:pStyle w:val="Style1"/>
      </w:pPr>
    </w:p>
  </w:footnote>
  <w:footnote w:id="164">
    <w:p w14:paraId="7379E4D0" w14:textId="79C3E2AA" w:rsidR="00364381" w:rsidRPr="00DE734D" w:rsidRDefault="00364381" w:rsidP="00E748D5">
      <w:pPr>
        <w:pStyle w:val="Style1"/>
      </w:pPr>
      <w:r w:rsidRPr="00DE734D">
        <w:rPr>
          <w:rStyle w:val="FootnoteReference"/>
        </w:rPr>
        <w:footnoteRef/>
      </w:r>
      <w:r w:rsidRPr="00DE734D">
        <w:t xml:space="preserve"> Harold E. Fiske, Judging Musical Performances: Method or Madness?” </w:t>
      </w:r>
      <w:r w:rsidRPr="00DE734D">
        <w:rPr>
          <w:i/>
          <w:iCs/>
        </w:rPr>
        <w:t xml:space="preserve">Update: </w:t>
      </w:r>
      <w:r w:rsidR="008B2381">
        <w:rPr>
          <w:i/>
          <w:iCs/>
        </w:rPr>
        <w:t>Applications of</w:t>
      </w:r>
      <w:r w:rsidRPr="00DE734D">
        <w:rPr>
          <w:i/>
          <w:iCs/>
        </w:rPr>
        <w:t xml:space="preserve"> Research in Music Education</w:t>
      </w:r>
      <w:r w:rsidRPr="00DE734D">
        <w:t xml:space="preserve"> 1, no. 3 (1983): 7.</w:t>
      </w:r>
    </w:p>
    <w:p w14:paraId="264BFD72" w14:textId="77777777" w:rsidR="00364381" w:rsidRPr="003544A6" w:rsidRDefault="00364381" w:rsidP="00364381">
      <w:pPr>
        <w:autoSpaceDE w:val="0"/>
        <w:autoSpaceDN w:val="0"/>
        <w:adjustRightInd w:val="0"/>
        <w:rPr>
          <w:rFonts w:ascii="Times New Roman" w:hAnsi="Times New Roman" w:cs="Times New Roman"/>
          <w:sz w:val="20"/>
          <w:szCs w:val="20"/>
        </w:rPr>
      </w:pPr>
    </w:p>
  </w:footnote>
  <w:footnote w:id="165">
    <w:p w14:paraId="50093F27" w14:textId="36EC7418" w:rsidR="00364381" w:rsidRDefault="00364381" w:rsidP="00700112">
      <w:pPr>
        <w:ind w:firstLine="720"/>
        <w:rPr>
          <w:rFonts w:ascii="Times New Roman" w:hAnsi="Times New Roman" w:cs="Times New Roman"/>
          <w:sz w:val="20"/>
          <w:szCs w:val="20"/>
        </w:rPr>
      </w:pPr>
      <w:r w:rsidRPr="00700112">
        <w:rPr>
          <w:rStyle w:val="FootnoteReference"/>
          <w:rFonts w:cs="Times New Roman"/>
          <w:szCs w:val="20"/>
        </w:rPr>
        <w:footnoteRef/>
      </w:r>
      <w:r w:rsidRPr="00700112">
        <w:rPr>
          <w:rFonts w:ascii="Times New Roman" w:hAnsi="Times New Roman" w:cs="Times New Roman"/>
          <w:sz w:val="20"/>
          <w:szCs w:val="20"/>
        </w:rPr>
        <w:t xml:space="preserve"> M. J. Bergee, “Performer, Rater, Occasion, and Sequence as Sources of Variability in Music Performance Assessment,” </w:t>
      </w:r>
      <w:r w:rsidRPr="00700112">
        <w:rPr>
          <w:rFonts w:ascii="Times New Roman" w:hAnsi="Times New Roman" w:cs="Times New Roman"/>
          <w:i/>
          <w:iCs/>
          <w:sz w:val="20"/>
          <w:szCs w:val="20"/>
        </w:rPr>
        <w:t>Journal of Research in Music Education</w:t>
      </w:r>
      <w:r w:rsidRPr="00700112">
        <w:rPr>
          <w:rFonts w:ascii="Times New Roman" w:hAnsi="Times New Roman" w:cs="Times New Roman"/>
          <w:sz w:val="20"/>
          <w:szCs w:val="20"/>
        </w:rPr>
        <w:t xml:space="preserve"> 55, no. 4 (2007): 344.</w:t>
      </w:r>
    </w:p>
    <w:p w14:paraId="3BAE4725" w14:textId="77777777" w:rsidR="00700112" w:rsidRPr="00700112" w:rsidRDefault="00700112" w:rsidP="00700112">
      <w:pPr>
        <w:ind w:firstLine="720"/>
        <w:rPr>
          <w:rFonts w:ascii="Times New Roman" w:hAnsi="Times New Roman" w:cs="Times New Roman"/>
          <w:sz w:val="20"/>
          <w:szCs w:val="20"/>
        </w:rPr>
      </w:pPr>
    </w:p>
  </w:footnote>
  <w:footnote w:id="166">
    <w:p w14:paraId="654DE546" w14:textId="71BCB353" w:rsidR="00364381" w:rsidRDefault="00364381" w:rsidP="00700112">
      <w:pPr>
        <w:ind w:firstLine="720"/>
        <w:rPr>
          <w:rFonts w:ascii="Times New Roman" w:hAnsi="Times New Roman" w:cs="Times New Roman"/>
          <w:sz w:val="20"/>
          <w:szCs w:val="20"/>
        </w:rPr>
      </w:pPr>
      <w:r w:rsidRPr="00700112">
        <w:rPr>
          <w:rStyle w:val="FootnoteReference"/>
          <w:rFonts w:cs="Times New Roman"/>
          <w:szCs w:val="20"/>
        </w:rPr>
        <w:footnoteRef/>
      </w:r>
      <w:r w:rsidRPr="00700112">
        <w:rPr>
          <w:rFonts w:ascii="Times New Roman" w:hAnsi="Times New Roman" w:cs="Times New Roman"/>
          <w:sz w:val="20"/>
          <w:szCs w:val="20"/>
        </w:rPr>
        <w:t xml:space="preserve"> Fiske, “Judging Musical Performances,” 8.</w:t>
      </w:r>
    </w:p>
    <w:p w14:paraId="2A97D0BE" w14:textId="77777777" w:rsidR="00700112" w:rsidRPr="00700112" w:rsidRDefault="00700112" w:rsidP="00700112">
      <w:pPr>
        <w:ind w:firstLine="720"/>
        <w:rPr>
          <w:rFonts w:ascii="Times New Roman" w:hAnsi="Times New Roman" w:cs="Times New Roman"/>
          <w:sz w:val="20"/>
          <w:szCs w:val="20"/>
        </w:rPr>
      </w:pPr>
    </w:p>
  </w:footnote>
  <w:footnote w:id="167">
    <w:p w14:paraId="525EFD99" w14:textId="436F7F47" w:rsidR="00364381" w:rsidRDefault="00364381" w:rsidP="00700112">
      <w:pPr>
        <w:ind w:firstLine="720"/>
        <w:rPr>
          <w:rFonts w:ascii="Times New Roman" w:hAnsi="Times New Roman" w:cs="Times New Roman"/>
          <w:sz w:val="20"/>
          <w:szCs w:val="20"/>
        </w:rPr>
      </w:pPr>
      <w:r w:rsidRPr="00700112">
        <w:rPr>
          <w:rStyle w:val="FootnoteReference"/>
          <w:rFonts w:cs="Times New Roman"/>
          <w:szCs w:val="20"/>
        </w:rPr>
        <w:footnoteRef/>
      </w:r>
      <w:r w:rsidRPr="00700112">
        <w:rPr>
          <w:rFonts w:ascii="Times New Roman" w:hAnsi="Times New Roman" w:cs="Times New Roman"/>
          <w:sz w:val="20"/>
          <w:szCs w:val="20"/>
        </w:rPr>
        <w:t xml:space="preserve"> Ibid.</w:t>
      </w:r>
    </w:p>
    <w:p w14:paraId="5186854D" w14:textId="77777777" w:rsidR="00700112" w:rsidRPr="00700112" w:rsidRDefault="00700112" w:rsidP="00700112">
      <w:pPr>
        <w:ind w:firstLine="720"/>
        <w:rPr>
          <w:rFonts w:ascii="Times New Roman" w:hAnsi="Times New Roman" w:cs="Times New Roman"/>
          <w:sz w:val="20"/>
          <w:szCs w:val="20"/>
        </w:rPr>
      </w:pPr>
    </w:p>
  </w:footnote>
  <w:footnote w:id="168">
    <w:p w14:paraId="578DEAB3" w14:textId="3CC39142" w:rsidR="00364381" w:rsidRDefault="00364381" w:rsidP="00700112">
      <w:pPr>
        <w:ind w:firstLine="720"/>
        <w:rPr>
          <w:rFonts w:ascii="Times New Roman" w:hAnsi="Times New Roman" w:cs="Times New Roman"/>
          <w:sz w:val="20"/>
          <w:szCs w:val="20"/>
        </w:rPr>
      </w:pPr>
      <w:r w:rsidRPr="00700112">
        <w:rPr>
          <w:rStyle w:val="FootnoteReference"/>
          <w:rFonts w:cs="Times New Roman"/>
          <w:szCs w:val="20"/>
        </w:rPr>
        <w:footnoteRef/>
      </w:r>
      <w:r w:rsidRPr="00700112">
        <w:rPr>
          <w:rFonts w:ascii="Times New Roman" w:hAnsi="Times New Roman" w:cs="Times New Roman"/>
          <w:sz w:val="20"/>
          <w:szCs w:val="20"/>
        </w:rPr>
        <w:t xml:space="preserve"> J.M. Geringer, M.L. Allen, R.B. MacLeod, and L. Scott, (2009) “Using a Prescreening Rubric for All-State Violin Selection: Influences of Performance and Teaching Experience,” </w:t>
      </w:r>
      <w:r w:rsidRPr="00700112">
        <w:rPr>
          <w:rFonts w:ascii="Times New Roman" w:hAnsi="Times New Roman" w:cs="Times New Roman"/>
          <w:i/>
          <w:iCs/>
          <w:sz w:val="20"/>
          <w:szCs w:val="20"/>
        </w:rPr>
        <w:t>Update: Applications of Research in Music Education</w:t>
      </w:r>
      <w:r w:rsidRPr="00700112">
        <w:rPr>
          <w:rFonts w:ascii="Times New Roman" w:hAnsi="Times New Roman" w:cs="Times New Roman"/>
          <w:sz w:val="20"/>
          <w:szCs w:val="20"/>
        </w:rPr>
        <w:t xml:space="preserve"> 28, no.1 (2009): 42-43. </w:t>
      </w:r>
    </w:p>
    <w:p w14:paraId="203B9938" w14:textId="77777777" w:rsidR="00700112" w:rsidRPr="00700112" w:rsidRDefault="00700112" w:rsidP="00700112">
      <w:pPr>
        <w:ind w:firstLine="720"/>
        <w:rPr>
          <w:rFonts w:ascii="Times New Roman" w:hAnsi="Times New Roman" w:cs="Times New Roman"/>
          <w:sz w:val="20"/>
          <w:szCs w:val="20"/>
        </w:rPr>
      </w:pPr>
    </w:p>
  </w:footnote>
  <w:footnote w:id="169">
    <w:p w14:paraId="75571770" w14:textId="538CF61C" w:rsidR="00364381" w:rsidRDefault="00364381" w:rsidP="00700112">
      <w:pPr>
        <w:ind w:firstLine="720"/>
        <w:rPr>
          <w:rFonts w:ascii="Times New Roman" w:hAnsi="Times New Roman" w:cs="Times New Roman"/>
          <w:sz w:val="20"/>
          <w:szCs w:val="20"/>
        </w:rPr>
      </w:pPr>
      <w:r w:rsidRPr="00700112">
        <w:rPr>
          <w:rStyle w:val="FootnoteReference"/>
          <w:rFonts w:cs="Times New Roman"/>
          <w:szCs w:val="20"/>
        </w:rPr>
        <w:footnoteRef/>
      </w:r>
      <w:r w:rsidRPr="00700112">
        <w:rPr>
          <w:rFonts w:ascii="Times New Roman" w:hAnsi="Times New Roman" w:cs="Times New Roman"/>
          <w:sz w:val="20"/>
          <w:szCs w:val="20"/>
        </w:rPr>
        <w:t xml:space="preserve"> Fiske, “Judging Musical Performances,” 9.</w:t>
      </w:r>
    </w:p>
    <w:p w14:paraId="0329831A" w14:textId="77777777" w:rsidR="008B2381" w:rsidRPr="003544A6" w:rsidRDefault="008B2381" w:rsidP="00700112">
      <w:pPr>
        <w:ind w:firstLine="720"/>
      </w:pPr>
    </w:p>
  </w:footnote>
  <w:footnote w:id="170">
    <w:p w14:paraId="785A2492" w14:textId="62B51531" w:rsidR="00364381" w:rsidRDefault="00364381" w:rsidP="009A1510">
      <w:pPr>
        <w:ind w:firstLine="720"/>
        <w:rPr>
          <w:rFonts w:ascii="Times New Roman" w:hAnsi="Times New Roman" w:cs="Times New Roman"/>
          <w:sz w:val="20"/>
          <w:szCs w:val="20"/>
        </w:rPr>
      </w:pPr>
      <w:r w:rsidRPr="009A1510">
        <w:rPr>
          <w:rStyle w:val="FootnoteReference"/>
          <w:rFonts w:cs="Times New Roman"/>
          <w:szCs w:val="20"/>
        </w:rPr>
        <w:footnoteRef/>
      </w:r>
      <w:r w:rsidRPr="009A1510">
        <w:rPr>
          <w:rFonts w:ascii="Times New Roman" w:hAnsi="Times New Roman" w:cs="Times New Roman"/>
          <w:sz w:val="20"/>
          <w:szCs w:val="20"/>
        </w:rPr>
        <w:t xml:space="preserve"> David Rickels, “Nonperformance Variables as Predictors of Marching Band Contest Results,” </w:t>
      </w:r>
      <w:r w:rsidRPr="009A1510">
        <w:rPr>
          <w:rFonts w:ascii="Times New Roman" w:hAnsi="Times New Roman" w:cs="Times New Roman"/>
          <w:i/>
          <w:iCs/>
          <w:sz w:val="20"/>
          <w:szCs w:val="20"/>
        </w:rPr>
        <w:t>Bulletin of the Council for Research in Music Education</w:t>
      </w:r>
      <w:r w:rsidRPr="009A1510">
        <w:rPr>
          <w:rFonts w:ascii="Times New Roman" w:hAnsi="Times New Roman" w:cs="Times New Roman"/>
          <w:sz w:val="20"/>
          <w:szCs w:val="20"/>
        </w:rPr>
        <w:t xml:space="preserve">, (2012): 53. </w:t>
      </w:r>
    </w:p>
    <w:p w14:paraId="28E261E6" w14:textId="77777777" w:rsidR="009A1510" w:rsidRPr="009A1510" w:rsidRDefault="009A1510" w:rsidP="009A1510">
      <w:pPr>
        <w:ind w:firstLine="720"/>
        <w:rPr>
          <w:rFonts w:ascii="Times New Roman" w:hAnsi="Times New Roman" w:cs="Times New Roman"/>
          <w:sz w:val="20"/>
          <w:szCs w:val="20"/>
        </w:rPr>
      </w:pPr>
    </w:p>
  </w:footnote>
  <w:footnote w:id="171">
    <w:p w14:paraId="09D5D09E" w14:textId="5CDF1488" w:rsidR="00364381" w:rsidRDefault="00364381" w:rsidP="009A1510">
      <w:pPr>
        <w:ind w:firstLine="720"/>
        <w:rPr>
          <w:rFonts w:ascii="Times New Roman" w:hAnsi="Times New Roman" w:cs="Times New Roman"/>
          <w:sz w:val="20"/>
          <w:szCs w:val="20"/>
        </w:rPr>
      </w:pPr>
      <w:r w:rsidRPr="009A1510">
        <w:rPr>
          <w:rStyle w:val="FootnoteReference"/>
          <w:rFonts w:cs="Times New Roman"/>
          <w:szCs w:val="20"/>
        </w:rPr>
        <w:footnoteRef/>
      </w:r>
      <w:r w:rsidRPr="009A1510">
        <w:rPr>
          <w:rFonts w:ascii="Times New Roman" w:hAnsi="Times New Roman" w:cs="Times New Roman"/>
          <w:sz w:val="20"/>
          <w:szCs w:val="20"/>
        </w:rPr>
        <w:t xml:space="preserve"> </w:t>
      </w:r>
      <w:r w:rsidR="00B43DEB" w:rsidRPr="009A1510">
        <w:rPr>
          <w:rFonts w:ascii="Times New Roman" w:hAnsi="Times New Roman" w:cs="Times New Roman"/>
          <w:sz w:val="20"/>
          <w:szCs w:val="20"/>
        </w:rPr>
        <w:t>Rickels, “Nonperformance.”</w:t>
      </w:r>
    </w:p>
    <w:p w14:paraId="164F882F" w14:textId="77777777" w:rsidR="009A1510" w:rsidRPr="009A1510" w:rsidRDefault="009A1510" w:rsidP="009A1510">
      <w:pPr>
        <w:ind w:firstLine="720"/>
        <w:rPr>
          <w:rFonts w:ascii="Times New Roman" w:hAnsi="Times New Roman" w:cs="Times New Roman"/>
          <w:sz w:val="20"/>
          <w:szCs w:val="20"/>
        </w:rPr>
      </w:pPr>
    </w:p>
  </w:footnote>
  <w:footnote w:id="172">
    <w:p w14:paraId="280CBEBE" w14:textId="2A17A2C5" w:rsidR="00364381" w:rsidRDefault="00364381" w:rsidP="009A1510">
      <w:pPr>
        <w:ind w:firstLine="720"/>
        <w:rPr>
          <w:rFonts w:ascii="Times New Roman" w:hAnsi="Times New Roman" w:cs="Times New Roman"/>
          <w:sz w:val="20"/>
          <w:szCs w:val="20"/>
        </w:rPr>
      </w:pPr>
      <w:r w:rsidRPr="009A1510">
        <w:rPr>
          <w:rStyle w:val="FootnoteReference"/>
          <w:rFonts w:cs="Times New Roman"/>
          <w:szCs w:val="20"/>
        </w:rPr>
        <w:footnoteRef/>
      </w:r>
      <w:r w:rsidRPr="009A1510">
        <w:rPr>
          <w:rFonts w:ascii="Times New Roman" w:hAnsi="Times New Roman" w:cs="Times New Roman"/>
          <w:sz w:val="20"/>
          <w:szCs w:val="20"/>
        </w:rPr>
        <w:t xml:space="preserve"> Guy W. Forbes, “Evaluative Music Festivals and Contests—Are They Fair?” </w:t>
      </w:r>
      <w:r w:rsidRPr="009A1510">
        <w:rPr>
          <w:rFonts w:ascii="Times New Roman" w:hAnsi="Times New Roman" w:cs="Times New Roman"/>
          <w:i/>
          <w:iCs/>
          <w:sz w:val="20"/>
          <w:szCs w:val="20"/>
        </w:rPr>
        <w:t>Update: Applications of Research in Music Education</w:t>
      </w:r>
      <w:r w:rsidRPr="009A1510">
        <w:rPr>
          <w:rFonts w:ascii="Times New Roman" w:hAnsi="Times New Roman" w:cs="Times New Roman"/>
          <w:sz w:val="20"/>
          <w:szCs w:val="20"/>
        </w:rPr>
        <w:t xml:space="preserve"> 12, no. 2 (1994): 16. </w:t>
      </w:r>
    </w:p>
    <w:p w14:paraId="154A2AA7" w14:textId="77777777" w:rsidR="009A1510" w:rsidRPr="009A1510" w:rsidRDefault="009A1510" w:rsidP="009A1510">
      <w:pPr>
        <w:ind w:firstLine="720"/>
        <w:rPr>
          <w:rFonts w:ascii="Times New Roman" w:hAnsi="Times New Roman" w:cs="Times New Roman"/>
          <w:i/>
          <w:iCs/>
          <w:sz w:val="20"/>
          <w:szCs w:val="20"/>
        </w:rPr>
      </w:pPr>
    </w:p>
  </w:footnote>
  <w:footnote w:id="173">
    <w:p w14:paraId="34AD0A1A" w14:textId="41CA1398" w:rsidR="00364381" w:rsidRDefault="00364381" w:rsidP="009A1510">
      <w:pPr>
        <w:ind w:firstLine="720"/>
        <w:rPr>
          <w:rFonts w:ascii="Times New Roman" w:hAnsi="Times New Roman" w:cs="Times New Roman"/>
          <w:sz w:val="20"/>
          <w:szCs w:val="20"/>
        </w:rPr>
      </w:pPr>
      <w:r w:rsidRPr="009A1510">
        <w:rPr>
          <w:rStyle w:val="FootnoteReference"/>
          <w:rFonts w:cs="Times New Roman"/>
          <w:szCs w:val="20"/>
        </w:rPr>
        <w:footnoteRef/>
      </w:r>
      <w:r w:rsidRPr="009A1510">
        <w:rPr>
          <w:rFonts w:ascii="Times New Roman" w:hAnsi="Times New Roman" w:cs="Times New Roman"/>
          <w:sz w:val="20"/>
          <w:szCs w:val="20"/>
        </w:rPr>
        <w:t xml:space="preserve"> Forbes, “Evaluating Music,” 17.</w:t>
      </w:r>
    </w:p>
    <w:p w14:paraId="6291073A" w14:textId="77777777" w:rsidR="009A1510" w:rsidRPr="009A1510" w:rsidRDefault="009A1510" w:rsidP="009A1510">
      <w:pPr>
        <w:ind w:firstLine="720"/>
        <w:rPr>
          <w:rFonts w:ascii="Times New Roman" w:hAnsi="Times New Roman" w:cs="Times New Roman"/>
          <w:sz w:val="20"/>
          <w:szCs w:val="20"/>
        </w:rPr>
      </w:pPr>
    </w:p>
  </w:footnote>
  <w:footnote w:id="174">
    <w:p w14:paraId="7B05EA62" w14:textId="4E107653" w:rsidR="00364381" w:rsidRDefault="00364381" w:rsidP="009A1510">
      <w:pPr>
        <w:ind w:firstLine="720"/>
        <w:rPr>
          <w:rFonts w:ascii="Times New Roman" w:hAnsi="Times New Roman" w:cs="Times New Roman"/>
          <w:sz w:val="20"/>
          <w:szCs w:val="20"/>
        </w:rPr>
      </w:pPr>
      <w:r w:rsidRPr="009A1510">
        <w:rPr>
          <w:rStyle w:val="FootnoteReference"/>
          <w:rFonts w:cs="Times New Roman"/>
          <w:szCs w:val="20"/>
        </w:rPr>
        <w:footnoteRef/>
      </w:r>
      <w:r w:rsidRPr="009A1510">
        <w:rPr>
          <w:rFonts w:ascii="Times New Roman" w:hAnsi="Times New Roman" w:cs="Times New Roman"/>
          <w:sz w:val="20"/>
          <w:szCs w:val="20"/>
        </w:rPr>
        <w:t xml:space="preserve"> </w:t>
      </w:r>
      <w:r w:rsidR="004F4032" w:rsidRPr="009A1510">
        <w:rPr>
          <w:rFonts w:ascii="Times New Roman" w:hAnsi="Times New Roman" w:cs="Times New Roman"/>
          <w:sz w:val="20"/>
          <w:szCs w:val="20"/>
        </w:rPr>
        <w:t>Ibid.</w:t>
      </w:r>
    </w:p>
    <w:p w14:paraId="30E2B121" w14:textId="77777777" w:rsidR="008B2381" w:rsidRPr="002337FD" w:rsidRDefault="008B2381" w:rsidP="009A1510">
      <w:pPr>
        <w:ind w:firstLine="720"/>
      </w:pPr>
    </w:p>
  </w:footnote>
  <w:footnote w:id="175">
    <w:p w14:paraId="1AD78661" w14:textId="165EA364" w:rsidR="00364381" w:rsidRDefault="00364381" w:rsidP="00697A61">
      <w:pPr>
        <w:ind w:firstLine="720"/>
        <w:rPr>
          <w:rFonts w:ascii="Times New Roman" w:hAnsi="Times New Roman" w:cs="Times New Roman"/>
          <w:sz w:val="20"/>
          <w:szCs w:val="20"/>
        </w:rPr>
      </w:pPr>
      <w:r w:rsidRPr="00697A61">
        <w:rPr>
          <w:rStyle w:val="FootnoteReference"/>
          <w:rFonts w:cs="Times New Roman"/>
          <w:szCs w:val="20"/>
        </w:rPr>
        <w:footnoteRef/>
      </w:r>
      <w:r w:rsidRPr="00697A61">
        <w:rPr>
          <w:rFonts w:ascii="Times New Roman" w:hAnsi="Times New Roman" w:cs="Times New Roman"/>
          <w:sz w:val="20"/>
          <w:szCs w:val="20"/>
        </w:rPr>
        <w:t xml:space="preserve"> Justin Antos, “High School Students’ Attitudes Toward Competitive Marching Band: A Comparative Analysis Based Upon Contest Rankings</w:t>
      </w:r>
      <w:r w:rsidR="00623B57" w:rsidRPr="00697A61">
        <w:rPr>
          <w:rFonts w:ascii="Times New Roman" w:hAnsi="Times New Roman" w:cs="Times New Roman"/>
          <w:sz w:val="20"/>
          <w:szCs w:val="20"/>
        </w:rPr>
        <w:t>,</w:t>
      </w:r>
      <w:r w:rsidRPr="00697A61">
        <w:rPr>
          <w:rFonts w:ascii="Times New Roman" w:hAnsi="Times New Roman" w:cs="Times New Roman"/>
          <w:sz w:val="20"/>
          <w:szCs w:val="20"/>
        </w:rPr>
        <w:t>” (</w:t>
      </w:r>
      <w:r w:rsidR="00623B57" w:rsidRPr="00697A61">
        <w:rPr>
          <w:rFonts w:ascii="Times New Roman" w:hAnsi="Times New Roman" w:cs="Times New Roman"/>
          <w:sz w:val="20"/>
          <w:szCs w:val="20"/>
        </w:rPr>
        <w:t xml:space="preserve">PhD diss., Auburn University, 2017.) </w:t>
      </w:r>
    </w:p>
    <w:p w14:paraId="63E9F39A" w14:textId="77777777" w:rsidR="00697A61" w:rsidRPr="00697A61" w:rsidRDefault="00697A61" w:rsidP="00697A61">
      <w:pPr>
        <w:ind w:firstLine="720"/>
        <w:rPr>
          <w:rFonts w:ascii="Times New Roman" w:hAnsi="Times New Roman" w:cs="Times New Roman"/>
          <w:sz w:val="20"/>
          <w:szCs w:val="20"/>
        </w:rPr>
      </w:pPr>
    </w:p>
  </w:footnote>
  <w:footnote w:id="176">
    <w:p w14:paraId="47347565" w14:textId="7B168653" w:rsidR="00697A61" w:rsidRDefault="00364381" w:rsidP="00697A61">
      <w:pPr>
        <w:ind w:firstLine="720"/>
        <w:rPr>
          <w:rFonts w:ascii="Times New Roman" w:hAnsi="Times New Roman" w:cs="Times New Roman"/>
          <w:sz w:val="20"/>
          <w:szCs w:val="20"/>
        </w:rPr>
      </w:pPr>
      <w:r w:rsidRPr="00697A61">
        <w:rPr>
          <w:rStyle w:val="FootnoteReference"/>
          <w:rFonts w:cs="Times New Roman"/>
          <w:szCs w:val="20"/>
        </w:rPr>
        <w:footnoteRef/>
      </w:r>
      <w:r w:rsidRPr="00697A61">
        <w:rPr>
          <w:rFonts w:ascii="Times New Roman" w:hAnsi="Times New Roman" w:cs="Times New Roman"/>
          <w:sz w:val="20"/>
          <w:szCs w:val="20"/>
        </w:rPr>
        <w:t xml:space="preserve"> </w:t>
      </w:r>
      <w:r w:rsidR="00E748D5" w:rsidRPr="00E748D5">
        <w:rPr>
          <w:rFonts w:ascii="Times New Roman" w:hAnsi="Times New Roman" w:cs="Times New Roman"/>
          <w:sz w:val="20"/>
          <w:szCs w:val="20"/>
        </w:rPr>
        <w:t>Justin Antos, “High School Students</w:t>
      </w:r>
      <w:r w:rsidR="00DB07EE">
        <w:rPr>
          <w:rFonts w:ascii="Times New Roman" w:hAnsi="Times New Roman" w:cs="Times New Roman"/>
          <w:sz w:val="20"/>
          <w:szCs w:val="20"/>
        </w:rPr>
        <w:t>.”</w:t>
      </w:r>
    </w:p>
    <w:p w14:paraId="78A9A568" w14:textId="77777777" w:rsidR="00DB07EE" w:rsidRPr="00697A61" w:rsidRDefault="00DB07EE" w:rsidP="00697A61">
      <w:pPr>
        <w:ind w:firstLine="720"/>
        <w:rPr>
          <w:rFonts w:ascii="Times New Roman" w:hAnsi="Times New Roman" w:cs="Times New Roman"/>
          <w:sz w:val="20"/>
          <w:szCs w:val="20"/>
        </w:rPr>
      </w:pPr>
    </w:p>
  </w:footnote>
  <w:footnote w:id="177">
    <w:p w14:paraId="4647EA72" w14:textId="3075BAA5" w:rsidR="00364381" w:rsidRDefault="00364381" w:rsidP="00697A61">
      <w:pPr>
        <w:ind w:left="720"/>
        <w:rPr>
          <w:rFonts w:ascii="Times New Roman" w:hAnsi="Times New Roman" w:cs="Times New Roman"/>
          <w:sz w:val="20"/>
          <w:szCs w:val="20"/>
        </w:rPr>
      </w:pPr>
      <w:r w:rsidRPr="00697A61">
        <w:rPr>
          <w:rStyle w:val="FootnoteReference"/>
          <w:rFonts w:cs="Times New Roman"/>
          <w:szCs w:val="20"/>
        </w:rPr>
        <w:footnoteRef/>
      </w:r>
      <w:r w:rsidRPr="00697A61">
        <w:rPr>
          <w:rFonts w:ascii="Times New Roman" w:hAnsi="Times New Roman" w:cs="Times New Roman"/>
          <w:sz w:val="20"/>
          <w:szCs w:val="20"/>
        </w:rPr>
        <w:t xml:space="preserve"> Ibid.</w:t>
      </w:r>
    </w:p>
    <w:p w14:paraId="09391C99" w14:textId="77777777" w:rsidR="00697A61" w:rsidRPr="00697A61" w:rsidRDefault="00697A61" w:rsidP="00697A61">
      <w:pPr>
        <w:ind w:left="720"/>
        <w:rPr>
          <w:rFonts w:ascii="Times New Roman" w:hAnsi="Times New Roman" w:cs="Times New Roman"/>
          <w:sz w:val="20"/>
          <w:szCs w:val="20"/>
        </w:rPr>
      </w:pPr>
    </w:p>
  </w:footnote>
  <w:footnote w:id="178">
    <w:p w14:paraId="448926B0" w14:textId="0AF23812" w:rsidR="00364381" w:rsidRDefault="00364381" w:rsidP="00697A61">
      <w:pPr>
        <w:ind w:firstLine="720"/>
        <w:rPr>
          <w:rFonts w:ascii="Times New Roman" w:hAnsi="Times New Roman" w:cs="Times New Roman"/>
          <w:sz w:val="20"/>
          <w:szCs w:val="20"/>
        </w:rPr>
      </w:pPr>
      <w:r w:rsidRPr="00697A61">
        <w:rPr>
          <w:rStyle w:val="FootnoteReference"/>
          <w:rFonts w:cs="Times New Roman"/>
          <w:szCs w:val="20"/>
        </w:rPr>
        <w:footnoteRef/>
      </w:r>
      <w:r w:rsidRPr="00697A61">
        <w:rPr>
          <w:rFonts w:ascii="Times New Roman" w:hAnsi="Times New Roman" w:cs="Times New Roman"/>
          <w:sz w:val="20"/>
          <w:szCs w:val="20"/>
        </w:rPr>
        <w:t xml:space="preserve"> Peter James LaRue, “A Study to Determine the Degree of Consensus Regarding Outcomes of Band Participation and the Competitive Elements in Band Programs Among Band Directors, Band Members and Members of Parent Booster Groups,” (</w:t>
      </w:r>
      <w:r w:rsidR="00DB320E" w:rsidRPr="00697A61">
        <w:rPr>
          <w:rFonts w:ascii="Times New Roman" w:hAnsi="Times New Roman" w:cs="Times New Roman"/>
          <w:sz w:val="20"/>
          <w:szCs w:val="20"/>
        </w:rPr>
        <w:t xml:space="preserve">Ph.D. diss., </w:t>
      </w:r>
      <w:r w:rsidR="00514CB0" w:rsidRPr="00697A61">
        <w:rPr>
          <w:rFonts w:ascii="Times New Roman" w:hAnsi="Times New Roman" w:cs="Times New Roman"/>
          <w:sz w:val="20"/>
          <w:szCs w:val="20"/>
        </w:rPr>
        <w:t>University of Illinois at Urbana-Champaign, 1986</w:t>
      </w:r>
      <w:r w:rsidRPr="00697A61">
        <w:rPr>
          <w:rFonts w:ascii="Times New Roman" w:hAnsi="Times New Roman" w:cs="Times New Roman"/>
          <w:sz w:val="20"/>
          <w:szCs w:val="20"/>
        </w:rPr>
        <w:t>).</w:t>
      </w:r>
    </w:p>
    <w:p w14:paraId="0ED0AE73" w14:textId="77777777" w:rsidR="00697A61" w:rsidRPr="00697A61" w:rsidRDefault="00697A61" w:rsidP="00697A61">
      <w:pPr>
        <w:ind w:firstLine="720"/>
        <w:rPr>
          <w:rFonts w:ascii="Times New Roman" w:hAnsi="Times New Roman" w:cs="Times New Roman"/>
          <w:sz w:val="20"/>
          <w:szCs w:val="20"/>
        </w:rPr>
      </w:pPr>
    </w:p>
  </w:footnote>
  <w:footnote w:id="179">
    <w:p w14:paraId="35E50BBC" w14:textId="0A33396D" w:rsidR="00364381" w:rsidRDefault="00364381" w:rsidP="00697A61">
      <w:pPr>
        <w:ind w:firstLine="720"/>
        <w:rPr>
          <w:rFonts w:ascii="Times New Roman" w:hAnsi="Times New Roman" w:cs="Times New Roman"/>
          <w:sz w:val="20"/>
          <w:szCs w:val="20"/>
        </w:rPr>
      </w:pPr>
      <w:r w:rsidRPr="00697A61">
        <w:rPr>
          <w:rStyle w:val="FootnoteReference"/>
          <w:rFonts w:cs="Times New Roman"/>
          <w:szCs w:val="20"/>
        </w:rPr>
        <w:footnoteRef/>
      </w:r>
      <w:r w:rsidRPr="00697A61">
        <w:rPr>
          <w:rFonts w:ascii="Times New Roman" w:hAnsi="Times New Roman" w:cs="Times New Roman"/>
          <w:sz w:val="20"/>
          <w:szCs w:val="20"/>
        </w:rPr>
        <w:t xml:space="preserve"> </w:t>
      </w:r>
      <w:r w:rsidR="004F4032" w:rsidRPr="00697A61">
        <w:rPr>
          <w:rFonts w:ascii="Times New Roman" w:hAnsi="Times New Roman" w:cs="Times New Roman"/>
          <w:sz w:val="20"/>
          <w:szCs w:val="20"/>
        </w:rPr>
        <w:t>Ibid.</w:t>
      </w:r>
    </w:p>
    <w:p w14:paraId="6ABF0048" w14:textId="77777777" w:rsidR="00697A61" w:rsidRPr="00BA5D3D" w:rsidRDefault="00697A61" w:rsidP="00697A61">
      <w:pPr>
        <w:ind w:firstLine="720"/>
      </w:pPr>
    </w:p>
  </w:footnote>
  <w:footnote w:id="180">
    <w:p w14:paraId="2ACFAF8F" w14:textId="6C58C3E9" w:rsidR="00364381" w:rsidRDefault="00364381" w:rsidP="00697A61">
      <w:pPr>
        <w:ind w:firstLine="720"/>
        <w:rPr>
          <w:rFonts w:ascii="Times New Roman" w:hAnsi="Times New Roman" w:cs="Times New Roman"/>
          <w:sz w:val="20"/>
          <w:szCs w:val="20"/>
        </w:rPr>
      </w:pPr>
      <w:r w:rsidRPr="00697A61">
        <w:rPr>
          <w:rStyle w:val="FootnoteReference"/>
          <w:rFonts w:cs="Times New Roman"/>
          <w:szCs w:val="20"/>
        </w:rPr>
        <w:footnoteRef/>
      </w:r>
      <w:r w:rsidRPr="00697A61">
        <w:rPr>
          <w:rFonts w:ascii="Times New Roman" w:hAnsi="Times New Roman" w:cs="Times New Roman"/>
          <w:sz w:val="20"/>
          <w:szCs w:val="20"/>
        </w:rPr>
        <w:t xml:space="preserve"> Ibid.</w:t>
      </w:r>
    </w:p>
    <w:p w14:paraId="644415D3" w14:textId="77777777" w:rsidR="008B2381" w:rsidRPr="00697A61" w:rsidRDefault="008B2381" w:rsidP="00697A61">
      <w:pPr>
        <w:ind w:firstLine="720"/>
        <w:rPr>
          <w:rFonts w:ascii="Times New Roman" w:hAnsi="Times New Roman" w:cs="Times New Roman"/>
          <w:sz w:val="20"/>
          <w:szCs w:val="20"/>
        </w:rPr>
      </w:pPr>
    </w:p>
  </w:footnote>
  <w:footnote w:id="181">
    <w:p w14:paraId="6079E024" w14:textId="534E5797" w:rsidR="00101593" w:rsidRDefault="00101593" w:rsidP="00DE0F36">
      <w:pPr>
        <w:ind w:firstLine="720"/>
        <w:rPr>
          <w:rFonts w:ascii="Times New Roman" w:hAnsi="Times New Roman" w:cs="Times New Roman"/>
          <w:sz w:val="20"/>
          <w:szCs w:val="20"/>
        </w:rPr>
      </w:pPr>
      <w:r>
        <w:rPr>
          <w:rStyle w:val="FootnoteReference"/>
        </w:rPr>
        <w:footnoteRef/>
      </w:r>
      <w:r>
        <w:t xml:space="preserve"> </w:t>
      </w:r>
      <w:r w:rsidR="00DE0F36" w:rsidRPr="00697A61">
        <w:rPr>
          <w:rFonts w:ascii="Times New Roman" w:hAnsi="Times New Roman" w:cs="Times New Roman"/>
          <w:sz w:val="20"/>
          <w:szCs w:val="20"/>
        </w:rPr>
        <w:t>Robert. C. Fleming, “Instrumental Music Contests and Festivals: Perceptions of Selected Educational Personnel” (PhD diss., Southern Illinois University, 1976).</w:t>
      </w:r>
    </w:p>
    <w:p w14:paraId="66A71402" w14:textId="77777777" w:rsidR="00DE0F36" w:rsidRDefault="00DE0F36" w:rsidP="00DE0F36">
      <w:pPr>
        <w:ind w:firstLine="720"/>
      </w:pPr>
    </w:p>
  </w:footnote>
  <w:footnote w:id="182">
    <w:p w14:paraId="40FD3E9E" w14:textId="2F510FCC" w:rsidR="00364381" w:rsidRDefault="00364381" w:rsidP="00697A61">
      <w:pPr>
        <w:ind w:firstLine="720"/>
        <w:rPr>
          <w:rFonts w:ascii="Times New Roman" w:hAnsi="Times New Roman" w:cs="Times New Roman"/>
          <w:sz w:val="20"/>
          <w:szCs w:val="20"/>
        </w:rPr>
      </w:pPr>
      <w:r w:rsidRPr="00697A61">
        <w:rPr>
          <w:rStyle w:val="FootnoteReference"/>
          <w:rFonts w:cs="Times New Roman"/>
          <w:szCs w:val="20"/>
        </w:rPr>
        <w:footnoteRef/>
      </w:r>
      <w:r w:rsidRPr="00697A61">
        <w:rPr>
          <w:rFonts w:ascii="Times New Roman" w:hAnsi="Times New Roman" w:cs="Times New Roman"/>
          <w:sz w:val="20"/>
          <w:szCs w:val="20"/>
        </w:rPr>
        <w:t xml:space="preserve"> </w:t>
      </w:r>
      <w:bookmarkStart w:id="87" w:name="_Hlk201753945"/>
      <w:r w:rsidR="00DE0F36">
        <w:rPr>
          <w:rFonts w:ascii="Times New Roman" w:hAnsi="Times New Roman" w:cs="Times New Roman"/>
          <w:sz w:val="20"/>
          <w:szCs w:val="20"/>
        </w:rPr>
        <w:t xml:space="preserve">Ibid. </w:t>
      </w:r>
    </w:p>
    <w:bookmarkEnd w:id="87"/>
    <w:p w14:paraId="4EF612B0" w14:textId="77777777" w:rsidR="00697A61" w:rsidRPr="00697A61" w:rsidRDefault="00697A61" w:rsidP="00697A61">
      <w:pPr>
        <w:ind w:firstLine="720"/>
        <w:rPr>
          <w:rFonts w:ascii="Times New Roman" w:hAnsi="Times New Roman" w:cs="Times New Roman"/>
          <w:sz w:val="20"/>
          <w:szCs w:val="20"/>
        </w:rPr>
      </w:pPr>
    </w:p>
  </w:footnote>
  <w:footnote w:id="183">
    <w:p w14:paraId="48D0BBF3" w14:textId="77777777" w:rsidR="00364381" w:rsidRDefault="00364381" w:rsidP="00697A61">
      <w:pPr>
        <w:ind w:firstLine="720"/>
        <w:rPr>
          <w:rFonts w:ascii="Times New Roman" w:hAnsi="Times New Roman" w:cs="Times New Roman"/>
          <w:sz w:val="20"/>
          <w:szCs w:val="20"/>
        </w:rPr>
      </w:pPr>
      <w:r w:rsidRPr="00697A61">
        <w:rPr>
          <w:rStyle w:val="FootnoteReference"/>
          <w:rFonts w:cs="Times New Roman"/>
          <w:szCs w:val="20"/>
        </w:rPr>
        <w:footnoteRef/>
      </w:r>
      <w:r w:rsidRPr="00697A61">
        <w:rPr>
          <w:rFonts w:ascii="Times New Roman" w:hAnsi="Times New Roman" w:cs="Times New Roman"/>
          <w:sz w:val="20"/>
          <w:szCs w:val="20"/>
        </w:rPr>
        <w:t xml:space="preserve"> Joseph Daniel Carver, “An Investigation Into the Musical and Social Benefits of High School Marching Band,” (PhD diss., Ohio State University, 2019). </w:t>
      </w:r>
    </w:p>
    <w:p w14:paraId="2D9385B8" w14:textId="77777777" w:rsidR="00697A61" w:rsidRPr="00BA5D3D" w:rsidRDefault="00697A61" w:rsidP="00697A61">
      <w:pPr>
        <w:ind w:firstLine="720"/>
      </w:pPr>
    </w:p>
  </w:footnote>
  <w:footnote w:id="184">
    <w:p w14:paraId="56987E65" w14:textId="6C31D958" w:rsidR="00364381" w:rsidRDefault="00364381" w:rsidP="00DB07EE">
      <w:pPr>
        <w:pStyle w:val="Style1"/>
      </w:pPr>
      <w:r w:rsidRPr="00697A61">
        <w:rPr>
          <w:rStyle w:val="FootnoteReference"/>
        </w:rPr>
        <w:footnoteRef/>
      </w:r>
      <w:r w:rsidRPr="00697A61">
        <w:t xml:space="preserve"> </w:t>
      </w:r>
      <w:r w:rsidR="0054719C" w:rsidRPr="00697A61">
        <w:t>Ibid.</w:t>
      </w:r>
    </w:p>
    <w:p w14:paraId="2DA4C220" w14:textId="77777777" w:rsidR="00697A61" w:rsidRPr="00697A61" w:rsidRDefault="00697A61" w:rsidP="00DB07EE">
      <w:pPr>
        <w:pStyle w:val="Style1"/>
      </w:pPr>
    </w:p>
  </w:footnote>
  <w:footnote w:id="185">
    <w:p w14:paraId="3029AD70" w14:textId="4B733955" w:rsidR="002C4803" w:rsidRDefault="002C4803" w:rsidP="00DB07EE">
      <w:pPr>
        <w:pStyle w:val="Style1"/>
      </w:pPr>
      <w:r w:rsidRPr="00B6689B">
        <w:rPr>
          <w:rStyle w:val="FootnoteReference"/>
        </w:rPr>
        <w:footnoteRef/>
      </w:r>
      <w:r w:rsidRPr="00B6689B">
        <w:t xml:space="preserve"> </w:t>
      </w:r>
      <w:r w:rsidR="00A80839" w:rsidRPr="00B6689B">
        <w:t xml:space="preserve">J. R. Sawyer, J. R. </w:t>
      </w:r>
      <w:r w:rsidR="00B6689B">
        <w:t>“</w:t>
      </w:r>
      <w:r w:rsidR="00A80839" w:rsidRPr="00B6689B">
        <w:t xml:space="preserve">Factors </w:t>
      </w:r>
      <w:r w:rsidR="00B6689B">
        <w:t>T</w:t>
      </w:r>
      <w:r w:rsidR="00A80839" w:rsidRPr="00B6689B">
        <w:t xml:space="preserve">hat </w:t>
      </w:r>
      <w:r w:rsidR="00B6689B">
        <w:t>C</w:t>
      </w:r>
      <w:r w:rsidR="00A80839" w:rsidRPr="00B6689B">
        <w:t xml:space="preserve">haracterize </w:t>
      </w:r>
      <w:r w:rsidR="00B6689B">
        <w:t>S</w:t>
      </w:r>
      <w:r w:rsidR="00A80839" w:rsidRPr="00B6689B">
        <w:t xml:space="preserve">uccessful </w:t>
      </w:r>
      <w:r w:rsidR="00B6689B">
        <w:t>I</w:t>
      </w:r>
      <w:r w:rsidR="00A80839" w:rsidRPr="00B6689B">
        <w:t>nner</w:t>
      </w:r>
      <w:r w:rsidR="00A80839" w:rsidRPr="00B6689B">
        <w:noBreakHyphen/>
      </w:r>
      <w:r w:rsidR="00B6689B">
        <w:t>C</w:t>
      </w:r>
      <w:r w:rsidR="00A80839" w:rsidRPr="00B6689B">
        <w:t xml:space="preserve">ity </w:t>
      </w:r>
      <w:r w:rsidR="00B6689B">
        <w:t>H</w:t>
      </w:r>
      <w:r w:rsidR="00A80839" w:rsidRPr="00B6689B">
        <w:t xml:space="preserve">igh </w:t>
      </w:r>
      <w:r w:rsidR="00B6689B">
        <w:t>S</w:t>
      </w:r>
      <w:r w:rsidR="00A80839" w:rsidRPr="00B6689B">
        <w:t xml:space="preserve">chool </w:t>
      </w:r>
      <w:r w:rsidR="00B6689B">
        <w:t>B</w:t>
      </w:r>
      <w:r w:rsidR="00A80839" w:rsidRPr="00B6689B">
        <w:t xml:space="preserve">and </w:t>
      </w:r>
      <w:r w:rsidR="00B6689B">
        <w:t>P</w:t>
      </w:r>
      <w:r w:rsidR="00A80839" w:rsidRPr="00B6689B">
        <w:t xml:space="preserve">rograms of the North Central </w:t>
      </w:r>
      <w:r w:rsidR="00B6689B">
        <w:t>S</w:t>
      </w:r>
      <w:r w:rsidR="00A80839" w:rsidRPr="00B6689B">
        <w:t xml:space="preserve">tates of the United States as </w:t>
      </w:r>
      <w:r w:rsidR="00B6689B">
        <w:t>P</w:t>
      </w:r>
      <w:r w:rsidR="00A80839" w:rsidRPr="00B6689B">
        <w:t xml:space="preserve">erceived by </w:t>
      </w:r>
      <w:r w:rsidR="00B6689B">
        <w:t>A</w:t>
      </w:r>
      <w:r w:rsidR="00A80839" w:rsidRPr="00B6689B">
        <w:t xml:space="preserve">dministrators, </w:t>
      </w:r>
      <w:r w:rsidR="00B6689B">
        <w:t>M</w:t>
      </w:r>
      <w:r w:rsidR="00A80839" w:rsidRPr="00B6689B">
        <w:t xml:space="preserve">usic </w:t>
      </w:r>
      <w:r w:rsidR="00B6689B">
        <w:t>S</w:t>
      </w:r>
      <w:r w:rsidR="00A80839" w:rsidRPr="00B6689B">
        <w:t>upervisors</w:t>
      </w:r>
      <w:r w:rsidR="00B6689B" w:rsidRPr="00B6689B">
        <w:t>,</w:t>
      </w:r>
      <w:r w:rsidR="00A80839" w:rsidRPr="00B6689B">
        <w:t xml:space="preserve"> and </w:t>
      </w:r>
      <w:r w:rsidR="00B6689B">
        <w:t>M</w:t>
      </w:r>
      <w:r w:rsidR="00A80839" w:rsidRPr="00B6689B">
        <w:t xml:space="preserve">usic </w:t>
      </w:r>
      <w:r w:rsidR="00B6689B" w:rsidRPr="00B6689B">
        <w:t>Educators</w:t>
      </w:r>
      <w:r w:rsidR="00A80839" w:rsidRPr="00B6689B">
        <w:t>.</w:t>
      </w:r>
      <w:r w:rsidR="00B6689B">
        <w:t xml:space="preserve">” </w:t>
      </w:r>
      <w:r w:rsidR="00DC3ED9">
        <w:t>(</w:t>
      </w:r>
      <w:r w:rsidR="00A80839" w:rsidRPr="00B6689B">
        <w:t xml:space="preserve">Doctoral dissertation, University of Nebraska–Lincoln, 2002.) </w:t>
      </w:r>
    </w:p>
    <w:p w14:paraId="504D0FB9" w14:textId="77777777" w:rsidR="00DB07EE" w:rsidRPr="00B6689B" w:rsidRDefault="00DB07EE" w:rsidP="00DB07EE">
      <w:pPr>
        <w:pStyle w:val="Style1"/>
      </w:pPr>
    </w:p>
  </w:footnote>
  <w:footnote w:id="186">
    <w:p w14:paraId="3182E0EC" w14:textId="2E45D0EC" w:rsidR="00364381" w:rsidRPr="00B6689B" w:rsidRDefault="00364381" w:rsidP="00697A61">
      <w:pPr>
        <w:ind w:firstLine="720"/>
        <w:rPr>
          <w:rFonts w:ascii="Times New Roman" w:hAnsi="Times New Roman" w:cs="Times New Roman"/>
          <w:sz w:val="20"/>
          <w:szCs w:val="20"/>
        </w:rPr>
      </w:pPr>
      <w:r w:rsidRPr="00B6689B">
        <w:rPr>
          <w:rStyle w:val="FootnoteReference"/>
          <w:rFonts w:cs="Times New Roman"/>
          <w:szCs w:val="20"/>
        </w:rPr>
        <w:footnoteRef/>
      </w:r>
      <w:r w:rsidRPr="00B6689B">
        <w:rPr>
          <w:rFonts w:ascii="Times New Roman" w:hAnsi="Times New Roman" w:cs="Times New Roman"/>
          <w:sz w:val="20"/>
          <w:szCs w:val="20"/>
        </w:rPr>
        <w:t xml:space="preserve"> </w:t>
      </w:r>
      <w:r w:rsidR="004F4032" w:rsidRPr="00B6689B">
        <w:rPr>
          <w:rFonts w:ascii="Times New Roman" w:hAnsi="Times New Roman" w:cs="Times New Roman"/>
          <w:sz w:val="20"/>
          <w:szCs w:val="20"/>
        </w:rPr>
        <w:t>Burnsed and Sochinski, “Research on Competitions,” 27.</w:t>
      </w:r>
    </w:p>
    <w:p w14:paraId="46E0E6CC" w14:textId="77777777" w:rsidR="00697A61" w:rsidRPr="00B6689B" w:rsidRDefault="00697A61" w:rsidP="00697A61">
      <w:pPr>
        <w:ind w:firstLine="720"/>
        <w:rPr>
          <w:rFonts w:ascii="Times New Roman" w:hAnsi="Times New Roman" w:cs="Times New Roman"/>
          <w:sz w:val="20"/>
          <w:szCs w:val="20"/>
        </w:rPr>
      </w:pPr>
    </w:p>
  </w:footnote>
  <w:footnote w:id="187">
    <w:p w14:paraId="4251BB51" w14:textId="2FB3358D" w:rsidR="00364381" w:rsidRPr="00B6689B" w:rsidRDefault="00364381" w:rsidP="00697A61">
      <w:pPr>
        <w:ind w:firstLine="720"/>
        <w:rPr>
          <w:sz w:val="20"/>
          <w:szCs w:val="20"/>
        </w:rPr>
      </w:pPr>
      <w:r w:rsidRPr="00B6689B">
        <w:rPr>
          <w:rStyle w:val="FootnoteReference"/>
          <w:rFonts w:cs="Times New Roman"/>
          <w:szCs w:val="20"/>
        </w:rPr>
        <w:footnoteRef/>
      </w:r>
      <w:r w:rsidRPr="00B6689B">
        <w:rPr>
          <w:rFonts w:ascii="Times New Roman" w:hAnsi="Times New Roman" w:cs="Times New Roman"/>
          <w:sz w:val="20"/>
          <w:szCs w:val="20"/>
        </w:rPr>
        <w:t xml:space="preserve"> Ibid.</w:t>
      </w:r>
      <w:r w:rsidRPr="00B6689B">
        <w:rPr>
          <w:sz w:val="20"/>
          <w:szCs w:val="20"/>
        </w:rPr>
        <w:t xml:space="preserve"> </w:t>
      </w:r>
    </w:p>
    <w:p w14:paraId="1AE6654E" w14:textId="77777777" w:rsidR="00FC2004" w:rsidRPr="002337FD" w:rsidRDefault="00FC2004" w:rsidP="00697A61">
      <w:pPr>
        <w:ind w:firstLine="720"/>
      </w:pPr>
    </w:p>
  </w:footnote>
  <w:footnote w:id="188">
    <w:p w14:paraId="0A613D1B" w14:textId="6749738D" w:rsidR="00364381" w:rsidRDefault="00364381" w:rsidP="00697A61">
      <w:pPr>
        <w:ind w:firstLine="720"/>
        <w:rPr>
          <w:rFonts w:ascii="Times New Roman" w:hAnsi="Times New Roman" w:cs="Times New Roman"/>
          <w:sz w:val="20"/>
          <w:szCs w:val="20"/>
        </w:rPr>
      </w:pPr>
      <w:r w:rsidRPr="00697A61">
        <w:rPr>
          <w:rStyle w:val="FootnoteReference"/>
          <w:rFonts w:cs="Times New Roman"/>
          <w:szCs w:val="20"/>
        </w:rPr>
        <w:footnoteRef/>
      </w:r>
      <w:r w:rsidRPr="00697A61">
        <w:rPr>
          <w:rFonts w:ascii="Times New Roman" w:hAnsi="Times New Roman" w:cs="Times New Roman"/>
          <w:sz w:val="20"/>
          <w:szCs w:val="20"/>
        </w:rPr>
        <w:t xml:space="preserve"> Ibid.</w:t>
      </w:r>
    </w:p>
    <w:p w14:paraId="403734CA" w14:textId="77777777" w:rsidR="00697A61" w:rsidRPr="00697A61" w:rsidRDefault="00697A61" w:rsidP="00697A61">
      <w:pPr>
        <w:ind w:firstLine="720"/>
        <w:rPr>
          <w:rFonts w:ascii="Times New Roman" w:hAnsi="Times New Roman" w:cs="Times New Roman"/>
          <w:sz w:val="20"/>
          <w:szCs w:val="20"/>
        </w:rPr>
      </w:pPr>
    </w:p>
  </w:footnote>
  <w:footnote w:id="189">
    <w:p w14:paraId="5F7EAEFA" w14:textId="36AD04A8" w:rsidR="00364381" w:rsidRDefault="00364381" w:rsidP="00697A61">
      <w:pPr>
        <w:ind w:firstLine="720"/>
        <w:rPr>
          <w:rFonts w:ascii="Times New Roman" w:hAnsi="Times New Roman" w:cs="Times New Roman"/>
          <w:sz w:val="20"/>
          <w:szCs w:val="20"/>
        </w:rPr>
      </w:pPr>
      <w:r w:rsidRPr="00697A61">
        <w:rPr>
          <w:rStyle w:val="FootnoteReference"/>
          <w:rFonts w:cs="Times New Roman"/>
          <w:szCs w:val="20"/>
        </w:rPr>
        <w:footnoteRef/>
      </w:r>
      <w:r w:rsidRPr="00697A61">
        <w:rPr>
          <w:rFonts w:ascii="Times New Roman" w:hAnsi="Times New Roman" w:cs="Times New Roman"/>
          <w:sz w:val="20"/>
          <w:szCs w:val="20"/>
        </w:rPr>
        <w:t xml:space="preserve"> Ibid.</w:t>
      </w:r>
    </w:p>
    <w:p w14:paraId="5A1267FF" w14:textId="77777777" w:rsidR="00697A61" w:rsidRPr="00697A61" w:rsidRDefault="00697A61" w:rsidP="00697A61">
      <w:pPr>
        <w:ind w:firstLine="720"/>
        <w:rPr>
          <w:rFonts w:ascii="Times New Roman" w:hAnsi="Times New Roman" w:cs="Times New Roman"/>
          <w:sz w:val="20"/>
          <w:szCs w:val="20"/>
        </w:rPr>
      </w:pPr>
    </w:p>
  </w:footnote>
  <w:footnote w:id="190">
    <w:p w14:paraId="1A0B853D" w14:textId="77777777" w:rsidR="00364381" w:rsidRDefault="00364381" w:rsidP="00697A61">
      <w:pPr>
        <w:ind w:firstLine="720"/>
        <w:rPr>
          <w:rFonts w:ascii="Times New Roman" w:hAnsi="Times New Roman" w:cs="Times New Roman"/>
          <w:sz w:val="20"/>
          <w:szCs w:val="20"/>
        </w:rPr>
      </w:pPr>
      <w:r w:rsidRPr="00697A61">
        <w:rPr>
          <w:rStyle w:val="FootnoteReference"/>
          <w:rFonts w:cs="Times New Roman"/>
          <w:szCs w:val="20"/>
        </w:rPr>
        <w:footnoteRef/>
      </w:r>
      <w:r w:rsidRPr="00697A61">
        <w:rPr>
          <w:rFonts w:ascii="Times New Roman" w:hAnsi="Times New Roman" w:cs="Times New Roman"/>
          <w:sz w:val="20"/>
          <w:szCs w:val="20"/>
        </w:rPr>
        <w:t xml:space="preserve"> Rogers, “Attitudes of High School Band Directors,” 259.</w:t>
      </w:r>
    </w:p>
    <w:p w14:paraId="3B9D658F" w14:textId="77777777" w:rsidR="00697A61" w:rsidRPr="00697A61" w:rsidRDefault="00697A61" w:rsidP="00697A61">
      <w:pPr>
        <w:ind w:firstLine="720"/>
        <w:rPr>
          <w:rFonts w:ascii="Times New Roman" w:hAnsi="Times New Roman" w:cs="Times New Roman"/>
          <w:sz w:val="20"/>
          <w:szCs w:val="20"/>
        </w:rPr>
      </w:pPr>
    </w:p>
  </w:footnote>
  <w:footnote w:id="191">
    <w:p w14:paraId="043BF10D" w14:textId="023CCD31" w:rsidR="00364381" w:rsidRDefault="00364381" w:rsidP="00697A61">
      <w:pPr>
        <w:ind w:firstLine="720"/>
        <w:rPr>
          <w:rFonts w:ascii="Times New Roman" w:hAnsi="Times New Roman" w:cs="Times New Roman"/>
          <w:sz w:val="20"/>
          <w:szCs w:val="20"/>
        </w:rPr>
      </w:pPr>
      <w:r w:rsidRPr="00697A61">
        <w:rPr>
          <w:rStyle w:val="FootnoteReference"/>
          <w:rFonts w:cs="Times New Roman"/>
          <w:szCs w:val="20"/>
        </w:rPr>
        <w:footnoteRef/>
      </w:r>
      <w:r w:rsidRPr="00697A61">
        <w:rPr>
          <w:rFonts w:ascii="Times New Roman" w:hAnsi="Times New Roman" w:cs="Times New Roman"/>
          <w:sz w:val="20"/>
          <w:szCs w:val="20"/>
        </w:rPr>
        <w:t xml:space="preserve"> </w:t>
      </w:r>
      <w:r w:rsidR="00DB07EE" w:rsidRPr="00DB07EE">
        <w:rPr>
          <w:rFonts w:ascii="Times New Roman" w:hAnsi="Times New Roman" w:cs="Times New Roman"/>
          <w:sz w:val="20"/>
          <w:szCs w:val="20"/>
        </w:rPr>
        <w:t xml:space="preserve"> Rogers, “Attitudes of High School Band Directors,” 2</w:t>
      </w:r>
      <w:r w:rsidR="00DB07EE">
        <w:rPr>
          <w:rFonts w:ascii="Times New Roman" w:hAnsi="Times New Roman" w:cs="Times New Roman"/>
          <w:sz w:val="20"/>
          <w:szCs w:val="20"/>
        </w:rPr>
        <w:t>60.</w:t>
      </w:r>
    </w:p>
    <w:p w14:paraId="67BECC8A" w14:textId="77777777" w:rsidR="00697A61" w:rsidRPr="00697A61" w:rsidRDefault="00697A61" w:rsidP="00697A61">
      <w:pPr>
        <w:ind w:firstLine="720"/>
        <w:rPr>
          <w:rFonts w:ascii="Times New Roman" w:hAnsi="Times New Roman" w:cs="Times New Roman"/>
          <w:sz w:val="20"/>
          <w:szCs w:val="20"/>
        </w:rPr>
      </w:pPr>
    </w:p>
  </w:footnote>
  <w:footnote w:id="192">
    <w:p w14:paraId="0B3683C1" w14:textId="3B0ABE65" w:rsidR="005677B3" w:rsidRDefault="005677B3" w:rsidP="005677B3">
      <w:pPr>
        <w:ind w:firstLine="720"/>
        <w:rPr>
          <w:rFonts w:ascii="Times New Roman" w:hAnsi="Times New Roman" w:cs="Times New Roman"/>
          <w:sz w:val="20"/>
          <w:szCs w:val="20"/>
        </w:rPr>
      </w:pPr>
      <w:r>
        <w:rPr>
          <w:rStyle w:val="FootnoteReference"/>
        </w:rPr>
        <w:footnoteRef/>
      </w:r>
      <w:r>
        <w:t xml:space="preserve"> </w:t>
      </w:r>
      <w:r w:rsidRPr="00697A61">
        <w:rPr>
          <w:rFonts w:ascii="Times New Roman" w:hAnsi="Times New Roman" w:cs="Times New Roman"/>
          <w:sz w:val="20"/>
          <w:szCs w:val="20"/>
        </w:rPr>
        <w:t>D.J. Rothlisberger, “The Impact of High School Band on Student Education as Perceived by Band Students, Band Directors, and Building Level Administrators,” (PhD diss., East Texas State University, 1995).</w:t>
      </w:r>
    </w:p>
    <w:p w14:paraId="23AE9804" w14:textId="77777777" w:rsidR="005677B3" w:rsidRDefault="005677B3" w:rsidP="005677B3">
      <w:pPr>
        <w:ind w:firstLine="720"/>
      </w:pPr>
    </w:p>
  </w:footnote>
  <w:footnote w:id="193">
    <w:p w14:paraId="2A6046CE" w14:textId="7B0242A7" w:rsidR="005677B3" w:rsidRDefault="005677B3">
      <w:pPr>
        <w:pStyle w:val="FootnoteText"/>
      </w:pPr>
      <w:r>
        <w:rPr>
          <w:rStyle w:val="FootnoteReference"/>
        </w:rPr>
        <w:footnoteRef/>
      </w:r>
      <w:r>
        <w:t xml:space="preserve"> </w:t>
      </w:r>
      <w:r w:rsidRPr="005677B3">
        <w:rPr>
          <w:rStyle w:val="Style1Char"/>
        </w:rPr>
        <w:t>Ibid.</w:t>
      </w:r>
    </w:p>
  </w:footnote>
  <w:footnote w:id="194">
    <w:p w14:paraId="2D6A9F6A" w14:textId="75B79316" w:rsidR="005677B3" w:rsidRDefault="005677B3" w:rsidP="005677B3">
      <w:pPr>
        <w:pStyle w:val="Style1"/>
      </w:pPr>
      <w:r>
        <w:rPr>
          <w:rStyle w:val="FootnoteReference"/>
        </w:rPr>
        <w:footnoteRef/>
      </w:r>
      <w:r>
        <w:t xml:space="preserve"> </w:t>
      </w:r>
      <w:r w:rsidRPr="005677B3">
        <w:t>Mark A. Linn, “Attitudes of Wyoming AAAA High School Students Regarding the Use of Competition in Their Band Programs,” 1988.</w:t>
      </w:r>
    </w:p>
    <w:p w14:paraId="7C9DFABC" w14:textId="77777777" w:rsidR="005677B3" w:rsidRDefault="005677B3" w:rsidP="005677B3">
      <w:pPr>
        <w:pStyle w:val="Style1"/>
      </w:pPr>
    </w:p>
  </w:footnote>
  <w:footnote w:id="195">
    <w:p w14:paraId="2D29C6F0" w14:textId="46249E3B" w:rsidR="005677B3" w:rsidRDefault="005677B3" w:rsidP="005677B3">
      <w:pPr>
        <w:pStyle w:val="Style1"/>
      </w:pPr>
      <w:r>
        <w:rPr>
          <w:rStyle w:val="FootnoteReference"/>
        </w:rPr>
        <w:footnoteRef/>
      </w:r>
      <w:r>
        <w:t xml:space="preserve"> </w:t>
      </w:r>
      <w:r w:rsidRPr="005677B3">
        <w:t>James O. Franklin, “Attitudes of School Administrators, Band Directors, and Band Students Toward Selected Activities of the Public School Band Program,” 1979.</w:t>
      </w:r>
    </w:p>
    <w:p w14:paraId="28094594" w14:textId="77777777" w:rsidR="005677B3" w:rsidRDefault="005677B3" w:rsidP="005677B3">
      <w:pPr>
        <w:pStyle w:val="Style1"/>
      </w:pPr>
    </w:p>
  </w:footnote>
  <w:footnote w:id="196">
    <w:p w14:paraId="197D7B8E" w14:textId="4884FB31" w:rsidR="00364381" w:rsidRDefault="00364381" w:rsidP="0069120D">
      <w:pPr>
        <w:ind w:firstLine="720"/>
        <w:rPr>
          <w:rFonts w:ascii="Times New Roman" w:hAnsi="Times New Roman" w:cs="Times New Roman"/>
          <w:sz w:val="20"/>
          <w:szCs w:val="20"/>
        </w:rPr>
      </w:pPr>
      <w:r w:rsidRPr="0069120D">
        <w:rPr>
          <w:rStyle w:val="FootnoteReference"/>
          <w:rFonts w:cs="Times New Roman"/>
          <w:szCs w:val="20"/>
        </w:rPr>
        <w:footnoteRef/>
      </w:r>
      <w:r w:rsidRPr="0069120D">
        <w:rPr>
          <w:rFonts w:ascii="Times New Roman" w:hAnsi="Times New Roman" w:cs="Times New Roman"/>
          <w:sz w:val="20"/>
          <w:szCs w:val="20"/>
        </w:rPr>
        <w:t xml:space="preserve"> Jonathan Lilliedahl, “Class, Capital, and School Culture: Parental Involvement in Public Schools with Specialised Music Programmes,” </w:t>
      </w:r>
      <w:r w:rsidRPr="0069120D">
        <w:rPr>
          <w:rFonts w:ascii="Times New Roman" w:hAnsi="Times New Roman" w:cs="Times New Roman"/>
          <w:i/>
          <w:iCs/>
          <w:sz w:val="20"/>
          <w:szCs w:val="20"/>
        </w:rPr>
        <w:t>British Journal of Sociology of Education</w:t>
      </w:r>
      <w:r w:rsidRPr="0069120D">
        <w:rPr>
          <w:rFonts w:ascii="Times New Roman" w:hAnsi="Times New Roman" w:cs="Times New Roman"/>
          <w:sz w:val="20"/>
          <w:szCs w:val="20"/>
        </w:rPr>
        <w:t xml:space="preserve"> 42, no. 2 (2021): 246. </w:t>
      </w:r>
    </w:p>
    <w:p w14:paraId="09BB7CAD" w14:textId="77777777" w:rsidR="0069120D" w:rsidRPr="0069120D" w:rsidRDefault="0069120D" w:rsidP="0069120D">
      <w:pPr>
        <w:ind w:firstLine="720"/>
        <w:rPr>
          <w:rFonts w:ascii="Times New Roman" w:hAnsi="Times New Roman" w:cs="Times New Roman"/>
          <w:sz w:val="20"/>
          <w:szCs w:val="20"/>
        </w:rPr>
      </w:pPr>
    </w:p>
  </w:footnote>
  <w:footnote w:id="197">
    <w:p w14:paraId="7287453C" w14:textId="6BEA28B4" w:rsidR="00364381" w:rsidRDefault="00364381" w:rsidP="0069120D">
      <w:pPr>
        <w:ind w:firstLine="720"/>
        <w:rPr>
          <w:rFonts w:ascii="Times New Roman" w:hAnsi="Times New Roman" w:cs="Times New Roman"/>
          <w:sz w:val="20"/>
          <w:szCs w:val="20"/>
        </w:rPr>
      </w:pPr>
      <w:r w:rsidRPr="0069120D">
        <w:rPr>
          <w:rStyle w:val="FootnoteReference"/>
          <w:rFonts w:cs="Times New Roman"/>
          <w:szCs w:val="20"/>
        </w:rPr>
        <w:footnoteRef/>
      </w:r>
      <w:r w:rsidRPr="0069120D">
        <w:rPr>
          <w:rFonts w:ascii="Times New Roman" w:hAnsi="Times New Roman" w:cs="Times New Roman"/>
          <w:sz w:val="20"/>
          <w:szCs w:val="20"/>
        </w:rPr>
        <w:t xml:space="preserve"> </w:t>
      </w:r>
      <w:r w:rsidR="00366E3A" w:rsidRPr="0069120D">
        <w:rPr>
          <w:rFonts w:ascii="Times New Roman" w:hAnsi="Times New Roman" w:cs="Times New Roman"/>
          <w:sz w:val="20"/>
          <w:szCs w:val="20"/>
        </w:rPr>
        <w:t>Ibid.</w:t>
      </w:r>
    </w:p>
    <w:p w14:paraId="49CF393A" w14:textId="77777777" w:rsidR="0069120D" w:rsidRPr="00246763" w:rsidRDefault="0069120D" w:rsidP="0069120D">
      <w:pPr>
        <w:ind w:firstLine="720"/>
      </w:pPr>
    </w:p>
  </w:footnote>
  <w:footnote w:id="198">
    <w:p w14:paraId="08F82A7E" w14:textId="0068A221" w:rsidR="00364381" w:rsidRDefault="00364381" w:rsidP="0069120D">
      <w:pPr>
        <w:ind w:firstLine="720"/>
        <w:rPr>
          <w:rFonts w:ascii="Times New Roman" w:hAnsi="Times New Roman" w:cs="Times New Roman"/>
          <w:sz w:val="20"/>
          <w:szCs w:val="20"/>
        </w:rPr>
      </w:pPr>
      <w:r w:rsidRPr="0069120D">
        <w:rPr>
          <w:rStyle w:val="FootnoteReference"/>
          <w:rFonts w:cs="Times New Roman"/>
          <w:szCs w:val="20"/>
        </w:rPr>
        <w:footnoteRef/>
      </w:r>
      <w:r w:rsidRPr="0069120D">
        <w:rPr>
          <w:rFonts w:ascii="Times New Roman" w:hAnsi="Times New Roman" w:cs="Times New Roman"/>
          <w:sz w:val="20"/>
          <w:szCs w:val="20"/>
        </w:rPr>
        <w:t xml:space="preserve"> Phillip M. Hash. "A Comparison of the Ratings and Reliability on Two Band/Orchestra Festival</w:t>
      </w:r>
      <w:r w:rsidR="0054719C" w:rsidRPr="0069120D">
        <w:rPr>
          <w:rFonts w:ascii="Times New Roman" w:hAnsi="Times New Roman" w:cs="Times New Roman"/>
          <w:sz w:val="20"/>
          <w:szCs w:val="20"/>
        </w:rPr>
        <w:t xml:space="preserve"> </w:t>
      </w:r>
      <w:r w:rsidRPr="0069120D">
        <w:rPr>
          <w:rFonts w:ascii="Times New Roman" w:hAnsi="Times New Roman" w:cs="Times New Roman"/>
          <w:sz w:val="20"/>
          <w:szCs w:val="20"/>
        </w:rPr>
        <w:t xml:space="preserve">Adjudication Forms," </w:t>
      </w:r>
      <w:r w:rsidRPr="0069120D">
        <w:rPr>
          <w:rFonts w:ascii="Times New Roman" w:hAnsi="Times New Roman" w:cs="Times New Roman"/>
          <w:i/>
          <w:iCs/>
          <w:sz w:val="20"/>
          <w:szCs w:val="20"/>
        </w:rPr>
        <w:t>Journal of Band Research</w:t>
      </w:r>
      <w:r w:rsidRPr="0069120D">
        <w:rPr>
          <w:rFonts w:ascii="Times New Roman" w:hAnsi="Times New Roman" w:cs="Times New Roman"/>
          <w:sz w:val="20"/>
          <w:szCs w:val="20"/>
        </w:rPr>
        <w:t xml:space="preserve"> 55, no. 1 (Fall, 2019): 1,17,75.</w:t>
      </w:r>
    </w:p>
    <w:p w14:paraId="1DD75262" w14:textId="77777777" w:rsidR="005677B3" w:rsidRPr="0069120D" w:rsidRDefault="005677B3" w:rsidP="0069120D">
      <w:pPr>
        <w:ind w:firstLine="720"/>
        <w:rPr>
          <w:rFonts w:ascii="Times New Roman" w:hAnsi="Times New Roman" w:cs="Times New Roman"/>
          <w:sz w:val="20"/>
          <w:szCs w:val="20"/>
        </w:rPr>
      </w:pPr>
    </w:p>
  </w:footnote>
  <w:footnote w:id="199">
    <w:p w14:paraId="3B04A0E4" w14:textId="47CCE20D" w:rsidR="00364381" w:rsidRDefault="00364381" w:rsidP="0069120D">
      <w:pPr>
        <w:ind w:firstLine="720"/>
        <w:rPr>
          <w:rFonts w:ascii="Times New Roman" w:hAnsi="Times New Roman" w:cs="Times New Roman"/>
          <w:sz w:val="20"/>
          <w:szCs w:val="20"/>
        </w:rPr>
      </w:pPr>
      <w:r w:rsidRPr="0069120D">
        <w:rPr>
          <w:rStyle w:val="FootnoteReference"/>
          <w:rFonts w:cs="Times New Roman"/>
          <w:szCs w:val="20"/>
        </w:rPr>
        <w:footnoteRef/>
      </w:r>
      <w:r w:rsidRPr="0069120D">
        <w:rPr>
          <w:rFonts w:ascii="Times New Roman" w:hAnsi="Times New Roman" w:cs="Times New Roman"/>
          <w:sz w:val="20"/>
          <w:szCs w:val="20"/>
        </w:rPr>
        <w:t xml:space="preserve"> Lilliedahl, “Class, Capital,” 246.</w:t>
      </w:r>
    </w:p>
    <w:p w14:paraId="5D786C0A" w14:textId="77777777" w:rsidR="0069120D" w:rsidRPr="0069120D" w:rsidRDefault="0069120D" w:rsidP="0069120D">
      <w:pPr>
        <w:ind w:firstLine="720"/>
        <w:rPr>
          <w:rFonts w:ascii="Times New Roman" w:hAnsi="Times New Roman" w:cs="Times New Roman"/>
          <w:sz w:val="20"/>
          <w:szCs w:val="20"/>
        </w:rPr>
      </w:pPr>
    </w:p>
  </w:footnote>
  <w:footnote w:id="200">
    <w:p w14:paraId="16DF426F" w14:textId="14892C0A" w:rsidR="00364381" w:rsidRDefault="00364381" w:rsidP="0069120D">
      <w:pPr>
        <w:ind w:firstLine="720"/>
        <w:rPr>
          <w:rFonts w:ascii="Times New Roman" w:hAnsi="Times New Roman" w:cs="Times New Roman"/>
          <w:sz w:val="20"/>
          <w:szCs w:val="20"/>
        </w:rPr>
      </w:pPr>
      <w:r w:rsidRPr="0069120D">
        <w:rPr>
          <w:rStyle w:val="FootnoteReference"/>
          <w:rFonts w:cs="Times New Roman"/>
          <w:szCs w:val="20"/>
        </w:rPr>
        <w:footnoteRef/>
      </w:r>
      <w:r w:rsidRPr="0069120D">
        <w:rPr>
          <w:rFonts w:ascii="Times New Roman" w:hAnsi="Times New Roman" w:cs="Times New Roman"/>
          <w:sz w:val="20"/>
          <w:szCs w:val="20"/>
        </w:rPr>
        <w:t xml:space="preserve"> Ibid.</w:t>
      </w:r>
    </w:p>
    <w:p w14:paraId="713E4455" w14:textId="77777777" w:rsidR="0069120D" w:rsidRPr="0069120D" w:rsidRDefault="0069120D" w:rsidP="0069120D">
      <w:pPr>
        <w:ind w:firstLine="720"/>
        <w:rPr>
          <w:rFonts w:ascii="Times New Roman" w:hAnsi="Times New Roman" w:cs="Times New Roman"/>
          <w:sz w:val="20"/>
          <w:szCs w:val="20"/>
        </w:rPr>
      </w:pPr>
    </w:p>
  </w:footnote>
  <w:footnote w:id="201">
    <w:p w14:paraId="5795B036" w14:textId="3F7EB95D" w:rsidR="00364381" w:rsidRDefault="00364381" w:rsidP="0069120D">
      <w:pPr>
        <w:ind w:firstLine="720"/>
        <w:rPr>
          <w:rFonts w:ascii="Times New Roman" w:hAnsi="Times New Roman" w:cs="Times New Roman"/>
          <w:sz w:val="20"/>
          <w:szCs w:val="20"/>
        </w:rPr>
      </w:pPr>
      <w:r w:rsidRPr="0069120D">
        <w:rPr>
          <w:rStyle w:val="FootnoteReference"/>
          <w:rFonts w:cs="Times New Roman"/>
          <w:szCs w:val="20"/>
        </w:rPr>
        <w:footnoteRef/>
      </w:r>
      <w:r w:rsidRPr="0069120D">
        <w:rPr>
          <w:rFonts w:ascii="Times New Roman" w:hAnsi="Times New Roman" w:cs="Times New Roman"/>
          <w:sz w:val="20"/>
          <w:szCs w:val="20"/>
        </w:rPr>
        <w:t xml:space="preserve"> Hash, “A Comparison of the Ratings and Reliability,” 17.</w:t>
      </w:r>
    </w:p>
    <w:p w14:paraId="606A2896" w14:textId="77777777" w:rsidR="0069120D" w:rsidRPr="0069120D" w:rsidRDefault="0069120D" w:rsidP="0069120D">
      <w:pPr>
        <w:ind w:firstLine="720"/>
        <w:rPr>
          <w:rFonts w:ascii="Times New Roman" w:hAnsi="Times New Roman" w:cs="Times New Roman"/>
          <w:sz w:val="20"/>
          <w:szCs w:val="20"/>
        </w:rPr>
      </w:pPr>
    </w:p>
  </w:footnote>
  <w:footnote w:id="202">
    <w:p w14:paraId="266146E2" w14:textId="3D94F478" w:rsidR="00364381" w:rsidRDefault="00364381" w:rsidP="0069120D">
      <w:pPr>
        <w:ind w:firstLine="720"/>
        <w:rPr>
          <w:rFonts w:ascii="Times New Roman" w:hAnsi="Times New Roman" w:cs="Times New Roman"/>
          <w:sz w:val="20"/>
          <w:szCs w:val="20"/>
        </w:rPr>
      </w:pPr>
      <w:r w:rsidRPr="0069120D">
        <w:rPr>
          <w:rStyle w:val="FootnoteReference"/>
          <w:rFonts w:cs="Times New Roman"/>
          <w:szCs w:val="20"/>
        </w:rPr>
        <w:footnoteRef/>
      </w:r>
      <w:r w:rsidRPr="0069120D">
        <w:rPr>
          <w:rFonts w:ascii="Times New Roman" w:hAnsi="Times New Roman" w:cs="Times New Roman"/>
          <w:sz w:val="20"/>
          <w:szCs w:val="20"/>
        </w:rPr>
        <w:t xml:space="preserve"> J. Dalby, “Effective Band Shows Have Definite Values to Band Members and Provide Favorable School Publicity,” Conductors' Anthology: A Compendium of Articles from the Instrumentalist from 1946 to 1992 on the Administrative Side of Being a School Music Director 1, (1993): 101-102. </w:t>
      </w:r>
    </w:p>
    <w:p w14:paraId="21B86A00" w14:textId="77777777" w:rsidR="0069120D" w:rsidRPr="0069120D" w:rsidRDefault="0069120D" w:rsidP="0069120D">
      <w:pPr>
        <w:ind w:firstLine="720"/>
        <w:rPr>
          <w:rFonts w:ascii="Times New Roman" w:hAnsi="Times New Roman" w:cs="Times New Roman"/>
          <w:sz w:val="20"/>
          <w:szCs w:val="20"/>
        </w:rPr>
      </w:pPr>
    </w:p>
  </w:footnote>
  <w:footnote w:id="203">
    <w:p w14:paraId="143C8470" w14:textId="117E3644" w:rsidR="00364381" w:rsidRDefault="00364381" w:rsidP="0069120D">
      <w:pPr>
        <w:ind w:firstLine="720"/>
        <w:rPr>
          <w:rFonts w:ascii="Times New Roman" w:hAnsi="Times New Roman" w:cs="Times New Roman"/>
          <w:sz w:val="20"/>
          <w:szCs w:val="20"/>
        </w:rPr>
      </w:pPr>
      <w:r w:rsidRPr="0069120D">
        <w:rPr>
          <w:rStyle w:val="FootnoteReference"/>
          <w:rFonts w:cs="Times New Roman"/>
          <w:szCs w:val="20"/>
        </w:rPr>
        <w:footnoteRef/>
      </w:r>
      <w:r w:rsidRPr="0069120D">
        <w:rPr>
          <w:rFonts w:ascii="Times New Roman" w:hAnsi="Times New Roman" w:cs="Times New Roman"/>
          <w:sz w:val="20"/>
          <w:szCs w:val="20"/>
        </w:rPr>
        <w:t xml:space="preserve"> Stern, Jordan. "Correlations Between Socioeconomic Status and Scores at a Marching Band Contest,” </w:t>
      </w:r>
      <w:r w:rsidRPr="0069120D">
        <w:rPr>
          <w:rFonts w:ascii="Times New Roman" w:hAnsi="Times New Roman" w:cs="Times New Roman"/>
          <w:i/>
          <w:iCs/>
          <w:sz w:val="20"/>
          <w:szCs w:val="20"/>
        </w:rPr>
        <w:t>Journal of Band Research</w:t>
      </w:r>
      <w:r w:rsidRPr="0069120D">
        <w:rPr>
          <w:rFonts w:ascii="Times New Roman" w:hAnsi="Times New Roman" w:cs="Times New Roman"/>
          <w:sz w:val="20"/>
          <w:szCs w:val="20"/>
        </w:rPr>
        <w:t xml:space="preserve"> 56, no. 2 (Spring, 2021): 1,12,75.</w:t>
      </w:r>
    </w:p>
    <w:p w14:paraId="08BA0B38" w14:textId="77777777" w:rsidR="0069120D" w:rsidRPr="0069120D" w:rsidRDefault="0069120D" w:rsidP="0069120D">
      <w:pPr>
        <w:ind w:firstLine="720"/>
        <w:rPr>
          <w:rFonts w:ascii="Times New Roman" w:hAnsi="Times New Roman" w:cs="Times New Roman"/>
          <w:sz w:val="20"/>
          <w:szCs w:val="20"/>
        </w:rPr>
      </w:pPr>
    </w:p>
  </w:footnote>
  <w:footnote w:id="204">
    <w:p w14:paraId="62904846" w14:textId="403F7320" w:rsidR="00364381" w:rsidRDefault="00364381" w:rsidP="0069120D">
      <w:pPr>
        <w:ind w:firstLine="720"/>
        <w:rPr>
          <w:rFonts w:ascii="Times New Roman" w:hAnsi="Times New Roman" w:cs="Times New Roman"/>
          <w:sz w:val="20"/>
          <w:szCs w:val="20"/>
        </w:rPr>
      </w:pPr>
      <w:r w:rsidRPr="0069120D">
        <w:rPr>
          <w:rStyle w:val="FootnoteReference"/>
          <w:rFonts w:cs="Times New Roman"/>
          <w:szCs w:val="20"/>
        </w:rPr>
        <w:footnoteRef/>
      </w:r>
      <w:r w:rsidRPr="0069120D">
        <w:rPr>
          <w:rFonts w:ascii="Times New Roman" w:hAnsi="Times New Roman" w:cs="Times New Roman"/>
          <w:sz w:val="20"/>
          <w:szCs w:val="20"/>
        </w:rPr>
        <w:t xml:space="preserve"> Cumberledge, “The Benefits of College Marching Bands,” 44. </w:t>
      </w:r>
    </w:p>
    <w:p w14:paraId="7BC4CFB8" w14:textId="77777777" w:rsidR="0069120D" w:rsidRPr="0069120D" w:rsidRDefault="0069120D" w:rsidP="0069120D">
      <w:pPr>
        <w:ind w:firstLine="720"/>
        <w:rPr>
          <w:rFonts w:ascii="Times New Roman" w:hAnsi="Times New Roman" w:cs="Times New Roman"/>
          <w:sz w:val="20"/>
          <w:szCs w:val="20"/>
        </w:rPr>
      </w:pPr>
    </w:p>
  </w:footnote>
  <w:footnote w:id="205">
    <w:p w14:paraId="33B69B00" w14:textId="0AC1F2C3" w:rsidR="005677B3" w:rsidRDefault="00364381" w:rsidP="0069120D">
      <w:pPr>
        <w:ind w:firstLine="720"/>
        <w:rPr>
          <w:rFonts w:ascii="Times New Roman" w:hAnsi="Times New Roman" w:cs="Times New Roman"/>
          <w:sz w:val="20"/>
          <w:szCs w:val="20"/>
        </w:rPr>
      </w:pPr>
      <w:r w:rsidRPr="0069120D">
        <w:rPr>
          <w:rStyle w:val="FootnoteReference"/>
          <w:rFonts w:cs="Times New Roman"/>
          <w:szCs w:val="20"/>
        </w:rPr>
        <w:footnoteRef/>
      </w:r>
      <w:r w:rsidRPr="0069120D">
        <w:rPr>
          <w:rFonts w:ascii="Times New Roman" w:hAnsi="Times New Roman" w:cs="Times New Roman"/>
          <w:sz w:val="20"/>
          <w:szCs w:val="20"/>
        </w:rPr>
        <w:t xml:space="preserve"> </w:t>
      </w:r>
      <w:r w:rsidR="005677B3" w:rsidRPr="005677B3">
        <w:rPr>
          <w:rFonts w:ascii="Times New Roman" w:hAnsi="Times New Roman" w:cs="Times New Roman"/>
          <w:sz w:val="20"/>
          <w:szCs w:val="20"/>
        </w:rPr>
        <w:t xml:space="preserve">Cumberledge, “The Benefits of College Marching Bands,” 44. </w:t>
      </w:r>
    </w:p>
    <w:p w14:paraId="54CDAD69" w14:textId="77777777" w:rsidR="005677B3" w:rsidRPr="00C07EE2" w:rsidRDefault="005677B3" w:rsidP="0069120D">
      <w:pPr>
        <w:ind w:firstLine="720"/>
      </w:pPr>
    </w:p>
  </w:footnote>
  <w:footnote w:id="206">
    <w:p w14:paraId="1B85ACED" w14:textId="5AB4A0D4" w:rsidR="00364381" w:rsidRDefault="00364381" w:rsidP="006940DC">
      <w:pPr>
        <w:ind w:firstLine="720"/>
        <w:rPr>
          <w:rFonts w:ascii="Times New Roman" w:hAnsi="Times New Roman" w:cs="Times New Roman"/>
          <w:sz w:val="20"/>
          <w:szCs w:val="20"/>
        </w:rPr>
      </w:pPr>
      <w:r w:rsidRPr="006940DC">
        <w:rPr>
          <w:rStyle w:val="FootnoteReference"/>
          <w:rFonts w:cs="Times New Roman"/>
          <w:szCs w:val="20"/>
        </w:rPr>
        <w:footnoteRef/>
      </w:r>
      <w:r w:rsidRPr="006940DC">
        <w:rPr>
          <w:rFonts w:ascii="Times New Roman" w:hAnsi="Times New Roman" w:cs="Times New Roman"/>
          <w:sz w:val="20"/>
          <w:szCs w:val="20"/>
        </w:rPr>
        <w:t xml:space="preserve"> Paul K. Garrison,</w:t>
      </w:r>
      <w:r w:rsidR="0054719C" w:rsidRPr="006940DC">
        <w:rPr>
          <w:rFonts w:ascii="Times New Roman" w:hAnsi="Times New Roman" w:cs="Times New Roman"/>
          <w:sz w:val="20"/>
          <w:szCs w:val="20"/>
        </w:rPr>
        <w:t xml:space="preserve"> </w:t>
      </w:r>
      <w:r w:rsidRPr="006940DC">
        <w:rPr>
          <w:rFonts w:ascii="Times New Roman" w:hAnsi="Times New Roman" w:cs="Times New Roman"/>
          <w:sz w:val="20"/>
          <w:szCs w:val="20"/>
        </w:rPr>
        <w:t xml:space="preserve">“The Value of Marching Band, </w:t>
      </w:r>
      <w:r w:rsidRPr="006940DC">
        <w:rPr>
          <w:rFonts w:ascii="Times New Roman" w:hAnsi="Times New Roman" w:cs="Times New Roman"/>
          <w:i/>
          <w:iCs/>
          <w:sz w:val="20"/>
          <w:szCs w:val="20"/>
        </w:rPr>
        <w:t>Music Educators Journal</w:t>
      </w:r>
      <w:r w:rsidRPr="006940DC">
        <w:rPr>
          <w:rFonts w:ascii="Times New Roman" w:hAnsi="Times New Roman" w:cs="Times New Roman"/>
          <w:sz w:val="20"/>
          <w:szCs w:val="20"/>
        </w:rPr>
        <w:t xml:space="preserve"> 72, no. 5 (1986): 49.</w:t>
      </w:r>
    </w:p>
    <w:p w14:paraId="1F658FAA" w14:textId="77777777" w:rsidR="006940DC" w:rsidRPr="006940DC" w:rsidRDefault="006940DC" w:rsidP="006940DC">
      <w:pPr>
        <w:ind w:firstLine="720"/>
        <w:rPr>
          <w:rFonts w:ascii="Times New Roman" w:hAnsi="Times New Roman" w:cs="Times New Roman"/>
          <w:sz w:val="20"/>
          <w:szCs w:val="20"/>
        </w:rPr>
      </w:pPr>
    </w:p>
  </w:footnote>
  <w:footnote w:id="207">
    <w:p w14:paraId="481C2DE5" w14:textId="7FD94D69" w:rsidR="00364381" w:rsidRDefault="00364381" w:rsidP="006940DC">
      <w:pPr>
        <w:ind w:firstLine="720"/>
        <w:rPr>
          <w:rFonts w:ascii="Times New Roman" w:hAnsi="Times New Roman" w:cs="Times New Roman"/>
          <w:sz w:val="20"/>
          <w:szCs w:val="20"/>
        </w:rPr>
      </w:pPr>
      <w:r w:rsidRPr="006940DC">
        <w:rPr>
          <w:rStyle w:val="FootnoteReference"/>
          <w:rFonts w:cs="Times New Roman"/>
          <w:szCs w:val="20"/>
        </w:rPr>
        <w:footnoteRef/>
      </w:r>
      <w:r w:rsidRPr="006940DC">
        <w:rPr>
          <w:rFonts w:ascii="Times New Roman" w:hAnsi="Times New Roman" w:cs="Times New Roman"/>
          <w:sz w:val="20"/>
          <w:szCs w:val="20"/>
        </w:rPr>
        <w:t xml:space="preserve"> </w:t>
      </w:r>
      <w:r w:rsidR="0054719C" w:rsidRPr="006940DC">
        <w:rPr>
          <w:rFonts w:ascii="Times New Roman" w:hAnsi="Times New Roman" w:cs="Times New Roman"/>
          <w:sz w:val="20"/>
          <w:szCs w:val="20"/>
        </w:rPr>
        <w:t>Garrison, “The Value,” 49.</w:t>
      </w:r>
    </w:p>
    <w:p w14:paraId="75A78751" w14:textId="77777777" w:rsidR="006940DC" w:rsidRPr="006940DC" w:rsidRDefault="006940DC" w:rsidP="006940DC">
      <w:pPr>
        <w:ind w:firstLine="720"/>
        <w:rPr>
          <w:rFonts w:ascii="Times New Roman" w:hAnsi="Times New Roman" w:cs="Times New Roman"/>
          <w:sz w:val="20"/>
          <w:szCs w:val="20"/>
        </w:rPr>
      </w:pPr>
    </w:p>
  </w:footnote>
  <w:footnote w:id="208">
    <w:p w14:paraId="7BB6E3E2" w14:textId="2B648A11" w:rsidR="00364381" w:rsidRDefault="00364381" w:rsidP="006940DC">
      <w:pPr>
        <w:ind w:firstLine="720"/>
        <w:rPr>
          <w:rFonts w:ascii="Times New Roman" w:hAnsi="Times New Roman" w:cs="Times New Roman"/>
          <w:sz w:val="20"/>
          <w:szCs w:val="20"/>
        </w:rPr>
      </w:pPr>
      <w:r w:rsidRPr="006940DC">
        <w:rPr>
          <w:rStyle w:val="FootnoteReference"/>
          <w:rFonts w:cs="Times New Roman"/>
          <w:szCs w:val="20"/>
        </w:rPr>
        <w:footnoteRef/>
      </w:r>
      <w:r w:rsidRPr="006940DC">
        <w:rPr>
          <w:rFonts w:ascii="Times New Roman" w:hAnsi="Times New Roman" w:cs="Times New Roman"/>
          <w:sz w:val="20"/>
          <w:szCs w:val="20"/>
        </w:rPr>
        <w:t xml:space="preserve"> Rogers, “Attitudes of High School Band Directors,” 28.</w:t>
      </w:r>
    </w:p>
    <w:p w14:paraId="4107D7D4" w14:textId="77777777" w:rsidR="006940DC" w:rsidRPr="006940DC" w:rsidRDefault="006940DC" w:rsidP="006940DC">
      <w:pPr>
        <w:ind w:firstLine="720"/>
        <w:rPr>
          <w:rFonts w:ascii="Times New Roman" w:hAnsi="Times New Roman" w:cs="Times New Roman"/>
          <w:sz w:val="20"/>
          <w:szCs w:val="20"/>
        </w:rPr>
      </w:pPr>
    </w:p>
  </w:footnote>
  <w:footnote w:id="209">
    <w:p w14:paraId="7422F003" w14:textId="1A28C896" w:rsidR="00364381" w:rsidRDefault="00364381" w:rsidP="006940DC">
      <w:pPr>
        <w:ind w:firstLine="720"/>
        <w:rPr>
          <w:rFonts w:ascii="Times New Roman" w:hAnsi="Times New Roman" w:cs="Times New Roman"/>
          <w:sz w:val="20"/>
          <w:szCs w:val="20"/>
        </w:rPr>
      </w:pPr>
      <w:r w:rsidRPr="006940DC">
        <w:rPr>
          <w:rStyle w:val="FootnoteReference"/>
          <w:rFonts w:cs="Times New Roman"/>
          <w:szCs w:val="20"/>
        </w:rPr>
        <w:footnoteRef/>
      </w:r>
      <w:r w:rsidRPr="006940DC">
        <w:rPr>
          <w:rFonts w:ascii="Times New Roman" w:hAnsi="Times New Roman" w:cs="Times New Roman"/>
          <w:sz w:val="20"/>
          <w:szCs w:val="20"/>
        </w:rPr>
        <w:t xml:space="preserve"> </w:t>
      </w:r>
      <w:bookmarkStart w:id="88" w:name="_Hlk197000796"/>
      <w:r w:rsidRPr="006940DC">
        <w:rPr>
          <w:rFonts w:ascii="Times New Roman" w:hAnsi="Times New Roman" w:cs="Times New Roman"/>
          <w:sz w:val="20"/>
          <w:szCs w:val="20"/>
        </w:rPr>
        <w:t>Floyd, "Music Contests,” 71.</w:t>
      </w:r>
    </w:p>
    <w:p w14:paraId="77F1798B" w14:textId="77777777" w:rsidR="006940DC" w:rsidRPr="006940DC" w:rsidRDefault="006940DC" w:rsidP="006940DC">
      <w:pPr>
        <w:ind w:firstLine="720"/>
        <w:rPr>
          <w:rFonts w:ascii="Times New Roman" w:hAnsi="Times New Roman" w:cs="Times New Roman"/>
          <w:sz w:val="20"/>
          <w:szCs w:val="20"/>
        </w:rPr>
      </w:pPr>
    </w:p>
    <w:bookmarkEnd w:id="88"/>
  </w:footnote>
  <w:footnote w:id="210">
    <w:p w14:paraId="7829EBE2" w14:textId="62CCC98F" w:rsidR="00364381" w:rsidRDefault="00364381" w:rsidP="006940DC">
      <w:pPr>
        <w:ind w:firstLine="720"/>
        <w:rPr>
          <w:rFonts w:ascii="Times New Roman" w:hAnsi="Times New Roman" w:cs="Times New Roman"/>
          <w:sz w:val="20"/>
          <w:szCs w:val="20"/>
        </w:rPr>
      </w:pPr>
      <w:r w:rsidRPr="006940DC">
        <w:rPr>
          <w:rStyle w:val="FootnoteReference"/>
          <w:rFonts w:cs="Times New Roman"/>
          <w:szCs w:val="20"/>
        </w:rPr>
        <w:footnoteRef/>
      </w:r>
      <w:r w:rsidRPr="006940DC">
        <w:rPr>
          <w:rFonts w:ascii="Times New Roman" w:hAnsi="Times New Roman" w:cs="Times New Roman"/>
          <w:sz w:val="20"/>
          <w:szCs w:val="20"/>
        </w:rPr>
        <w:t xml:space="preserve"> </w:t>
      </w:r>
      <w:r w:rsidR="00366E3A" w:rsidRPr="006940DC">
        <w:rPr>
          <w:rFonts w:ascii="Times New Roman" w:hAnsi="Times New Roman" w:cs="Times New Roman"/>
          <w:sz w:val="20"/>
          <w:szCs w:val="20"/>
        </w:rPr>
        <w:t>Ibid.</w:t>
      </w:r>
    </w:p>
    <w:p w14:paraId="30616412" w14:textId="77777777" w:rsidR="006940DC" w:rsidRPr="006940DC" w:rsidRDefault="006940DC" w:rsidP="006940DC">
      <w:pPr>
        <w:ind w:firstLine="720"/>
        <w:rPr>
          <w:rFonts w:ascii="Times New Roman" w:hAnsi="Times New Roman" w:cs="Times New Roman"/>
          <w:sz w:val="20"/>
          <w:szCs w:val="20"/>
        </w:rPr>
      </w:pPr>
    </w:p>
  </w:footnote>
  <w:footnote w:id="211">
    <w:p w14:paraId="49B1BDD5" w14:textId="3B0C7B5E" w:rsidR="0054719C" w:rsidRPr="006940DC" w:rsidRDefault="00364381" w:rsidP="006940DC">
      <w:pPr>
        <w:ind w:firstLine="720"/>
        <w:rPr>
          <w:rFonts w:ascii="Times New Roman" w:hAnsi="Times New Roman" w:cs="Times New Roman"/>
          <w:sz w:val="20"/>
          <w:szCs w:val="20"/>
        </w:rPr>
      </w:pPr>
      <w:r w:rsidRPr="006940DC">
        <w:rPr>
          <w:rStyle w:val="FootnoteReference"/>
          <w:rFonts w:cs="Times New Roman"/>
          <w:szCs w:val="20"/>
        </w:rPr>
        <w:footnoteRef/>
      </w:r>
      <w:r w:rsidRPr="006940DC">
        <w:rPr>
          <w:rFonts w:ascii="Times New Roman" w:hAnsi="Times New Roman" w:cs="Times New Roman"/>
          <w:sz w:val="20"/>
          <w:szCs w:val="20"/>
        </w:rPr>
        <w:t xml:space="preserve"> Carver, “An Investigation.” </w:t>
      </w:r>
    </w:p>
    <w:p w14:paraId="498D3E8D" w14:textId="77777777" w:rsidR="0054719C" w:rsidRPr="006940DC" w:rsidRDefault="0054719C" w:rsidP="006940DC">
      <w:pPr>
        <w:rPr>
          <w:rFonts w:ascii="Times New Roman" w:hAnsi="Times New Roman" w:cs="Times New Roman"/>
          <w:sz w:val="20"/>
          <w:szCs w:val="20"/>
        </w:rPr>
      </w:pPr>
    </w:p>
  </w:footnote>
  <w:footnote w:id="212">
    <w:p w14:paraId="60BBBB59" w14:textId="01E2DE97" w:rsidR="00364381" w:rsidRDefault="00364381" w:rsidP="006940DC">
      <w:pPr>
        <w:ind w:firstLine="720"/>
        <w:rPr>
          <w:rFonts w:ascii="Times New Roman" w:hAnsi="Times New Roman" w:cs="Times New Roman"/>
          <w:sz w:val="20"/>
          <w:szCs w:val="20"/>
        </w:rPr>
      </w:pPr>
      <w:r w:rsidRPr="006940DC">
        <w:rPr>
          <w:rStyle w:val="FootnoteReference"/>
          <w:rFonts w:cs="Times New Roman"/>
          <w:szCs w:val="20"/>
        </w:rPr>
        <w:footnoteRef/>
      </w:r>
      <w:r w:rsidRPr="006940DC">
        <w:rPr>
          <w:rFonts w:ascii="Times New Roman" w:hAnsi="Times New Roman" w:cs="Times New Roman"/>
          <w:sz w:val="20"/>
          <w:szCs w:val="20"/>
        </w:rPr>
        <w:t xml:space="preserve"> Ibid.</w:t>
      </w:r>
    </w:p>
    <w:p w14:paraId="631A027B" w14:textId="77777777" w:rsidR="005677B3" w:rsidRPr="003437DF" w:rsidRDefault="005677B3" w:rsidP="006940DC">
      <w:pPr>
        <w:ind w:firstLine="720"/>
      </w:pPr>
    </w:p>
  </w:footnote>
  <w:footnote w:id="213">
    <w:p w14:paraId="6C533CCE" w14:textId="2980BB4D" w:rsidR="00364381" w:rsidRDefault="00364381" w:rsidP="00745737">
      <w:pPr>
        <w:ind w:firstLine="720"/>
        <w:rPr>
          <w:rFonts w:ascii="Times New Roman" w:hAnsi="Times New Roman" w:cs="Times New Roman"/>
          <w:sz w:val="20"/>
          <w:szCs w:val="20"/>
        </w:rPr>
      </w:pPr>
      <w:r w:rsidRPr="00745737">
        <w:rPr>
          <w:rStyle w:val="FootnoteReference"/>
          <w:rFonts w:cs="Times New Roman"/>
          <w:szCs w:val="20"/>
        </w:rPr>
        <w:footnoteRef/>
      </w:r>
      <w:r w:rsidRPr="00745737">
        <w:rPr>
          <w:rFonts w:ascii="Times New Roman" w:hAnsi="Times New Roman" w:cs="Times New Roman"/>
          <w:sz w:val="20"/>
          <w:szCs w:val="20"/>
        </w:rPr>
        <w:t xml:space="preserve"> </w:t>
      </w:r>
      <w:r w:rsidR="00366E3A" w:rsidRPr="00745737">
        <w:rPr>
          <w:rFonts w:ascii="Times New Roman" w:hAnsi="Times New Roman" w:cs="Times New Roman"/>
          <w:sz w:val="20"/>
          <w:szCs w:val="20"/>
        </w:rPr>
        <w:t xml:space="preserve">Carver, “An Investigation.” </w:t>
      </w:r>
    </w:p>
    <w:p w14:paraId="54481FA0" w14:textId="55D25388" w:rsidR="00745737" w:rsidRPr="00745737" w:rsidRDefault="00745737" w:rsidP="00745737">
      <w:pPr>
        <w:rPr>
          <w:rFonts w:ascii="Times New Roman" w:hAnsi="Times New Roman" w:cs="Times New Roman"/>
          <w:sz w:val="20"/>
          <w:szCs w:val="20"/>
        </w:rPr>
      </w:pPr>
      <w:r>
        <w:rPr>
          <w:rFonts w:ascii="Times New Roman" w:hAnsi="Times New Roman" w:cs="Times New Roman"/>
          <w:sz w:val="20"/>
          <w:szCs w:val="20"/>
        </w:rPr>
        <w:tab/>
      </w:r>
    </w:p>
  </w:footnote>
  <w:footnote w:id="214">
    <w:p w14:paraId="3D63228F" w14:textId="51D8B363" w:rsidR="00364381" w:rsidRDefault="00364381" w:rsidP="00745737">
      <w:pPr>
        <w:ind w:firstLine="720"/>
        <w:rPr>
          <w:rFonts w:ascii="Times New Roman" w:hAnsi="Times New Roman" w:cs="Times New Roman"/>
          <w:sz w:val="20"/>
          <w:szCs w:val="20"/>
        </w:rPr>
      </w:pPr>
      <w:r w:rsidRPr="00745737">
        <w:rPr>
          <w:rStyle w:val="FootnoteReference"/>
          <w:rFonts w:cs="Times New Roman"/>
          <w:szCs w:val="20"/>
        </w:rPr>
        <w:footnoteRef/>
      </w:r>
      <w:r w:rsidRPr="00745737">
        <w:rPr>
          <w:rFonts w:ascii="Times New Roman" w:hAnsi="Times New Roman" w:cs="Times New Roman"/>
          <w:sz w:val="20"/>
          <w:szCs w:val="20"/>
        </w:rPr>
        <w:t xml:space="preserve"> David L. </w:t>
      </w:r>
      <w:bookmarkStart w:id="89" w:name="_Hlk195469527"/>
      <w:r w:rsidRPr="00745737">
        <w:rPr>
          <w:rFonts w:ascii="Times New Roman" w:hAnsi="Times New Roman" w:cs="Times New Roman"/>
          <w:sz w:val="20"/>
          <w:szCs w:val="20"/>
        </w:rPr>
        <w:t xml:space="preserve">Oakley, “An Investigation </w:t>
      </w:r>
      <w:bookmarkEnd w:id="89"/>
      <w:r w:rsidRPr="00745737">
        <w:rPr>
          <w:rFonts w:ascii="Times New Roman" w:hAnsi="Times New Roman" w:cs="Times New Roman"/>
          <w:sz w:val="20"/>
          <w:szCs w:val="20"/>
        </w:rPr>
        <w:t xml:space="preserve">of Criteria Used in the Evaluation of Marching Bands,” </w:t>
      </w:r>
      <w:r w:rsidRPr="00745737">
        <w:rPr>
          <w:rFonts w:ascii="Times New Roman" w:hAnsi="Times New Roman" w:cs="Times New Roman"/>
          <w:i/>
          <w:iCs/>
          <w:sz w:val="20"/>
          <w:szCs w:val="20"/>
        </w:rPr>
        <w:t>Journal of Band Research</w:t>
      </w:r>
      <w:r w:rsidRPr="00745737">
        <w:rPr>
          <w:rFonts w:ascii="Times New Roman" w:hAnsi="Times New Roman" w:cs="Times New Roman"/>
          <w:sz w:val="20"/>
          <w:szCs w:val="20"/>
        </w:rPr>
        <w:t xml:space="preserve"> 9, no. 1 (1972): 32.</w:t>
      </w:r>
    </w:p>
    <w:p w14:paraId="7B4834D2" w14:textId="77777777" w:rsidR="00745737" w:rsidRPr="00745737" w:rsidRDefault="00745737" w:rsidP="00745737">
      <w:pPr>
        <w:rPr>
          <w:rFonts w:ascii="Times New Roman" w:hAnsi="Times New Roman" w:cs="Times New Roman"/>
          <w:sz w:val="20"/>
          <w:szCs w:val="20"/>
        </w:rPr>
      </w:pPr>
    </w:p>
  </w:footnote>
  <w:footnote w:id="215">
    <w:p w14:paraId="4D3B3E03" w14:textId="5F8124D1" w:rsidR="00364381" w:rsidRDefault="00364381" w:rsidP="00745737">
      <w:pPr>
        <w:ind w:firstLine="720"/>
        <w:rPr>
          <w:rFonts w:ascii="Times New Roman" w:hAnsi="Times New Roman" w:cs="Times New Roman"/>
          <w:sz w:val="20"/>
          <w:szCs w:val="20"/>
        </w:rPr>
      </w:pPr>
      <w:r w:rsidRPr="00745737">
        <w:rPr>
          <w:rStyle w:val="FootnoteReference"/>
          <w:rFonts w:cs="Times New Roman"/>
          <w:szCs w:val="20"/>
        </w:rPr>
        <w:footnoteRef/>
      </w:r>
      <w:r w:rsidRPr="00745737">
        <w:rPr>
          <w:rFonts w:ascii="Times New Roman" w:hAnsi="Times New Roman" w:cs="Times New Roman"/>
          <w:sz w:val="20"/>
          <w:szCs w:val="20"/>
        </w:rPr>
        <w:t xml:space="preserve"> Ibid.</w:t>
      </w:r>
    </w:p>
    <w:p w14:paraId="7B291423" w14:textId="77777777" w:rsidR="00745737" w:rsidRPr="00745737" w:rsidRDefault="00745737" w:rsidP="00745737">
      <w:pPr>
        <w:rPr>
          <w:rFonts w:ascii="Times New Roman" w:hAnsi="Times New Roman" w:cs="Times New Roman"/>
          <w:sz w:val="20"/>
          <w:szCs w:val="20"/>
        </w:rPr>
      </w:pPr>
    </w:p>
  </w:footnote>
  <w:footnote w:id="216">
    <w:p w14:paraId="0C1514F0" w14:textId="48F10155" w:rsidR="00364381" w:rsidRDefault="00364381" w:rsidP="00745737">
      <w:pPr>
        <w:ind w:firstLine="720"/>
        <w:rPr>
          <w:rFonts w:ascii="Times New Roman" w:hAnsi="Times New Roman" w:cs="Times New Roman"/>
          <w:sz w:val="20"/>
          <w:szCs w:val="20"/>
        </w:rPr>
      </w:pPr>
      <w:r w:rsidRPr="00745737">
        <w:rPr>
          <w:rStyle w:val="FootnoteReference"/>
          <w:rFonts w:cs="Times New Roman"/>
          <w:szCs w:val="20"/>
        </w:rPr>
        <w:footnoteRef/>
      </w:r>
      <w:r w:rsidRPr="00745737">
        <w:rPr>
          <w:rFonts w:ascii="Times New Roman" w:hAnsi="Times New Roman" w:cs="Times New Roman"/>
          <w:sz w:val="20"/>
          <w:szCs w:val="20"/>
        </w:rPr>
        <w:t xml:space="preserve"> </w:t>
      </w:r>
      <w:r w:rsidR="0054719C" w:rsidRPr="00745737">
        <w:rPr>
          <w:rFonts w:ascii="Times New Roman" w:hAnsi="Times New Roman" w:cs="Times New Roman"/>
          <w:sz w:val="20"/>
          <w:szCs w:val="20"/>
        </w:rPr>
        <w:t>Ibid.</w:t>
      </w:r>
    </w:p>
    <w:p w14:paraId="176875F3" w14:textId="77777777" w:rsidR="00745737" w:rsidRPr="00745737" w:rsidRDefault="00745737" w:rsidP="00745737">
      <w:pPr>
        <w:rPr>
          <w:rFonts w:ascii="Times New Roman" w:hAnsi="Times New Roman" w:cs="Times New Roman"/>
          <w:sz w:val="20"/>
          <w:szCs w:val="20"/>
        </w:rPr>
      </w:pPr>
    </w:p>
  </w:footnote>
  <w:footnote w:id="217">
    <w:p w14:paraId="7A1A92F7" w14:textId="7FC317CB" w:rsidR="00364381" w:rsidRDefault="00364381" w:rsidP="00745737">
      <w:pPr>
        <w:ind w:firstLine="720"/>
        <w:rPr>
          <w:rFonts w:ascii="Times New Roman" w:hAnsi="Times New Roman" w:cs="Times New Roman"/>
          <w:sz w:val="20"/>
          <w:szCs w:val="20"/>
        </w:rPr>
      </w:pPr>
      <w:r w:rsidRPr="00745737">
        <w:rPr>
          <w:rStyle w:val="FootnoteReference"/>
          <w:rFonts w:cs="Times New Roman"/>
          <w:szCs w:val="20"/>
        </w:rPr>
        <w:footnoteRef/>
      </w:r>
      <w:r w:rsidRPr="00745737">
        <w:rPr>
          <w:rFonts w:ascii="Times New Roman" w:hAnsi="Times New Roman" w:cs="Times New Roman"/>
          <w:sz w:val="20"/>
          <w:szCs w:val="20"/>
        </w:rPr>
        <w:t xml:space="preserve"> Darin Ray Jolly, “Music Educator Perceptions of Declining Enrollments in Texas Band Programs,”</w:t>
      </w:r>
      <w:r w:rsidR="0054719C" w:rsidRPr="00745737">
        <w:rPr>
          <w:rFonts w:ascii="Times New Roman" w:hAnsi="Times New Roman" w:cs="Times New Roman"/>
          <w:sz w:val="20"/>
          <w:szCs w:val="20"/>
        </w:rPr>
        <w:t xml:space="preserve"> (</w:t>
      </w:r>
      <w:r w:rsidR="00B638F7" w:rsidRPr="00745737">
        <w:rPr>
          <w:rFonts w:ascii="Times New Roman" w:hAnsi="Times New Roman" w:cs="Times New Roman"/>
          <w:sz w:val="20"/>
          <w:szCs w:val="20"/>
        </w:rPr>
        <w:t xml:space="preserve">PhD. </w:t>
      </w:r>
      <w:r w:rsidR="0054719C" w:rsidRPr="00745737">
        <w:rPr>
          <w:rFonts w:ascii="Times New Roman" w:hAnsi="Times New Roman" w:cs="Times New Roman"/>
          <w:sz w:val="20"/>
          <w:szCs w:val="20"/>
        </w:rPr>
        <w:t xml:space="preserve">Diss., </w:t>
      </w:r>
      <w:r w:rsidRPr="00745737">
        <w:rPr>
          <w:rFonts w:ascii="Times New Roman" w:hAnsi="Times New Roman" w:cs="Times New Roman"/>
          <w:sz w:val="20"/>
          <w:szCs w:val="20"/>
        </w:rPr>
        <w:t>Stephen F. Austin State University, 2008</w:t>
      </w:r>
      <w:r w:rsidR="00B638F7" w:rsidRPr="00745737">
        <w:rPr>
          <w:rFonts w:ascii="Times New Roman" w:hAnsi="Times New Roman" w:cs="Times New Roman"/>
          <w:sz w:val="20"/>
          <w:szCs w:val="20"/>
        </w:rPr>
        <w:t>).</w:t>
      </w:r>
    </w:p>
    <w:p w14:paraId="104CA872" w14:textId="77777777" w:rsidR="00745737" w:rsidRPr="00745737" w:rsidRDefault="00745737" w:rsidP="00745737">
      <w:pPr>
        <w:rPr>
          <w:rFonts w:ascii="Times New Roman" w:hAnsi="Times New Roman" w:cs="Times New Roman"/>
          <w:sz w:val="20"/>
          <w:szCs w:val="20"/>
        </w:rPr>
      </w:pPr>
    </w:p>
  </w:footnote>
  <w:footnote w:id="218">
    <w:p w14:paraId="54ADAD66" w14:textId="7A03A2BD" w:rsidR="00364381" w:rsidRDefault="00364381" w:rsidP="00745737">
      <w:pPr>
        <w:ind w:firstLine="720"/>
        <w:rPr>
          <w:rFonts w:ascii="Times New Roman" w:hAnsi="Times New Roman" w:cs="Times New Roman"/>
          <w:sz w:val="20"/>
          <w:szCs w:val="20"/>
        </w:rPr>
      </w:pPr>
      <w:r w:rsidRPr="00745737">
        <w:rPr>
          <w:rStyle w:val="FootnoteReference"/>
          <w:rFonts w:cs="Times New Roman"/>
          <w:szCs w:val="20"/>
        </w:rPr>
        <w:footnoteRef/>
      </w:r>
      <w:r w:rsidRPr="00745737">
        <w:rPr>
          <w:rFonts w:ascii="Times New Roman" w:hAnsi="Times New Roman" w:cs="Times New Roman"/>
          <w:sz w:val="20"/>
          <w:szCs w:val="20"/>
        </w:rPr>
        <w:t xml:space="preserve"> Ibid.</w:t>
      </w:r>
    </w:p>
    <w:p w14:paraId="1C13D613" w14:textId="77777777" w:rsidR="00745737" w:rsidRPr="00745737" w:rsidRDefault="00745737" w:rsidP="00745737">
      <w:pPr>
        <w:rPr>
          <w:rFonts w:ascii="Times New Roman" w:hAnsi="Times New Roman" w:cs="Times New Roman"/>
          <w:sz w:val="20"/>
          <w:szCs w:val="20"/>
        </w:rPr>
      </w:pPr>
    </w:p>
  </w:footnote>
  <w:footnote w:id="219">
    <w:p w14:paraId="6B245F5E" w14:textId="262767CD" w:rsidR="00364381" w:rsidRDefault="00364381" w:rsidP="00745737">
      <w:pPr>
        <w:ind w:firstLine="720"/>
        <w:rPr>
          <w:rFonts w:ascii="Times New Roman" w:hAnsi="Times New Roman" w:cs="Times New Roman"/>
          <w:sz w:val="20"/>
          <w:szCs w:val="20"/>
        </w:rPr>
      </w:pPr>
      <w:r w:rsidRPr="00745737">
        <w:rPr>
          <w:rStyle w:val="FootnoteReference"/>
          <w:rFonts w:cs="Times New Roman"/>
          <w:szCs w:val="20"/>
        </w:rPr>
        <w:footnoteRef/>
      </w:r>
      <w:r w:rsidRPr="00745737">
        <w:rPr>
          <w:rFonts w:ascii="Times New Roman" w:hAnsi="Times New Roman" w:cs="Times New Roman"/>
          <w:sz w:val="20"/>
          <w:szCs w:val="20"/>
        </w:rPr>
        <w:t xml:space="preserve"> </w:t>
      </w:r>
      <w:r w:rsidR="00B43DEB" w:rsidRPr="00745737">
        <w:rPr>
          <w:rFonts w:ascii="Times New Roman" w:hAnsi="Times New Roman" w:cs="Times New Roman"/>
          <w:sz w:val="20"/>
          <w:szCs w:val="20"/>
        </w:rPr>
        <w:t>Jolly, “Music Educator Perceptions.”</w:t>
      </w:r>
    </w:p>
    <w:p w14:paraId="18BE410D" w14:textId="77777777" w:rsidR="00745737" w:rsidRPr="00476292" w:rsidRDefault="00745737" w:rsidP="00745737"/>
  </w:footnote>
  <w:footnote w:id="220">
    <w:p w14:paraId="51C1DC11" w14:textId="48F511DA" w:rsidR="00364381" w:rsidRDefault="00364381" w:rsidP="00745737">
      <w:pPr>
        <w:ind w:firstLine="720"/>
        <w:rPr>
          <w:rFonts w:ascii="Times New Roman" w:hAnsi="Times New Roman" w:cs="Times New Roman"/>
          <w:sz w:val="20"/>
          <w:szCs w:val="20"/>
        </w:rPr>
      </w:pPr>
      <w:r w:rsidRPr="00745737">
        <w:rPr>
          <w:rStyle w:val="FootnoteReference"/>
          <w:rFonts w:cs="Times New Roman"/>
          <w:szCs w:val="20"/>
        </w:rPr>
        <w:footnoteRef/>
      </w:r>
      <w:r w:rsidRPr="00745737">
        <w:rPr>
          <w:rFonts w:ascii="Times New Roman" w:hAnsi="Times New Roman" w:cs="Times New Roman"/>
          <w:sz w:val="20"/>
          <w:szCs w:val="20"/>
        </w:rPr>
        <w:t xml:space="preserve"> Holz, “The Schools Band Contest,” 5.</w:t>
      </w:r>
    </w:p>
    <w:p w14:paraId="5E574F68" w14:textId="77777777" w:rsidR="00745737" w:rsidRPr="00745737" w:rsidRDefault="00745737" w:rsidP="00745737">
      <w:pPr>
        <w:ind w:firstLine="720"/>
        <w:rPr>
          <w:rFonts w:ascii="Times New Roman" w:hAnsi="Times New Roman" w:cs="Times New Roman"/>
          <w:sz w:val="20"/>
          <w:szCs w:val="20"/>
        </w:rPr>
      </w:pPr>
    </w:p>
  </w:footnote>
  <w:footnote w:id="221">
    <w:p w14:paraId="30569380" w14:textId="30ECA7DE" w:rsidR="00364381" w:rsidRDefault="00364381" w:rsidP="00745737">
      <w:pPr>
        <w:ind w:firstLine="720"/>
        <w:rPr>
          <w:rFonts w:ascii="Times New Roman" w:hAnsi="Times New Roman" w:cs="Times New Roman"/>
          <w:sz w:val="20"/>
          <w:szCs w:val="20"/>
        </w:rPr>
      </w:pPr>
      <w:r w:rsidRPr="00745737">
        <w:rPr>
          <w:rStyle w:val="FootnoteReference"/>
          <w:rFonts w:cs="Times New Roman"/>
          <w:szCs w:val="20"/>
        </w:rPr>
        <w:footnoteRef/>
      </w:r>
      <w:r w:rsidRPr="00745737">
        <w:rPr>
          <w:rFonts w:ascii="Times New Roman" w:hAnsi="Times New Roman" w:cs="Times New Roman"/>
          <w:sz w:val="20"/>
          <w:szCs w:val="20"/>
        </w:rPr>
        <w:t xml:space="preserve"> Temple, "A Study of the Effectiveness.”</w:t>
      </w:r>
    </w:p>
    <w:p w14:paraId="28D55CC7" w14:textId="77777777" w:rsidR="00745737" w:rsidRPr="00745737" w:rsidRDefault="00745737" w:rsidP="00745737">
      <w:pPr>
        <w:ind w:firstLine="720"/>
        <w:rPr>
          <w:rFonts w:ascii="Times New Roman" w:hAnsi="Times New Roman" w:cs="Times New Roman"/>
          <w:sz w:val="20"/>
          <w:szCs w:val="20"/>
        </w:rPr>
      </w:pPr>
    </w:p>
  </w:footnote>
  <w:footnote w:id="222">
    <w:p w14:paraId="42C36A66" w14:textId="242206C9" w:rsidR="00364381" w:rsidRDefault="00364381" w:rsidP="00745737">
      <w:pPr>
        <w:ind w:firstLine="720"/>
        <w:rPr>
          <w:rFonts w:ascii="Times New Roman" w:hAnsi="Times New Roman" w:cs="Times New Roman"/>
          <w:sz w:val="20"/>
          <w:szCs w:val="20"/>
        </w:rPr>
      </w:pPr>
      <w:r w:rsidRPr="00745737">
        <w:rPr>
          <w:rStyle w:val="FootnoteReference"/>
          <w:rFonts w:cs="Times New Roman"/>
          <w:szCs w:val="20"/>
        </w:rPr>
        <w:footnoteRef/>
      </w:r>
      <w:r w:rsidRPr="00745737">
        <w:rPr>
          <w:rFonts w:ascii="Times New Roman" w:hAnsi="Times New Roman" w:cs="Times New Roman"/>
          <w:sz w:val="20"/>
          <w:szCs w:val="20"/>
        </w:rPr>
        <w:t xml:space="preserve"> Ibid.</w:t>
      </w:r>
    </w:p>
    <w:p w14:paraId="02F1170D" w14:textId="77777777" w:rsidR="00745737" w:rsidRPr="00745737" w:rsidRDefault="00745737" w:rsidP="00745737">
      <w:pPr>
        <w:ind w:firstLine="720"/>
        <w:rPr>
          <w:rFonts w:ascii="Times New Roman" w:hAnsi="Times New Roman" w:cs="Times New Roman"/>
          <w:sz w:val="20"/>
          <w:szCs w:val="20"/>
        </w:rPr>
      </w:pPr>
    </w:p>
  </w:footnote>
  <w:footnote w:id="223">
    <w:p w14:paraId="66CAC661" w14:textId="1E0FB667" w:rsidR="00364381" w:rsidRDefault="00364381" w:rsidP="00745737">
      <w:pPr>
        <w:ind w:firstLine="720"/>
        <w:rPr>
          <w:rFonts w:ascii="Times New Roman" w:hAnsi="Times New Roman" w:cs="Times New Roman"/>
          <w:sz w:val="20"/>
          <w:szCs w:val="20"/>
        </w:rPr>
      </w:pPr>
      <w:r w:rsidRPr="00745737">
        <w:rPr>
          <w:rStyle w:val="FootnoteReference"/>
          <w:rFonts w:cs="Times New Roman"/>
          <w:szCs w:val="20"/>
        </w:rPr>
        <w:footnoteRef/>
      </w:r>
      <w:r w:rsidRPr="00745737">
        <w:rPr>
          <w:rFonts w:ascii="Times New Roman" w:hAnsi="Times New Roman" w:cs="Times New Roman"/>
          <w:sz w:val="20"/>
          <w:szCs w:val="20"/>
        </w:rPr>
        <w:t xml:space="preserve"> </w:t>
      </w:r>
      <w:r w:rsidR="00C16267" w:rsidRPr="00745737">
        <w:rPr>
          <w:rFonts w:ascii="Times New Roman" w:hAnsi="Times New Roman" w:cs="Times New Roman"/>
          <w:sz w:val="20"/>
          <w:szCs w:val="20"/>
        </w:rPr>
        <w:t>Ibid.</w:t>
      </w:r>
      <w:r w:rsidRPr="00745737">
        <w:rPr>
          <w:rFonts w:ascii="Times New Roman" w:hAnsi="Times New Roman" w:cs="Times New Roman"/>
          <w:sz w:val="20"/>
          <w:szCs w:val="20"/>
        </w:rPr>
        <w:t xml:space="preserve"> </w:t>
      </w:r>
    </w:p>
    <w:p w14:paraId="127ED123" w14:textId="77777777" w:rsidR="00745737" w:rsidRPr="00745737" w:rsidRDefault="00745737" w:rsidP="00745737">
      <w:pPr>
        <w:ind w:firstLine="720"/>
        <w:rPr>
          <w:rFonts w:ascii="Times New Roman" w:hAnsi="Times New Roman" w:cs="Times New Roman"/>
          <w:sz w:val="20"/>
          <w:szCs w:val="20"/>
        </w:rPr>
      </w:pPr>
    </w:p>
  </w:footnote>
  <w:footnote w:id="224">
    <w:p w14:paraId="2D25C3BE" w14:textId="48B73CB2" w:rsidR="00364381" w:rsidRDefault="00364381" w:rsidP="00745737">
      <w:pPr>
        <w:ind w:firstLine="720"/>
        <w:rPr>
          <w:rFonts w:ascii="Times New Roman" w:hAnsi="Times New Roman" w:cs="Times New Roman"/>
          <w:sz w:val="20"/>
          <w:szCs w:val="20"/>
        </w:rPr>
      </w:pPr>
      <w:r w:rsidRPr="00745737">
        <w:rPr>
          <w:rStyle w:val="FootnoteReference"/>
          <w:rFonts w:cs="Times New Roman"/>
          <w:szCs w:val="20"/>
        </w:rPr>
        <w:footnoteRef/>
      </w:r>
      <w:r w:rsidRPr="00745737">
        <w:rPr>
          <w:rFonts w:ascii="Times New Roman" w:hAnsi="Times New Roman" w:cs="Times New Roman"/>
          <w:sz w:val="20"/>
          <w:szCs w:val="20"/>
        </w:rPr>
        <w:t xml:space="preserve"> Ibid.</w:t>
      </w:r>
    </w:p>
    <w:p w14:paraId="2EA67502" w14:textId="77777777" w:rsidR="00745737" w:rsidRPr="00745737" w:rsidRDefault="00745737" w:rsidP="00745737">
      <w:pPr>
        <w:ind w:firstLine="720"/>
        <w:rPr>
          <w:rFonts w:ascii="Times New Roman" w:hAnsi="Times New Roman" w:cs="Times New Roman"/>
          <w:sz w:val="20"/>
          <w:szCs w:val="20"/>
        </w:rPr>
      </w:pPr>
    </w:p>
  </w:footnote>
  <w:footnote w:id="225">
    <w:p w14:paraId="69F46C3C" w14:textId="5068D67F" w:rsidR="00364381" w:rsidRPr="005A468D" w:rsidRDefault="00364381" w:rsidP="00745737">
      <w:pPr>
        <w:ind w:firstLine="720"/>
      </w:pPr>
      <w:r w:rsidRPr="00745737">
        <w:rPr>
          <w:rStyle w:val="FootnoteReference"/>
          <w:rFonts w:cs="Times New Roman"/>
          <w:szCs w:val="20"/>
        </w:rPr>
        <w:footnoteRef/>
      </w:r>
      <w:r w:rsidRPr="00745737">
        <w:rPr>
          <w:rFonts w:ascii="Times New Roman" w:hAnsi="Times New Roman" w:cs="Times New Roman"/>
          <w:sz w:val="20"/>
          <w:szCs w:val="20"/>
        </w:rPr>
        <w:t xml:space="preserve"> John Thomas West, “The Effect of Performance Success on the Musical Achievement of High School Band Students in Four Florida Counties,” </w:t>
      </w:r>
      <w:r w:rsidR="00C16267" w:rsidRPr="00745737">
        <w:rPr>
          <w:rFonts w:ascii="Times New Roman" w:hAnsi="Times New Roman" w:cs="Times New Roman"/>
          <w:sz w:val="20"/>
          <w:szCs w:val="20"/>
        </w:rPr>
        <w:t>(</w:t>
      </w:r>
      <w:r w:rsidR="00B638F7" w:rsidRPr="00745737">
        <w:rPr>
          <w:rFonts w:ascii="Times New Roman" w:hAnsi="Times New Roman" w:cs="Times New Roman"/>
          <w:sz w:val="20"/>
          <w:szCs w:val="20"/>
        </w:rPr>
        <w:t xml:space="preserve">PhD. </w:t>
      </w:r>
      <w:r w:rsidR="00C16267" w:rsidRPr="00745737">
        <w:rPr>
          <w:rFonts w:ascii="Times New Roman" w:hAnsi="Times New Roman" w:cs="Times New Roman"/>
          <w:sz w:val="20"/>
          <w:szCs w:val="20"/>
        </w:rPr>
        <w:t xml:space="preserve">Diss., </w:t>
      </w:r>
      <w:r w:rsidRPr="00745737">
        <w:rPr>
          <w:rFonts w:ascii="Times New Roman" w:hAnsi="Times New Roman" w:cs="Times New Roman"/>
          <w:sz w:val="20"/>
          <w:szCs w:val="20"/>
        </w:rPr>
        <w:t>Florida State University, 1985</w:t>
      </w:r>
      <w:r w:rsidR="00C16267" w:rsidRPr="00745737">
        <w:rPr>
          <w:rFonts w:ascii="Times New Roman" w:hAnsi="Times New Roman" w:cs="Times New Roman"/>
          <w:sz w:val="20"/>
          <w:szCs w:val="20"/>
        </w:rPr>
        <w:t>).</w:t>
      </w:r>
    </w:p>
  </w:footnote>
  <w:footnote w:id="226">
    <w:p w14:paraId="3DDEFFA9" w14:textId="77777777" w:rsidR="008F72BF" w:rsidRDefault="008F72BF" w:rsidP="00745737">
      <w:pPr>
        <w:rPr>
          <w:rFonts w:ascii="Times New Roman" w:hAnsi="Times New Roman" w:cs="Times New Roman"/>
          <w:sz w:val="20"/>
          <w:szCs w:val="20"/>
        </w:rPr>
      </w:pPr>
    </w:p>
    <w:p w14:paraId="6A80506B" w14:textId="7D8A4DFE" w:rsidR="00364381" w:rsidRDefault="00364381" w:rsidP="008F72BF">
      <w:pPr>
        <w:ind w:firstLine="720"/>
        <w:rPr>
          <w:rFonts w:ascii="Times New Roman" w:hAnsi="Times New Roman" w:cs="Times New Roman"/>
          <w:sz w:val="20"/>
          <w:szCs w:val="20"/>
        </w:rPr>
      </w:pPr>
      <w:r w:rsidRPr="00745737">
        <w:rPr>
          <w:rStyle w:val="FootnoteReference"/>
          <w:rFonts w:cs="Times New Roman"/>
          <w:szCs w:val="20"/>
        </w:rPr>
        <w:footnoteRef/>
      </w:r>
      <w:r w:rsidRPr="00745737">
        <w:rPr>
          <w:rFonts w:ascii="Times New Roman" w:hAnsi="Times New Roman" w:cs="Times New Roman"/>
          <w:sz w:val="20"/>
          <w:szCs w:val="20"/>
        </w:rPr>
        <w:t xml:space="preserve"> Ibid.</w:t>
      </w:r>
    </w:p>
    <w:p w14:paraId="19EFDFFD" w14:textId="77777777" w:rsidR="008F72BF" w:rsidRPr="00745737" w:rsidRDefault="008F72BF" w:rsidP="008F72BF">
      <w:pPr>
        <w:ind w:firstLine="720"/>
        <w:rPr>
          <w:rFonts w:ascii="Times New Roman" w:hAnsi="Times New Roman" w:cs="Times New Roman"/>
          <w:sz w:val="20"/>
          <w:szCs w:val="20"/>
        </w:rPr>
      </w:pPr>
    </w:p>
  </w:footnote>
  <w:footnote w:id="227">
    <w:p w14:paraId="48E6F771" w14:textId="793B11D5" w:rsidR="00364381" w:rsidRPr="00D24C45" w:rsidRDefault="00364381" w:rsidP="00D24C45">
      <w:pPr>
        <w:pStyle w:val="Style1"/>
      </w:pPr>
      <w:r w:rsidRPr="00745737">
        <w:rPr>
          <w:rStyle w:val="FootnoteReference"/>
        </w:rPr>
        <w:footnoteRef/>
      </w:r>
      <w:r w:rsidRPr="00745737">
        <w:t xml:space="preserve"> </w:t>
      </w:r>
      <w:r w:rsidR="00030DDC" w:rsidRPr="00D24C45">
        <w:t xml:space="preserve">West, “The Effect.” </w:t>
      </w:r>
    </w:p>
    <w:p w14:paraId="7685E24D" w14:textId="77777777" w:rsidR="00745737" w:rsidRPr="00D24C45" w:rsidRDefault="00745737" w:rsidP="00D24C45">
      <w:pPr>
        <w:pStyle w:val="Style1"/>
      </w:pPr>
    </w:p>
  </w:footnote>
  <w:footnote w:id="228">
    <w:p w14:paraId="5FAF9306" w14:textId="2E5E573F" w:rsidR="00364381" w:rsidRPr="00D24C45" w:rsidRDefault="00364381" w:rsidP="00D24C45">
      <w:pPr>
        <w:pStyle w:val="Style1"/>
      </w:pPr>
      <w:r w:rsidRPr="00D24C45">
        <w:rPr>
          <w:rStyle w:val="FootnoteReference"/>
        </w:rPr>
        <w:footnoteRef/>
      </w:r>
      <w:r w:rsidRPr="00D24C45">
        <w:t xml:space="preserve">  J.A. Jarrell, “An Analysis of Achievement, Procedures, and Activities of Selected High School Band Programs in Oklahoma (</w:t>
      </w:r>
      <w:r w:rsidR="00B638F7" w:rsidRPr="00D24C45">
        <w:t xml:space="preserve">PhD. </w:t>
      </w:r>
      <w:r w:rsidR="00C16267" w:rsidRPr="00D24C45">
        <w:t>Diss.</w:t>
      </w:r>
      <w:r w:rsidRPr="00D24C45">
        <w:t xml:space="preserve">, University of Oklahoma, 1971). </w:t>
      </w:r>
    </w:p>
    <w:p w14:paraId="6DA83960" w14:textId="77777777" w:rsidR="00364381" w:rsidRPr="00D24C45" w:rsidRDefault="00364381" w:rsidP="00D24C45">
      <w:pPr>
        <w:pStyle w:val="Style1"/>
      </w:pPr>
    </w:p>
  </w:footnote>
  <w:footnote w:id="229">
    <w:p w14:paraId="52C83816" w14:textId="2593B98F" w:rsidR="00364381" w:rsidRPr="00D24C45" w:rsidRDefault="00364381" w:rsidP="00D24C45">
      <w:pPr>
        <w:pStyle w:val="Style1"/>
      </w:pPr>
      <w:r w:rsidRPr="00D24C45">
        <w:rPr>
          <w:rStyle w:val="FootnoteReference"/>
        </w:rPr>
        <w:footnoteRef/>
      </w:r>
      <w:r w:rsidRPr="00D24C45">
        <w:t xml:space="preserve"> Jarrell, “An Analysis.”</w:t>
      </w:r>
    </w:p>
    <w:p w14:paraId="1DAE55DF" w14:textId="77777777" w:rsidR="00745737" w:rsidRPr="00D24C45" w:rsidRDefault="00745737" w:rsidP="00D24C45">
      <w:pPr>
        <w:pStyle w:val="Style1"/>
      </w:pPr>
    </w:p>
  </w:footnote>
  <w:footnote w:id="230">
    <w:p w14:paraId="661C883F" w14:textId="77777777" w:rsidR="00364381" w:rsidRDefault="00364381" w:rsidP="00D24C45">
      <w:pPr>
        <w:pStyle w:val="Style1"/>
      </w:pPr>
      <w:r w:rsidRPr="00D24C45">
        <w:rPr>
          <w:rStyle w:val="FootnoteReference"/>
        </w:rPr>
        <w:footnoteRef/>
      </w:r>
      <w:r w:rsidRPr="00D24C45">
        <w:t xml:space="preserve">  Payne, "A Review of Research,” 5.</w:t>
      </w:r>
    </w:p>
  </w:footnote>
  <w:footnote w:id="231">
    <w:p w14:paraId="69319810" w14:textId="77777777" w:rsidR="009E48F0" w:rsidRDefault="009E48F0" w:rsidP="00D24C45">
      <w:pPr>
        <w:pStyle w:val="Style1"/>
      </w:pPr>
      <w:r>
        <w:rPr>
          <w:rStyle w:val="FootnoteReference"/>
        </w:rPr>
        <w:footnoteRef/>
      </w:r>
      <w:r>
        <w:t xml:space="preserve"> Katarzyna Peoples, </w:t>
      </w:r>
      <w:r w:rsidRPr="009D55B7">
        <w:t>How to Write a Phenomenological Dissertation: A Step-By-Step Guide</w:t>
      </w:r>
      <w:r>
        <w:t xml:space="preserve">, (Los Angeles: Sage Publications, 2021), 3. </w:t>
      </w:r>
    </w:p>
  </w:footnote>
  <w:footnote w:id="232">
    <w:p w14:paraId="2EA380CB" w14:textId="75B6B4FD" w:rsidR="009E48F0" w:rsidRDefault="009E48F0" w:rsidP="00D24C45">
      <w:pPr>
        <w:pStyle w:val="Style1"/>
      </w:pPr>
      <w:r>
        <w:rPr>
          <w:rStyle w:val="FootnoteReference"/>
        </w:rPr>
        <w:footnoteRef/>
      </w:r>
      <w:r>
        <w:t xml:space="preserve"> Burnsed </w:t>
      </w:r>
      <w:r w:rsidRPr="0053638F">
        <w:t>and Sochinski</w:t>
      </w:r>
      <w:r>
        <w:t>,</w:t>
      </w:r>
      <w:r w:rsidRPr="0053638F">
        <w:t xml:space="preserve"> “Research on Competitions</w:t>
      </w:r>
      <w:r w:rsidR="00D61301">
        <w:t xml:space="preserve">,” 26. </w:t>
      </w:r>
    </w:p>
  </w:footnote>
  <w:footnote w:id="233">
    <w:p w14:paraId="5190C390" w14:textId="77777777" w:rsidR="009E48F0" w:rsidRPr="00AE7E7A" w:rsidRDefault="009E48F0" w:rsidP="00D24C45">
      <w:pPr>
        <w:pStyle w:val="Style1"/>
      </w:pPr>
      <w:r w:rsidRPr="00AE7E7A">
        <w:rPr>
          <w:rStyle w:val="FootnoteReference"/>
        </w:rPr>
        <w:footnoteRef/>
      </w:r>
      <w:r w:rsidRPr="00AE7E7A">
        <w:t xml:space="preserve"> R. Fairclough and M. Thelwall, “Questionnaires Mentioned in Academic Research 1996–2019: Rapid Increase but Declining Citation Impact,</w:t>
      </w:r>
      <w:r>
        <w:t>”</w:t>
      </w:r>
      <w:r w:rsidRPr="00AE7E7A">
        <w:t xml:space="preserve"> </w:t>
      </w:r>
      <w:r w:rsidRPr="00AE7E7A">
        <w:rPr>
          <w:i/>
          <w:iCs/>
        </w:rPr>
        <w:t xml:space="preserve">Learned Publishing </w:t>
      </w:r>
      <w:r w:rsidRPr="00AE7E7A">
        <w:t>35, no</w:t>
      </w:r>
      <w:r>
        <w:t>. 2 (</w:t>
      </w:r>
      <w:r w:rsidRPr="00AE7E7A">
        <w:t>2012</w:t>
      </w:r>
      <w:r>
        <w:t>):</w:t>
      </w:r>
      <w:r w:rsidRPr="00AE7E7A">
        <w:t xml:space="preserve"> 24</w:t>
      </w:r>
      <w:r>
        <w:t>1</w:t>
      </w:r>
      <w:r w:rsidRPr="00AE7E7A">
        <w:t>.</w:t>
      </w:r>
    </w:p>
  </w:footnote>
  <w:footnote w:id="234">
    <w:p w14:paraId="39AB40A8" w14:textId="77777777" w:rsidR="009E48F0" w:rsidRPr="00DD661D" w:rsidRDefault="009E48F0" w:rsidP="00D24C45">
      <w:pPr>
        <w:pStyle w:val="Style1"/>
      </w:pPr>
      <w:r w:rsidRPr="00AE7E7A">
        <w:rPr>
          <w:rStyle w:val="FootnoteReference"/>
        </w:rPr>
        <w:footnoteRef/>
      </w:r>
      <w:r w:rsidRPr="00AE7E7A">
        <w:t xml:space="preserve"> </w:t>
      </w:r>
      <w:bookmarkStart w:id="117" w:name="_Hlk196685613"/>
      <w:r w:rsidRPr="00DD661D">
        <w:t xml:space="preserve">Rosanne Roberts, “Qualitative Interview Questions: Guidance for Novice Researchers,” </w:t>
      </w:r>
      <w:r w:rsidRPr="00DD661D">
        <w:rPr>
          <w:i/>
          <w:iCs/>
        </w:rPr>
        <w:t>The Qualitative Report: An Online Journal Dedicated to Qualitative Research Since 1990</w:t>
      </w:r>
      <w:r w:rsidRPr="00DD661D">
        <w:t xml:space="preserve"> 25, no.9</w:t>
      </w:r>
      <w:r w:rsidRPr="00DD661D">
        <w:rPr>
          <w:i/>
          <w:iCs/>
        </w:rPr>
        <w:t xml:space="preserve"> </w:t>
      </w:r>
      <w:r w:rsidRPr="00DD661D">
        <w:t>(2020):3185.</w:t>
      </w:r>
    </w:p>
    <w:bookmarkEnd w:id="117"/>
    <w:p w14:paraId="79DC4299" w14:textId="77777777" w:rsidR="009E48F0" w:rsidRDefault="009E48F0" w:rsidP="009E2A5F">
      <w:pPr>
        <w:pStyle w:val="FootnoteText"/>
      </w:pPr>
    </w:p>
  </w:footnote>
  <w:footnote w:id="235">
    <w:p w14:paraId="11F3D20F" w14:textId="77777777" w:rsidR="009E48F0" w:rsidRDefault="009E48F0" w:rsidP="00D24C45">
      <w:pPr>
        <w:pStyle w:val="Style1"/>
      </w:pPr>
      <w:r w:rsidRPr="00CF5443">
        <w:rPr>
          <w:rStyle w:val="FootnoteReference"/>
        </w:rPr>
        <w:footnoteRef/>
      </w:r>
      <w:r w:rsidRPr="00F46F20">
        <w:t xml:space="preserve"> </w:t>
      </w:r>
      <w:bookmarkStart w:id="124" w:name="_Hlk196685885"/>
      <w:r>
        <w:t xml:space="preserve">William J. </w:t>
      </w:r>
      <w:r w:rsidRPr="00F46F20">
        <w:t>Theophilus</w:t>
      </w:r>
      <w:r w:rsidRPr="00F46F20">
        <w:rPr>
          <w:position w:val="8"/>
        </w:rPr>
        <w:t xml:space="preserve"> </w:t>
      </w:r>
      <w:r>
        <w:t xml:space="preserve">and </w:t>
      </w:r>
      <w:r w:rsidRPr="00F46F20">
        <w:t>Susan M. Azungah</w:t>
      </w:r>
      <w:r>
        <w:t>,</w:t>
      </w:r>
      <w:r w:rsidRPr="00F46F20">
        <w:t xml:space="preserve"> "Qualitative </w:t>
      </w:r>
      <w:r>
        <w:t>R</w:t>
      </w:r>
      <w:r w:rsidRPr="00F46F20">
        <w:t xml:space="preserve">esearch: </w:t>
      </w:r>
      <w:r>
        <w:t>D</w:t>
      </w:r>
      <w:r w:rsidRPr="00F46F20">
        <w:t xml:space="preserve">eductive and </w:t>
      </w:r>
      <w:r>
        <w:t>I</w:t>
      </w:r>
      <w:r w:rsidRPr="00F46F20">
        <w:t xml:space="preserve">nductive </w:t>
      </w:r>
      <w:r>
        <w:t>A</w:t>
      </w:r>
      <w:r w:rsidRPr="00F46F20">
        <w:t xml:space="preserve">pproaches to </w:t>
      </w:r>
      <w:r>
        <w:t>D</w:t>
      </w:r>
      <w:r w:rsidRPr="00F46F20">
        <w:t xml:space="preserve">ata </w:t>
      </w:r>
      <w:r>
        <w:t>A</w:t>
      </w:r>
      <w:r w:rsidRPr="00F46F20">
        <w:t>nalysis</w:t>
      </w:r>
      <w:r>
        <w:t>,</w:t>
      </w:r>
      <w:r w:rsidRPr="00F46F20">
        <w:t xml:space="preserve">" </w:t>
      </w:r>
      <w:r w:rsidRPr="00F46F20">
        <w:rPr>
          <w:i/>
          <w:iCs/>
        </w:rPr>
        <w:t>Qualitative Research Journal</w:t>
      </w:r>
      <w:r>
        <w:rPr>
          <w:i/>
          <w:iCs/>
        </w:rPr>
        <w:t xml:space="preserve"> </w:t>
      </w:r>
      <w:r w:rsidRPr="00F0798E">
        <w:t>18, no.4 (</w:t>
      </w:r>
      <w:r w:rsidRPr="00F46F20">
        <w:t>2018)</w:t>
      </w:r>
      <w:r>
        <w:t>:383.</w:t>
      </w:r>
      <w:r w:rsidRPr="00F46F20">
        <w:t xml:space="preserve"> </w:t>
      </w:r>
      <w:bookmarkEnd w:id="124"/>
    </w:p>
    <w:p w14:paraId="0A15E71A" w14:textId="77777777" w:rsidR="00D24C45" w:rsidRPr="00F46F20" w:rsidRDefault="00D24C45" w:rsidP="00D24C45">
      <w:pPr>
        <w:pStyle w:val="Style1"/>
      </w:pPr>
    </w:p>
  </w:footnote>
  <w:footnote w:id="236">
    <w:p w14:paraId="51CE4145" w14:textId="77777777" w:rsidR="009E48F0" w:rsidRDefault="009E48F0" w:rsidP="00D24C45">
      <w:pPr>
        <w:pStyle w:val="Style1"/>
      </w:pPr>
      <w:r>
        <w:t xml:space="preserve"> </w:t>
      </w:r>
      <w:r w:rsidRPr="007F1E36">
        <w:rPr>
          <w:rStyle w:val="FootnoteReference"/>
        </w:rPr>
        <w:footnoteRef/>
      </w:r>
      <w:r w:rsidRPr="007F1E36">
        <w:t>Theophilus</w:t>
      </w:r>
      <w:r w:rsidRPr="007F1E36">
        <w:rPr>
          <w:position w:val="8"/>
        </w:rPr>
        <w:t xml:space="preserve"> </w:t>
      </w:r>
      <w:r w:rsidRPr="007F1E36">
        <w:t>and Azungah, "Qualitative Research</w:t>
      </w:r>
      <w:r>
        <w:t>,</w:t>
      </w:r>
      <w:r w:rsidRPr="007F1E36">
        <w:t>”</w:t>
      </w:r>
      <w:r>
        <w:t xml:space="preserve"> 385.</w:t>
      </w:r>
    </w:p>
    <w:p w14:paraId="55EC6D42" w14:textId="77777777" w:rsidR="00D24C45" w:rsidRPr="007F1E36" w:rsidRDefault="00D24C45" w:rsidP="00D24C45">
      <w:pPr>
        <w:pStyle w:val="Style1"/>
      </w:pPr>
    </w:p>
  </w:footnote>
  <w:footnote w:id="237">
    <w:p w14:paraId="70AADA44" w14:textId="77777777" w:rsidR="009E48F0" w:rsidRDefault="009E48F0" w:rsidP="00D24C45">
      <w:pPr>
        <w:pStyle w:val="Style1"/>
      </w:pPr>
      <w:r>
        <w:rPr>
          <w:rStyle w:val="FootnoteReference"/>
        </w:rPr>
        <w:footnoteRef/>
      </w:r>
      <w:r>
        <w:t xml:space="preserve"> </w:t>
      </w:r>
      <w:bookmarkStart w:id="127" w:name="_Hlk196686086"/>
      <w:r>
        <w:t xml:space="preserve">Lynne M Connelly, "Trustworthiness in Qualitative Research," </w:t>
      </w:r>
      <w:r w:rsidRPr="00F0798E">
        <w:rPr>
          <w:i/>
          <w:iCs/>
        </w:rPr>
        <w:t>Medsurg Nursing</w:t>
      </w:r>
      <w:r>
        <w:t xml:space="preserve"> 25, no. 6</w:t>
      </w:r>
    </w:p>
    <w:p w14:paraId="6584599D" w14:textId="77777777" w:rsidR="009E48F0" w:rsidRDefault="009E48F0" w:rsidP="00D24C45">
      <w:pPr>
        <w:pStyle w:val="Style1"/>
        <w:ind w:firstLine="0"/>
      </w:pPr>
      <w:r>
        <w:t>(2016): 435.</w:t>
      </w:r>
      <w:bookmarkEnd w:id="127"/>
    </w:p>
  </w:footnote>
  <w:footnote w:id="238">
    <w:p w14:paraId="216EC011" w14:textId="77777777" w:rsidR="009E48F0" w:rsidRDefault="009E48F0" w:rsidP="00D24C45">
      <w:pPr>
        <w:pStyle w:val="Style1"/>
      </w:pPr>
      <w:r>
        <w:rPr>
          <w:rStyle w:val="FootnoteReference"/>
        </w:rPr>
        <w:footnoteRef/>
      </w:r>
      <w:r>
        <w:t xml:space="preserve"> John W. </w:t>
      </w:r>
      <w:r w:rsidRPr="003E3585">
        <w:t>Creswell</w:t>
      </w:r>
      <w:r>
        <w:t xml:space="preserve">, </w:t>
      </w:r>
      <w:r w:rsidRPr="003E3585">
        <w:t>Research Design: Qualitative, Quantitative, and Mixed Methods Approaches</w:t>
      </w:r>
      <w:r>
        <w:t xml:space="preserve">, </w:t>
      </w:r>
      <w:r w:rsidRPr="003E3585">
        <w:t>4th ed.</w:t>
      </w:r>
      <w:r>
        <w:t xml:space="preserve"> (</w:t>
      </w:r>
      <w:r w:rsidRPr="003E3585">
        <w:t>Thousand Oaks, CA: Sage</w:t>
      </w:r>
      <w:r>
        <w:t>,</w:t>
      </w:r>
      <w:r w:rsidRPr="003E3585">
        <w:t xml:space="preserve"> 2014</w:t>
      </w:r>
      <w:r>
        <w:t xml:space="preserve">): 203. </w:t>
      </w:r>
    </w:p>
    <w:p w14:paraId="7ECED2DA" w14:textId="77777777" w:rsidR="00D24C45" w:rsidRDefault="00D24C45" w:rsidP="00D24C45">
      <w:pPr>
        <w:pStyle w:val="Style1"/>
      </w:pPr>
    </w:p>
  </w:footnote>
  <w:footnote w:id="239">
    <w:p w14:paraId="30CB1276" w14:textId="77777777" w:rsidR="009E48F0" w:rsidRDefault="009E48F0" w:rsidP="00D24C45">
      <w:pPr>
        <w:pStyle w:val="Style1"/>
      </w:pPr>
      <w:r>
        <w:rPr>
          <w:rStyle w:val="FootnoteReference"/>
        </w:rPr>
        <w:footnoteRef/>
      </w:r>
      <w:r>
        <w:t xml:space="preserve"> Ibid., 204</w:t>
      </w:r>
    </w:p>
    <w:p w14:paraId="2E90FDB0" w14:textId="77777777" w:rsidR="00D24C45" w:rsidRDefault="00D24C45" w:rsidP="00D24C45">
      <w:pPr>
        <w:pStyle w:val="Style1"/>
      </w:pPr>
    </w:p>
  </w:footnote>
  <w:footnote w:id="240">
    <w:p w14:paraId="798FFAE0" w14:textId="77777777" w:rsidR="009E48F0" w:rsidRDefault="009E48F0" w:rsidP="00D24C45">
      <w:pPr>
        <w:pStyle w:val="Style1"/>
      </w:pPr>
      <w:r>
        <w:rPr>
          <w:rStyle w:val="FootnoteReference"/>
        </w:rPr>
        <w:footnoteRef/>
      </w:r>
      <w:r>
        <w:t xml:space="preserve"> Creswell, Research Design,” 252.</w:t>
      </w:r>
    </w:p>
    <w:p w14:paraId="5BFD75CB" w14:textId="77777777" w:rsidR="00CB4FB0" w:rsidRDefault="00CB4FB0" w:rsidP="00D24C45">
      <w:pPr>
        <w:pStyle w:val="Style1"/>
      </w:pPr>
    </w:p>
  </w:footnote>
  <w:footnote w:id="241">
    <w:p w14:paraId="2398648E" w14:textId="77777777" w:rsidR="009E48F0" w:rsidRDefault="009E48F0" w:rsidP="00D24C45">
      <w:pPr>
        <w:pStyle w:val="Style1"/>
      </w:pPr>
      <w:r>
        <w:rPr>
          <w:rStyle w:val="FootnoteReference"/>
        </w:rPr>
        <w:footnoteRef/>
      </w:r>
      <w:r>
        <w:t xml:space="preserve"> Clark </w:t>
      </w:r>
      <w:r w:rsidRPr="00304B08">
        <w:t>Moustakas,</w:t>
      </w:r>
      <w:r w:rsidRPr="00304B08">
        <w:rPr>
          <w:i/>
          <w:iCs/>
        </w:rPr>
        <w:t xml:space="preserve"> Phenomenological Research Methods</w:t>
      </w:r>
      <w:r>
        <w:rPr>
          <w:i/>
          <w:iCs/>
        </w:rPr>
        <w:t>,</w:t>
      </w:r>
      <w:r>
        <w:t xml:space="preserve"> (</w:t>
      </w:r>
      <w:r w:rsidRPr="00304B08">
        <w:t>London: Sage Publication</w:t>
      </w:r>
      <w:r>
        <w:t>s, 1994).</w:t>
      </w:r>
    </w:p>
  </w:footnote>
  <w:footnote w:id="242">
    <w:p w14:paraId="0C66E36B" w14:textId="770A394D" w:rsidR="007F7898" w:rsidRDefault="007F7898" w:rsidP="00E7290C">
      <w:pPr>
        <w:pStyle w:val="Style1"/>
      </w:pPr>
      <w:r>
        <w:rPr>
          <w:rStyle w:val="FootnoteReference"/>
        </w:rPr>
        <w:footnoteRef/>
      </w:r>
      <w:r>
        <w:t xml:space="preserve"> </w:t>
      </w:r>
      <w:r w:rsidR="00993B75">
        <w:t xml:space="preserve">Katarzyna Peoples, </w:t>
      </w:r>
      <w:r w:rsidR="00360681" w:rsidRPr="00360681">
        <w:t xml:space="preserve">How to Write a Phenomenological Dissertation: A Step-by-Step Guide. </w:t>
      </w:r>
      <w:r w:rsidR="00AF03E2">
        <w:t>(</w:t>
      </w:r>
      <w:r w:rsidR="00360681" w:rsidRPr="00360681">
        <w:t>Los</w:t>
      </w:r>
      <w:r w:rsidR="00360681">
        <w:t xml:space="preserve"> </w:t>
      </w:r>
      <w:r w:rsidR="00360681" w:rsidRPr="00360681">
        <w:t>Angeles, SAGE Publications, Inc.</w:t>
      </w:r>
      <w:r w:rsidR="00AF03E2">
        <w:t>)</w:t>
      </w:r>
      <w:r w:rsidR="00360681" w:rsidRPr="00360681">
        <w:t>, 2021.</w:t>
      </w:r>
    </w:p>
  </w:footnote>
  <w:footnote w:id="243">
    <w:p w14:paraId="622F2675" w14:textId="15B64173" w:rsidR="007F7898" w:rsidRDefault="007F7898" w:rsidP="00D24C45">
      <w:pPr>
        <w:pStyle w:val="Style1"/>
      </w:pPr>
      <w:r>
        <w:rPr>
          <w:rStyle w:val="FootnoteReference"/>
        </w:rPr>
        <w:footnoteRef/>
      </w:r>
      <w:r>
        <w:t xml:space="preserve"> </w:t>
      </w:r>
      <w:r w:rsidR="008614E7" w:rsidRPr="00D60F44">
        <w:t>Rogers, “Attitudes of High School Band Directors,” 259.</w:t>
      </w:r>
    </w:p>
    <w:p w14:paraId="035BF1A3" w14:textId="77777777" w:rsidR="00D24C45" w:rsidRPr="00D60F44" w:rsidRDefault="00D24C45" w:rsidP="00D24C45">
      <w:pPr>
        <w:pStyle w:val="Style1"/>
      </w:pPr>
    </w:p>
  </w:footnote>
  <w:footnote w:id="244">
    <w:p w14:paraId="45E3453F" w14:textId="0BDF910F" w:rsidR="007F7898" w:rsidRDefault="007F7898" w:rsidP="00D24C45">
      <w:pPr>
        <w:pStyle w:val="Style1"/>
      </w:pPr>
      <w:r w:rsidRPr="00D60F44">
        <w:rPr>
          <w:rStyle w:val="FootnoteReference"/>
        </w:rPr>
        <w:footnoteRef/>
      </w:r>
      <w:r w:rsidRPr="00D60F44">
        <w:t xml:space="preserve"> </w:t>
      </w:r>
      <w:r w:rsidR="008614E7" w:rsidRPr="00D60F44">
        <w:t>Ibid.</w:t>
      </w:r>
    </w:p>
  </w:footnote>
  <w:footnote w:id="245">
    <w:p w14:paraId="38AE2284" w14:textId="77777777" w:rsidR="00585563" w:rsidRPr="005644B6" w:rsidRDefault="00585563" w:rsidP="00C02834">
      <w:pPr>
        <w:pStyle w:val="Style1"/>
      </w:pPr>
      <w:r w:rsidRPr="005644B6">
        <w:rPr>
          <w:rStyle w:val="FootnoteReference"/>
        </w:rPr>
        <w:footnoteRef/>
      </w:r>
      <w:r w:rsidRPr="005644B6">
        <w:t xml:space="preserve"> Burnsed and Sochinski, “Research on Competitions</w:t>
      </w:r>
      <w:r>
        <w:t>,” 26.</w:t>
      </w:r>
    </w:p>
  </w:footnote>
  <w:footnote w:id="246">
    <w:p w14:paraId="0B6EED7C" w14:textId="77777777" w:rsidR="00585563" w:rsidRDefault="00585563" w:rsidP="003228F9">
      <w:pPr>
        <w:pStyle w:val="Style1"/>
      </w:pPr>
      <w:r w:rsidRPr="00D84388">
        <w:rPr>
          <w:rStyle w:val="FootnoteReference"/>
        </w:rPr>
        <w:footnoteRef/>
      </w:r>
      <w:r w:rsidRPr="00D84388">
        <w:t xml:space="preserve"> West, “The Effect of Performance Success.” </w:t>
      </w:r>
    </w:p>
    <w:p w14:paraId="1EC9486C" w14:textId="77777777" w:rsidR="003228F9" w:rsidRPr="00D84388" w:rsidRDefault="003228F9" w:rsidP="003228F9">
      <w:pPr>
        <w:pStyle w:val="Style1"/>
      </w:pPr>
    </w:p>
  </w:footnote>
  <w:footnote w:id="247">
    <w:p w14:paraId="3999651F" w14:textId="77777777" w:rsidR="00585563" w:rsidRPr="00D84388" w:rsidRDefault="00585563" w:rsidP="003228F9">
      <w:pPr>
        <w:pStyle w:val="Style1"/>
      </w:pPr>
      <w:r w:rsidRPr="00D84388">
        <w:rPr>
          <w:rStyle w:val="FootnoteReference"/>
        </w:rPr>
        <w:footnoteRef/>
      </w:r>
      <w:r w:rsidRPr="00D84388">
        <w:t>Antos," An Investigation,” 18,48,75.</w:t>
      </w:r>
    </w:p>
    <w:p w14:paraId="4CC91D25" w14:textId="77777777" w:rsidR="00585563" w:rsidRPr="003940BA" w:rsidRDefault="00585563" w:rsidP="00585563">
      <w:pPr>
        <w:ind w:firstLine="720"/>
        <w:rPr>
          <w:rFonts w:ascii="Times New Roman" w:hAnsi="Times New Roman" w:cs="Times New Roman"/>
          <w:sz w:val="20"/>
          <w:szCs w:val="20"/>
        </w:rPr>
      </w:pPr>
    </w:p>
  </w:footnote>
  <w:footnote w:id="248">
    <w:p w14:paraId="5A6FE7D6" w14:textId="77777777" w:rsidR="00585563" w:rsidRPr="006B01BC" w:rsidRDefault="00585563" w:rsidP="003228F9">
      <w:pPr>
        <w:pStyle w:val="Style1"/>
      </w:pPr>
      <w:r w:rsidRPr="006B01BC">
        <w:rPr>
          <w:rStyle w:val="FootnoteReference"/>
        </w:rPr>
        <w:footnoteRef/>
      </w:r>
      <w:r w:rsidRPr="006B01BC">
        <w:t xml:space="preserve"> George L. Rogers, "Attitudes of High School Band Directors and Principals Toward Marching Band Contests," </w:t>
      </w:r>
      <w:r w:rsidRPr="006B01BC">
        <w:rPr>
          <w:i/>
          <w:iCs/>
        </w:rPr>
        <w:t>Journal of Research in Music Education</w:t>
      </w:r>
      <w:r w:rsidRPr="006B01BC">
        <w:t> 33, no. 4 (1985): 259.</w:t>
      </w:r>
    </w:p>
    <w:p w14:paraId="121DDCF4" w14:textId="77777777" w:rsidR="00585563" w:rsidRPr="006B01BC" w:rsidRDefault="00585563" w:rsidP="003228F9">
      <w:pPr>
        <w:pStyle w:val="Style1"/>
      </w:pPr>
    </w:p>
  </w:footnote>
  <w:footnote w:id="249">
    <w:p w14:paraId="1EB238CF" w14:textId="77777777" w:rsidR="00585563" w:rsidRDefault="00585563" w:rsidP="003228F9">
      <w:pPr>
        <w:pStyle w:val="Style1"/>
      </w:pPr>
      <w:r w:rsidRPr="006B01BC">
        <w:rPr>
          <w:rStyle w:val="FootnoteReference"/>
        </w:rPr>
        <w:footnoteRef/>
      </w:r>
      <w:r w:rsidRPr="006B01BC">
        <w:t xml:space="preserve"> Ibid.</w:t>
      </w:r>
    </w:p>
    <w:p w14:paraId="121FA2B8" w14:textId="77777777" w:rsidR="003228F9" w:rsidRPr="006B01BC" w:rsidRDefault="003228F9" w:rsidP="003228F9">
      <w:pPr>
        <w:pStyle w:val="Style1"/>
      </w:pPr>
    </w:p>
  </w:footnote>
  <w:footnote w:id="250">
    <w:p w14:paraId="363A3192" w14:textId="77777777" w:rsidR="00585563" w:rsidRDefault="00585563" w:rsidP="003228F9">
      <w:pPr>
        <w:pStyle w:val="Style1"/>
      </w:pPr>
      <w:r w:rsidRPr="006B01BC">
        <w:rPr>
          <w:rStyle w:val="FootnoteReference"/>
        </w:rPr>
        <w:footnoteRef/>
      </w:r>
      <w:r w:rsidRPr="006B01BC">
        <w:t xml:space="preserve"> Burnsed and Sochinski, “Research on Competitions,” 26.</w:t>
      </w:r>
    </w:p>
    <w:p w14:paraId="45D46568" w14:textId="77777777" w:rsidR="008923DE" w:rsidRPr="006B01BC" w:rsidRDefault="008923DE" w:rsidP="003228F9">
      <w:pPr>
        <w:pStyle w:val="Style1"/>
      </w:pPr>
    </w:p>
  </w:footnote>
  <w:footnote w:id="251">
    <w:p w14:paraId="718C75BE" w14:textId="77777777" w:rsidR="00585563" w:rsidRDefault="00585563" w:rsidP="003228F9">
      <w:pPr>
        <w:pStyle w:val="Style1"/>
      </w:pPr>
      <w:r w:rsidRPr="006B01BC">
        <w:rPr>
          <w:rStyle w:val="FootnoteReference"/>
        </w:rPr>
        <w:footnoteRef/>
      </w:r>
      <w:r w:rsidRPr="006B01BC">
        <w:t xml:space="preserve"> Ibid.</w:t>
      </w:r>
    </w:p>
    <w:p w14:paraId="650D8CCA" w14:textId="77777777" w:rsidR="003228F9" w:rsidRPr="006B01BC" w:rsidRDefault="003228F9" w:rsidP="003228F9">
      <w:pPr>
        <w:pStyle w:val="Style1"/>
      </w:pPr>
    </w:p>
  </w:footnote>
  <w:footnote w:id="252">
    <w:p w14:paraId="348DF3B5" w14:textId="77777777" w:rsidR="00585563" w:rsidRDefault="00585563" w:rsidP="003228F9">
      <w:pPr>
        <w:pStyle w:val="Style1"/>
      </w:pPr>
      <w:r w:rsidRPr="006B01BC">
        <w:rPr>
          <w:rStyle w:val="FootnoteReference"/>
        </w:rPr>
        <w:footnoteRef/>
      </w:r>
      <w:r w:rsidRPr="006B01BC">
        <w:t xml:space="preserve"> O’Leary, “A Phenomenological Study,” 43.</w:t>
      </w:r>
    </w:p>
    <w:p w14:paraId="2E8BF208" w14:textId="77777777" w:rsidR="003228F9" w:rsidRPr="006B01BC" w:rsidRDefault="003228F9" w:rsidP="003228F9">
      <w:pPr>
        <w:pStyle w:val="Style1"/>
      </w:pPr>
    </w:p>
  </w:footnote>
  <w:footnote w:id="253">
    <w:p w14:paraId="3B297A07" w14:textId="77777777" w:rsidR="00C70DD3" w:rsidRPr="00C70DD3" w:rsidRDefault="00585563" w:rsidP="00C70DD3">
      <w:pPr>
        <w:pStyle w:val="Style1"/>
      </w:pPr>
      <w:r w:rsidRPr="006B01BC">
        <w:rPr>
          <w:rStyle w:val="FootnoteReference"/>
        </w:rPr>
        <w:footnoteRef/>
      </w:r>
      <w:r w:rsidRPr="006B01BC">
        <w:t xml:space="preserve"> </w:t>
      </w:r>
      <w:r w:rsidR="00C70DD3" w:rsidRPr="00C70DD3">
        <w:t>Fleming, “Instrumental Music.”</w:t>
      </w:r>
    </w:p>
    <w:p w14:paraId="44CB3FFE" w14:textId="413B42CC" w:rsidR="00585563" w:rsidRDefault="00585563" w:rsidP="003228F9">
      <w:pPr>
        <w:pStyle w:val="Style1"/>
      </w:pPr>
    </w:p>
  </w:footnote>
  <w:footnote w:id="254">
    <w:p w14:paraId="4462D9ED" w14:textId="77777777" w:rsidR="00585563" w:rsidRDefault="00585563" w:rsidP="008923DE">
      <w:pPr>
        <w:pStyle w:val="Style1"/>
      </w:pPr>
      <w:r w:rsidRPr="00890DBA">
        <w:rPr>
          <w:rStyle w:val="FootnoteReference"/>
        </w:rPr>
        <w:footnoteRef/>
      </w:r>
      <w:r w:rsidRPr="00890DBA">
        <w:t xml:space="preserve"> Forbes, “Evaluating Music,” 17.</w:t>
      </w:r>
    </w:p>
    <w:p w14:paraId="6400C1C0" w14:textId="77777777" w:rsidR="008923DE" w:rsidRPr="00890DBA" w:rsidRDefault="008923DE" w:rsidP="008923DE">
      <w:pPr>
        <w:pStyle w:val="Style1"/>
      </w:pPr>
    </w:p>
  </w:footnote>
  <w:footnote w:id="255">
    <w:p w14:paraId="1F4F2D18" w14:textId="77777777" w:rsidR="00585563" w:rsidRDefault="00585563" w:rsidP="008923DE">
      <w:pPr>
        <w:pStyle w:val="Style1"/>
      </w:pPr>
      <w:r w:rsidRPr="00890DBA">
        <w:rPr>
          <w:rStyle w:val="FootnoteReference"/>
        </w:rPr>
        <w:footnoteRef/>
      </w:r>
      <w:r w:rsidRPr="00890DBA">
        <w:t xml:space="preserve"> </w:t>
      </w:r>
      <w:r w:rsidRPr="00706DA2">
        <w:t>Bergee, “Performer,</w:t>
      </w:r>
      <w:r w:rsidRPr="00890DBA">
        <w:t xml:space="preserve">” </w:t>
      </w:r>
      <w:r w:rsidRPr="00706DA2">
        <w:t>344.</w:t>
      </w:r>
    </w:p>
    <w:p w14:paraId="3E72EC34" w14:textId="77777777" w:rsidR="008923DE" w:rsidRPr="00890DBA" w:rsidRDefault="008923DE" w:rsidP="008923DE">
      <w:pPr>
        <w:pStyle w:val="Style1"/>
      </w:pPr>
    </w:p>
  </w:footnote>
  <w:footnote w:id="256">
    <w:p w14:paraId="3B81BCF3" w14:textId="77777777" w:rsidR="00585563" w:rsidRDefault="00585563" w:rsidP="008923DE">
      <w:pPr>
        <w:pStyle w:val="Style1"/>
      </w:pPr>
      <w:r w:rsidRPr="00890DBA">
        <w:rPr>
          <w:rStyle w:val="FootnoteReference"/>
        </w:rPr>
        <w:footnoteRef/>
      </w:r>
      <w:r w:rsidRPr="00890DBA">
        <w:t xml:space="preserve"> Ibid.</w:t>
      </w:r>
    </w:p>
    <w:p w14:paraId="7458700C" w14:textId="77777777" w:rsidR="008923DE" w:rsidRPr="00890DBA" w:rsidRDefault="008923DE" w:rsidP="008923DE">
      <w:pPr>
        <w:pStyle w:val="Style1"/>
      </w:pPr>
    </w:p>
  </w:footnote>
  <w:footnote w:id="257">
    <w:p w14:paraId="7B3A77D6" w14:textId="77777777" w:rsidR="00585563" w:rsidRDefault="00585563" w:rsidP="008923DE">
      <w:pPr>
        <w:pStyle w:val="Style1"/>
      </w:pPr>
      <w:r w:rsidRPr="00890DBA">
        <w:rPr>
          <w:rStyle w:val="FootnoteReference"/>
        </w:rPr>
        <w:footnoteRef/>
      </w:r>
      <w:r w:rsidRPr="00890DBA">
        <w:t xml:space="preserve"> Fiske, “Judging Musical Performances,” 8.</w:t>
      </w:r>
    </w:p>
    <w:p w14:paraId="51D700EE" w14:textId="77777777" w:rsidR="008923DE" w:rsidRPr="00890DBA" w:rsidRDefault="008923DE" w:rsidP="008923DE">
      <w:pPr>
        <w:pStyle w:val="Style1"/>
      </w:pPr>
    </w:p>
  </w:footnote>
  <w:footnote w:id="258">
    <w:p w14:paraId="0D144A7A" w14:textId="77777777" w:rsidR="00585563" w:rsidRDefault="00585563" w:rsidP="008923DE">
      <w:pPr>
        <w:pStyle w:val="Style1"/>
      </w:pPr>
      <w:r w:rsidRPr="00890DBA">
        <w:rPr>
          <w:rStyle w:val="FootnoteReference"/>
        </w:rPr>
        <w:footnoteRef/>
      </w:r>
      <w:r w:rsidRPr="00890DBA">
        <w:t xml:space="preserve"> Ibid.</w:t>
      </w:r>
    </w:p>
    <w:p w14:paraId="2C0850AE" w14:textId="77777777" w:rsidR="008923DE" w:rsidRPr="00890DBA" w:rsidRDefault="008923DE" w:rsidP="008923DE">
      <w:pPr>
        <w:pStyle w:val="Style1"/>
      </w:pPr>
    </w:p>
  </w:footnote>
  <w:footnote w:id="259">
    <w:p w14:paraId="5E79D601" w14:textId="77777777" w:rsidR="00585563" w:rsidRDefault="00585563" w:rsidP="008923DE">
      <w:pPr>
        <w:pStyle w:val="Style1"/>
      </w:pPr>
      <w:r w:rsidRPr="00890DBA">
        <w:rPr>
          <w:rStyle w:val="FootnoteReference"/>
        </w:rPr>
        <w:footnoteRef/>
      </w:r>
      <w:r w:rsidRPr="00890DBA">
        <w:t xml:space="preserve"> Geronger, Allen, MacLeod, and Scott, “Using a Prescreening Rubric,” 43.</w:t>
      </w:r>
    </w:p>
    <w:p w14:paraId="2417777C" w14:textId="77777777" w:rsidR="008923DE" w:rsidRPr="00890DBA" w:rsidRDefault="008923DE" w:rsidP="008923DE">
      <w:pPr>
        <w:pStyle w:val="Style1"/>
      </w:pPr>
    </w:p>
  </w:footnote>
  <w:footnote w:id="260">
    <w:p w14:paraId="0313BA3C" w14:textId="77777777" w:rsidR="00585563" w:rsidRPr="003544A6" w:rsidRDefault="00585563" w:rsidP="008923DE">
      <w:pPr>
        <w:pStyle w:val="Style1"/>
      </w:pPr>
      <w:r w:rsidRPr="00890DBA">
        <w:rPr>
          <w:rStyle w:val="FootnoteReference"/>
        </w:rPr>
        <w:footnoteRef/>
      </w:r>
      <w:r w:rsidRPr="00890DBA">
        <w:t xml:space="preserve"> Fiske, “Judging Musical Performances,” 9.</w:t>
      </w:r>
    </w:p>
  </w:footnote>
  <w:footnote w:id="261">
    <w:p w14:paraId="26DC496B" w14:textId="77777777" w:rsidR="00585563" w:rsidRDefault="00585563" w:rsidP="008923DE">
      <w:pPr>
        <w:pStyle w:val="Style1"/>
      </w:pPr>
      <w:r w:rsidRPr="000B258C">
        <w:rPr>
          <w:rStyle w:val="FootnoteReference"/>
        </w:rPr>
        <w:footnoteRef/>
      </w:r>
      <w:r w:rsidRPr="000B258C">
        <w:t xml:space="preserve"> Fiske, “Judging Musical Performances,” 9.</w:t>
      </w:r>
    </w:p>
    <w:p w14:paraId="0EE510B4" w14:textId="77777777" w:rsidR="008923DE" w:rsidRPr="000B258C" w:rsidRDefault="008923DE" w:rsidP="008923DE">
      <w:pPr>
        <w:pStyle w:val="Style1"/>
      </w:pPr>
    </w:p>
  </w:footnote>
  <w:footnote w:id="262">
    <w:p w14:paraId="6BF95B7F" w14:textId="55BA4F44" w:rsidR="00585563" w:rsidRDefault="00585563" w:rsidP="008923DE">
      <w:pPr>
        <w:pStyle w:val="Style1"/>
      </w:pPr>
      <w:r>
        <w:rPr>
          <w:rStyle w:val="FootnoteReference"/>
        </w:rPr>
        <w:footnoteRef/>
      </w:r>
      <w:r>
        <w:t xml:space="preserve"> </w:t>
      </w:r>
      <w:r w:rsidR="008923DE" w:rsidRPr="008923DE">
        <w:t xml:space="preserve">West, “The Effect of Performance Success.” </w:t>
      </w:r>
    </w:p>
  </w:footnote>
  <w:footnote w:id="263">
    <w:p w14:paraId="58380EDF" w14:textId="40CDD37D" w:rsidR="00585563" w:rsidRDefault="00585563" w:rsidP="008923DE">
      <w:pPr>
        <w:pStyle w:val="Style1"/>
      </w:pPr>
      <w:r>
        <w:rPr>
          <w:rStyle w:val="FootnoteReference"/>
        </w:rPr>
        <w:footnoteRef/>
      </w:r>
      <w:r>
        <w:t xml:space="preserve"> </w:t>
      </w:r>
      <w:r w:rsidR="008923DE" w:rsidRPr="008923DE">
        <w:t>Rogers, “Attitudes of High School Band Directors,” 2</w:t>
      </w:r>
      <w:r w:rsidR="008923DE">
        <w:t>60.</w:t>
      </w:r>
    </w:p>
  </w:footnote>
  <w:footnote w:id="264">
    <w:p w14:paraId="799F650A" w14:textId="77777777" w:rsidR="00585563" w:rsidRDefault="00585563" w:rsidP="008923DE">
      <w:pPr>
        <w:pStyle w:val="Style1"/>
      </w:pPr>
      <w:r w:rsidRPr="00A169F4">
        <w:rPr>
          <w:rStyle w:val="FootnoteReference"/>
        </w:rPr>
        <w:footnoteRef/>
      </w:r>
      <w:r w:rsidRPr="00A169F4">
        <w:t xml:space="preserve"> J. R. Sawyer, “Factors That Characterize Successful Inner</w:t>
      </w:r>
      <w:r w:rsidRPr="00A169F4">
        <w:noBreakHyphen/>
        <w:t xml:space="preserve">City High School Band Programs of the North Central States of the United States as Perceived by Administrators, Music Supervisors, and Music Educators.” (Doctoral dissertation, University of Nebraska–Lincoln, 2002.) </w:t>
      </w:r>
    </w:p>
    <w:p w14:paraId="47F481B9" w14:textId="77777777" w:rsidR="008923DE" w:rsidRPr="00A169F4" w:rsidRDefault="008923DE" w:rsidP="008923DE">
      <w:pPr>
        <w:pStyle w:val="Style1"/>
      </w:pPr>
    </w:p>
  </w:footnote>
  <w:footnote w:id="265">
    <w:p w14:paraId="72F41D47" w14:textId="77777777" w:rsidR="00585563" w:rsidRDefault="00585563" w:rsidP="008923DE">
      <w:pPr>
        <w:pStyle w:val="Style1"/>
      </w:pPr>
      <w:r w:rsidRPr="00A169F4">
        <w:rPr>
          <w:rStyle w:val="FootnoteReference"/>
        </w:rPr>
        <w:footnoteRef/>
      </w:r>
      <w:r w:rsidRPr="00A169F4">
        <w:t xml:space="preserve"> Ibid.</w:t>
      </w:r>
    </w:p>
  </w:footnote>
  <w:footnote w:id="266">
    <w:p w14:paraId="1A141552" w14:textId="77777777" w:rsidR="00585563" w:rsidRDefault="00585563" w:rsidP="008923DE">
      <w:pPr>
        <w:pStyle w:val="Style1"/>
      </w:pPr>
      <w:r w:rsidRPr="002337FD">
        <w:rPr>
          <w:rStyle w:val="FootnoteReference"/>
        </w:rPr>
        <w:footnoteRef/>
      </w:r>
      <w:r w:rsidRPr="002337FD">
        <w:t xml:space="preserve"> Rogers, “Attitudes of High School Band Directors</w:t>
      </w:r>
      <w:r>
        <w:t xml:space="preserve">,” </w:t>
      </w:r>
      <w:r w:rsidRPr="002337FD">
        <w:t>259.</w:t>
      </w:r>
    </w:p>
    <w:p w14:paraId="7E19ED64" w14:textId="77777777" w:rsidR="008923DE" w:rsidRPr="002337FD" w:rsidRDefault="008923DE" w:rsidP="008923DE">
      <w:pPr>
        <w:pStyle w:val="Style1"/>
      </w:pPr>
    </w:p>
  </w:footnote>
  <w:footnote w:id="267">
    <w:p w14:paraId="0F82AD41" w14:textId="77777777" w:rsidR="00585563" w:rsidRDefault="00585563" w:rsidP="008923DE">
      <w:pPr>
        <w:pStyle w:val="Style1"/>
      </w:pPr>
      <w:r>
        <w:rPr>
          <w:rStyle w:val="FootnoteReference"/>
        </w:rPr>
        <w:footnoteRef/>
      </w:r>
      <w:r>
        <w:t xml:space="preserve"> Ibid.</w:t>
      </w:r>
    </w:p>
    <w:p w14:paraId="11841CB6" w14:textId="77777777" w:rsidR="008923DE" w:rsidRDefault="008923DE" w:rsidP="008923DE">
      <w:pPr>
        <w:pStyle w:val="Style1"/>
      </w:pPr>
    </w:p>
  </w:footnote>
  <w:footnote w:id="268">
    <w:p w14:paraId="233D4E83" w14:textId="77777777" w:rsidR="00585563" w:rsidRDefault="00585563" w:rsidP="008923DE">
      <w:pPr>
        <w:pStyle w:val="Style1"/>
      </w:pPr>
      <w:r w:rsidRPr="00697A61">
        <w:rPr>
          <w:rStyle w:val="FootnoteReference"/>
        </w:rPr>
        <w:footnoteRef/>
      </w:r>
      <w:r w:rsidRPr="00697A61">
        <w:t xml:space="preserve"> </w:t>
      </w:r>
      <w:r w:rsidRPr="00A169F4">
        <w:t>Burnsed and Sochinski, “Research on Competitions,” 25.</w:t>
      </w:r>
    </w:p>
    <w:p w14:paraId="14DFAB93" w14:textId="77777777" w:rsidR="008923DE" w:rsidRPr="00697A61" w:rsidRDefault="008923DE" w:rsidP="008923DE">
      <w:pPr>
        <w:pStyle w:val="Style1"/>
      </w:pPr>
    </w:p>
  </w:footnote>
  <w:footnote w:id="269">
    <w:p w14:paraId="01F9BE67" w14:textId="77777777" w:rsidR="00585563" w:rsidRDefault="00585563" w:rsidP="008923DE">
      <w:pPr>
        <w:pStyle w:val="Style1"/>
      </w:pPr>
      <w:r w:rsidRPr="00697A61">
        <w:rPr>
          <w:rStyle w:val="FootnoteReference"/>
        </w:rPr>
        <w:footnoteRef/>
      </w:r>
      <w:r w:rsidRPr="00697A61">
        <w:t xml:space="preserve"> </w:t>
      </w:r>
      <w:r w:rsidRPr="00C31DBB">
        <w:t>Franklin, “Attitudes of School Administrators</w:t>
      </w:r>
      <w:r>
        <w:t xml:space="preserve">.” </w:t>
      </w:r>
    </w:p>
    <w:p w14:paraId="650A1B7B" w14:textId="77777777" w:rsidR="00585563" w:rsidRPr="00697A61" w:rsidRDefault="00585563" w:rsidP="00585563">
      <w:pPr>
        <w:ind w:firstLine="720"/>
        <w:rPr>
          <w:rFonts w:ascii="Times New Roman" w:hAnsi="Times New Roman" w:cs="Times New Roman"/>
          <w:sz w:val="20"/>
          <w:szCs w:val="20"/>
        </w:rPr>
      </w:pPr>
    </w:p>
  </w:footnote>
  <w:footnote w:id="270">
    <w:p w14:paraId="4FCD2204" w14:textId="77777777" w:rsidR="00585563" w:rsidRDefault="00585563" w:rsidP="008923DE">
      <w:pPr>
        <w:pStyle w:val="Style1"/>
      </w:pPr>
      <w:r>
        <w:rPr>
          <w:rStyle w:val="FootnoteReference"/>
        </w:rPr>
        <w:footnoteRef/>
      </w:r>
      <w:r w:rsidRPr="004E79AD">
        <w:t>Rogers, “Attitudes of High School Band Directors,” 259.</w:t>
      </w:r>
      <w:r>
        <w:t xml:space="preserve"> </w:t>
      </w:r>
    </w:p>
  </w:footnote>
  <w:footnote w:id="271">
    <w:p w14:paraId="0B9EC641" w14:textId="77777777" w:rsidR="00585563" w:rsidRPr="00956BC4" w:rsidRDefault="00585563" w:rsidP="008923DE">
      <w:pPr>
        <w:pStyle w:val="Style1"/>
      </w:pPr>
      <w:r>
        <w:rPr>
          <w:rStyle w:val="FootnoteReference"/>
        </w:rPr>
        <w:footnoteRef/>
      </w:r>
      <w:r>
        <w:t xml:space="preserve"> </w:t>
      </w:r>
      <w:r w:rsidRPr="00956BC4">
        <w:t xml:space="preserve">Phillip M. </w:t>
      </w:r>
      <w:r>
        <w:t xml:space="preserve">Hash, </w:t>
      </w:r>
      <w:r w:rsidRPr="00956BC4">
        <w:t>“An Analysis</w:t>
      </w:r>
      <w:r>
        <w:t>,” 84.</w:t>
      </w:r>
    </w:p>
    <w:p w14:paraId="65285413" w14:textId="77777777" w:rsidR="00585563" w:rsidRDefault="00585563" w:rsidP="009E2A5F">
      <w:pPr>
        <w:pStyle w:val="FootnoteText"/>
      </w:pPr>
    </w:p>
  </w:footnote>
  <w:footnote w:id="272">
    <w:p w14:paraId="18C8BA34" w14:textId="2E422BC1" w:rsidR="00075026" w:rsidRDefault="00075026" w:rsidP="00D457A3">
      <w:pPr>
        <w:pStyle w:val="Style1"/>
      </w:pPr>
      <w:r>
        <w:rPr>
          <w:rStyle w:val="FootnoteReference"/>
        </w:rPr>
        <w:footnoteRef/>
      </w:r>
      <w:r>
        <w:t xml:space="preserve"> </w:t>
      </w:r>
      <w:r w:rsidR="00D457A3" w:rsidRPr="004F2F25">
        <w:t xml:space="preserve">West, “The Effect of Performance Success.” </w:t>
      </w:r>
    </w:p>
    <w:p w14:paraId="591ACCC2" w14:textId="77777777" w:rsidR="00D457A3" w:rsidRDefault="00D457A3" w:rsidP="00D457A3">
      <w:pPr>
        <w:pStyle w:val="Style1"/>
      </w:pPr>
    </w:p>
  </w:footnote>
  <w:footnote w:id="273">
    <w:p w14:paraId="7621B326" w14:textId="10605B5F" w:rsidR="00D457A3" w:rsidRDefault="00D457A3" w:rsidP="00D457A3">
      <w:pPr>
        <w:pStyle w:val="Style1"/>
      </w:pPr>
      <w:r>
        <w:rPr>
          <w:rStyle w:val="FootnoteReference"/>
        </w:rPr>
        <w:footnoteRef/>
      </w:r>
      <w:r>
        <w:t xml:space="preserve"> Ibid.</w:t>
      </w:r>
    </w:p>
    <w:p w14:paraId="25B70EC8" w14:textId="77777777" w:rsidR="00A905A5" w:rsidRDefault="00A905A5" w:rsidP="00D457A3">
      <w:pPr>
        <w:pStyle w:val="Style1"/>
      </w:pPr>
    </w:p>
  </w:footnote>
  <w:footnote w:id="274">
    <w:p w14:paraId="572E3A0A" w14:textId="77777777" w:rsidR="00585563" w:rsidRDefault="00585563" w:rsidP="00075026">
      <w:pPr>
        <w:pStyle w:val="Style1"/>
      </w:pPr>
      <w:r>
        <w:rPr>
          <w:rStyle w:val="FootnoteReference"/>
        </w:rPr>
        <w:footnoteRef/>
      </w:r>
      <w:r>
        <w:t xml:space="preserve"> </w:t>
      </w:r>
      <w:r w:rsidRPr="00C254FA">
        <w:t>Jarrell, “An Analysis.”</w:t>
      </w:r>
    </w:p>
    <w:p w14:paraId="762480B9" w14:textId="77777777" w:rsidR="00075026" w:rsidRDefault="00075026" w:rsidP="00075026">
      <w:pPr>
        <w:pStyle w:val="Style1"/>
      </w:pPr>
    </w:p>
  </w:footnote>
  <w:footnote w:id="275">
    <w:p w14:paraId="23756302" w14:textId="005F3446" w:rsidR="00585563" w:rsidRDefault="00585563" w:rsidP="00075026">
      <w:pPr>
        <w:pStyle w:val="Style1"/>
      </w:pPr>
      <w:r>
        <w:rPr>
          <w:rStyle w:val="FootnoteReference"/>
        </w:rPr>
        <w:footnoteRef/>
      </w:r>
      <w:r>
        <w:t xml:space="preserve"> </w:t>
      </w:r>
      <w:r w:rsidR="00075026">
        <w:t>Ibid.</w:t>
      </w:r>
    </w:p>
    <w:p w14:paraId="39C86B62" w14:textId="77777777" w:rsidR="00075026" w:rsidRDefault="00075026" w:rsidP="00075026">
      <w:pPr>
        <w:pStyle w:val="Style1"/>
      </w:pPr>
    </w:p>
  </w:footnote>
  <w:footnote w:id="276">
    <w:p w14:paraId="6964013E" w14:textId="77777777" w:rsidR="00585563" w:rsidRDefault="00585563" w:rsidP="00075026">
      <w:pPr>
        <w:pStyle w:val="Style1"/>
      </w:pPr>
      <w:r>
        <w:rPr>
          <w:rStyle w:val="FootnoteReference"/>
        </w:rPr>
        <w:footnoteRef/>
      </w:r>
      <w:r>
        <w:t xml:space="preserve"> </w:t>
      </w:r>
      <w:r w:rsidRPr="00441C4B">
        <w:t>David</w:t>
      </w:r>
      <w:r>
        <w:t xml:space="preserve"> Rickels,</w:t>
      </w:r>
      <w:r w:rsidRPr="00441C4B">
        <w:t xml:space="preserve"> “Nonperformance Variables</w:t>
      </w:r>
      <w:r>
        <w:t xml:space="preserve">,” </w:t>
      </w:r>
      <w:r w:rsidRPr="00441C4B">
        <w:t xml:space="preserve">53. </w:t>
      </w:r>
    </w:p>
    <w:p w14:paraId="31E42A59" w14:textId="77777777" w:rsidR="00075026" w:rsidRDefault="00075026" w:rsidP="00075026">
      <w:pPr>
        <w:pStyle w:val="Style1"/>
      </w:pPr>
    </w:p>
  </w:footnote>
  <w:footnote w:id="277">
    <w:p w14:paraId="3C90863C" w14:textId="77777777" w:rsidR="00585563" w:rsidRDefault="00585563" w:rsidP="00075026">
      <w:pPr>
        <w:pStyle w:val="Style1"/>
      </w:pPr>
      <w:r>
        <w:rPr>
          <w:rStyle w:val="FootnoteReference"/>
        </w:rPr>
        <w:footnoteRef/>
      </w:r>
      <w:r>
        <w:t xml:space="preserve"> Ibid.</w:t>
      </w:r>
    </w:p>
  </w:footnote>
  <w:footnote w:id="278">
    <w:p w14:paraId="0F7A760E" w14:textId="77777777" w:rsidR="00585563" w:rsidRDefault="00585563" w:rsidP="00075026">
      <w:pPr>
        <w:pStyle w:val="Style1"/>
      </w:pPr>
      <w:r w:rsidRPr="003E1130">
        <w:rPr>
          <w:rStyle w:val="FootnoteReference"/>
        </w:rPr>
        <w:footnoteRef/>
      </w:r>
      <w:r w:rsidRPr="003E1130">
        <w:t xml:space="preserve"> Jolly, “Music Educator.” </w:t>
      </w:r>
    </w:p>
    <w:p w14:paraId="483F6887" w14:textId="77777777" w:rsidR="00075026" w:rsidRPr="003E1130" w:rsidRDefault="00075026" w:rsidP="00075026">
      <w:pPr>
        <w:pStyle w:val="Style1"/>
      </w:pPr>
    </w:p>
  </w:footnote>
  <w:footnote w:id="279">
    <w:p w14:paraId="680FAAC9" w14:textId="77777777" w:rsidR="00585563" w:rsidRPr="003E1130" w:rsidRDefault="00585563" w:rsidP="00075026">
      <w:pPr>
        <w:pStyle w:val="Style1"/>
      </w:pPr>
      <w:r w:rsidRPr="003E1130">
        <w:rPr>
          <w:rStyle w:val="FootnoteReference"/>
        </w:rPr>
        <w:footnoteRef/>
      </w:r>
      <w:r w:rsidRPr="003E1130">
        <w:t xml:space="preserve"> Charles Paul Temple, “A Study of the Effectiveness of Competition Festivals in the Music Education Process,” Dissertation Abstracts International, 34, 1973: 4827A (UM 74-3327.)</w:t>
      </w:r>
    </w:p>
    <w:p w14:paraId="3C17C799" w14:textId="77777777" w:rsidR="00585563" w:rsidRPr="001E3BED" w:rsidRDefault="00585563" w:rsidP="00075026">
      <w:pPr>
        <w:pStyle w:val="Style1"/>
      </w:pPr>
    </w:p>
  </w:footnote>
  <w:footnote w:id="280">
    <w:p w14:paraId="7751059B" w14:textId="5ABCD7CF" w:rsidR="00585563" w:rsidRDefault="00585563" w:rsidP="00075026">
      <w:pPr>
        <w:pStyle w:val="Style1"/>
      </w:pPr>
      <w:r>
        <w:rPr>
          <w:rStyle w:val="FootnoteReference"/>
        </w:rPr>
        <w:footnoteRef/>
      </w:r>
      <w:r>
        <w:t xml:space="preserve"> </w:t>
      </w:r>
      <w:r w:rsidR="001E7084" w:rsidRPr="001E7084">
        <w:t>Fiske, “Judging Musical Performances,” 9.</w:t>
      </w:r>
    </w:p>
    <w:p w14:paraId="0281C758" w14:textId="77777777" w:rsidR="00075026" w:rsidRDefault="00075026" w:rsidP="00075026">
      <w:pPr>
        <w:pStyle w:val="Style1"/>
      </w:pPr>
    </w:p>
  </w:footnote>
  <w:footnote w:id="281">
    <w:p w14:paraId="7A510105" w14:textId="2F850978" w:rsidR="00585563" w:rsidRDefault="00585563" w:rsidP="00075026">
      <w:pPr>
        <w:pStyle w:val="Style1"/>
      </w:pPr>
      <w:r>
        <w:rPr>
          <w:rStyle w:val="FootnoteReference"/>
        </w:rPr>
        <w:footnoteRef/>
      </w:r>
      <w:r>
        <w:t xml:space="preserve"> </w:t>
      </w:r>
      <w:r w:rsidR="001E7084">
        <w:t>Ibid.</w:t>
      </w:r>
    </w:p>
  </w:footnote>
  <w:footnote w:id="282">
    <w:p w14:paraId="10A10472" w14:textId="77777777" w:rsidR="00585563" w:rsidRDefault="00585563" w:rsidP="00075026">
      <w:pPr>
        <w:pStyle w:val="Style1"/>
      </w:pPr>
      <w:r w:rsidRPr="001E3BED">
        <w:rPr>
          <w:rStyle w:val="FootnoteReference"/>
        </w:rPr>
        <w:footnoteRef/>
      </w:r>
      <w:r w:rsidRPr="001E3BED">
        <w:t xml:space="preserve"> O’Leary, “A Phenomenological Study,” 43.</w:t>
      </w:r>
    </w:p>
    <w:p w14:paraId="29CA8E86" w14:textId="77777777" w:rsidR="00075026" w:rsidRPr="001E3BED" w:rsidRDefault="00075026" w:rsidP="00075026">
      <w:pPr>
        <w:pStyle w:val="Style1"/>
        <w:rPr>
          <w14:ligatures w14:val="standardContextual"/>
        </w:rPr>
      </w:pPr>
    </w:p>
  </w:footnote>
  <w:footnote w:id="283">
    <w:p w14:paraId="216E0BFD" w14:textId="7B717932" w:rsidR="00075026" w:rsidRDefault="00585563" w:rsidP="00075026">
      <w:pPr>
        <w:pStyle w:val="Style1"/>
      </w:pPr>
      <w:r w:rsidRPr="001E3BED">
        <w:rPr>
          <w:rStyle w:val="FootnoteReference"/>
        </w:rPr>
        <w:footnoteRef/>
      </w:r>
      <w:r w:rsidRPr="00A67746">
        <w:t xml:space="preserve"> Vernon Burnsed and James Sochinski, “Research on Competitions</w:t>
      </w:r>
      <w:r w:rsidR="00075026">
        <w:t>, 2.</w:t>
      </w:r>
    </w:p>
    <w:p w14:paraId="72C53050" w14:textId="77777777" w:rsidR="00075026" w:rsidRPr="001E3BED" w:rsidRDefault="00075026" w:rsidP="00075026">
      <w:pPr>
        <w:pStyle w:val="Style1"/>
      </w:pPr>
    </w:p>
  </w:footnote>
  <w:footnote w:id="284">
    <w:p w14:paraId="4C473A88" w14:textId="77777777" w:rsidR="00585563" w:rsidRPr="00A67746" w:rsidRDefault="00585563" w:rsidP="00075026">
      <w:pPr>
        <w:pStyle w:val="Style1"/>
      </w:pPr>
      <w:r w:rsidRPr="00A67746">
        <w:rPr>
          <w:rStyle w:val="FootnoteReference"/>
        </w:rPr>
        <w:footnoteRef/>
      </w:r>
      <w:r w:rsidRPr="00A67746">
        <w:t xml:space="preserve"> Peter Gouzouasis and Alan Henderson, “Secondary Student Perspectives on Musical and Educational Outcomes from Participation in Band Festivals,” Music Education Research 14, no. 4 (2012): 479.</w:t>
      </w:r>
    </w:p>
  </w:footnote>
  <w:footnote w:id="285">
    <w:p w14:paraId="639D5C14" w14:textId="77777777" w:rsidR="00585563" w:rsidRDefault="00585563" w:rsidP="00075026">
      <w:pPr>
        <w:pStyle w:val="Style1"/>
      </w:pPr>
      <w:r w:rsidRPr="002337FD">
        <w:rPr>
          <w:rStyle w:val="FootnoteReference"/>
        </w:rPr>
        <w:footnoteRef/>
      </w:r>
      <w:r w:rsidRPr="002337FD">
        <w:t xml:space="preserve">  J</w:t>
      </w:r>
      <w:r>
        <w:t xml:space="preserve">ames </w:t>
      </w:r>
      <w:r w:rsidRPr="002337FD">
        <w:t>O. Franklin, “Attitudes of School Administrators, Band Directors, and Band Students Toward</w:t>
      </w:r>
      <w:r>
        <w:t xml:space="preserve"> </w:t>
      </w:r>
      <w:r w:rsidRPr="002337FD">
        <w:t>Selected Activities of the Public School Band Program,” 1979.</w:t>
      </w:r>
    </w:p>
    <w:p w14:paraId="75111C37" w14:textId="77777777" w:rsidR="00075026" w:rsidRPr="002337FD" w:rsidRDefault="00075026" w:rsidP="00075026">
      <w:pPr>
        <w:pStyle w:val="Style1"/>
      </w:pPr>
    </w:p>
  </w:footnote>
  <w:footnote w:id="286">
    <w:p w14:paraId="26E261F4" w14:textId="77777777" w:rsidR="00585563" w:rsidRDefault="00585563" w:rsidP="00075026">
      <w:pPr>
        <w:pStyle w:val="Style1"/>
      </w:pPr>
      <w:r w:rsidRPr="0009326E">
        <w:rPr>
          <w:rStyle w:val="FootnoteReference"/>
        </w:rPr>
        <w:footnoteRef/>
      </w:r>
      <w:r w:rsidRPr="0009326E">
        <w:t xml:space="preserve"> Tucker, Jordan, and Hathaway, “Two Music Educators,” 30.</w:t>
      </w:r>
    </w:p>
    <w:p w14:paraId="6B3890AA" w14:textId="77777777" w:rsidR="00E75071" w:rsidRPr="0009326E" w:rsidRDefault="00E75071" w:rsidP="00075026">
      <w:pPr>
        <w:pStyle w:val="Style1"/>
      </w:pPr>
    </w:p>
  </w:footnote>
  <w:footnote w:id="287">
    <w:p w14:paraId="55D49CB0" w14:textId="77777777" w:rsidR="00585563" w:rsidRDefault="00585563" w:rsidP="00075026">
      <w:pPr>
        <w:pStyle w:val="Style1"/>
      </w:pPr>
      <w:r w:rsidRPr="0009326E">
        <w:rPr>
          <w:rStyle w:val="FootnoteReference"/>
        </w:rPr>
        <w:footnoteRef/>
      </w:r>
      <w:r w:rsidRPr="0009326E">
        <w:t xml:space="preserve"> </w:t>
      </w:r>
      <w:bookmarkStart w:id="228" w:name="_Hlk201757489"/>
      <w:r w:rsidRPr="00A427B0">
        <w:t>Hash, “An Analysis</w:t>
      </w:r>
      <w:r>
        <w:t>,” 84.</w:t>
      </w:r>
      <w:bookmarkEnd w:id="228"/>
    </w:p>
    <w:p w14:paraId="3FB99519" w14:textId="77777777" w:rsidR="00075026" w:rsidRPr="0009326E" w:rsidRDefault="00075026" w:rsidP="00075026">
      <w:pPr>
        <w:pStyle w:val="Style1"/>
      </w:pPr>
    </w:p>
  </w:footnote>
  <w:footnote w:id="288">
    <w:p w14:paraId="588BFDFA" w14:textId="77777777" w:rsidR="00585563" w:rsidRDefault="00585563" w:rsidP="00075026">
      <w:pPr>
        <w:pStyle w:val="Style1"/>
      </w:pPr>
      <w:r w:rsidRPr="0009326E">
        <w:rPr>
          <w:rStyle w:val="FootnoteReference"/>
        </w:rPr>
        <w:footnoteRef/>
      </w:r>
      <w:r w:rsidRPr="0009326E">
        <w:t xml:space="preserve"> Ibid.</w:t>
      </w:r>
    </w:p>
    <w:p w14:paraId="1C19F472" w14:textId="77777777" w:rsidR="00075026" w:rsidRPr="0009326E" w:rsidRDefault="00075026" w:rsidP="00075026">
      <w:pPr>
        <w:pStyle w:val="Style1"/>
      </w:pPr>
    </w:p>
  </w:footnote>
  <w:footnote w:id="289">
    <w:p w14:paraId="0D9B4B32" w14:textId="19E783AB" w:rsidR="00585563" w:rsidRDefault="00585563" w:rsidP="00075026">
      <w:pPr>
        <w:pStyle w:val="Style1"/>
      </w:pPr>
      <w:r w:rsidRPr="0009326E">
        <w:rPr>
          <w:rStyle w:val="FootnoteReference"/>
        </w:rPr>
        <w:footnoteRef/>
      </w:r>
      <w:r w:rsidRPr="0009326E">
        <w:t xml:space="preserve"> </w:t>
      </w:r>
      <w:r w:rsidR="00E75071" w:rsidRPr="00E75071">
        <w:t>Hash, “An Analysis,” 84.</w:t>
      </w:r>
    </w:p>
    <w:p w14:paraId="27FB6411" w14:textId="77777777" w:rsidR="00075026" w:rsidRPr="0009326E" w:rsidRDefault="00075026" w:rsidP="00075026">
      <w:pPr>
        <w:pStyle w:val="Style1"/>
      </w:pPr>
    </w:p>
  </w:footnote>
  <w:footnote w:id="290">
    <w:p w14:paraId="19A07BCF" w14:textId="77777777" w:rsidR="00585563" w:rsidRDefault="00585563" w:rsidP="00075026">
      <w:pPr>
        <w:pStyle w:val="Style1"/>
      </w:pPr>
      <w:r w:rsidRPr="0009326E">
        <w:rPr>
          <w:rStyle w:val="FootnoteReference"/>
        </w:rPr>
        <w:footnoteRef/>
      </w:r>
      <w:r w:rsidRPr="0009326E">
        <w:t xml:space="preserve"> James Warrick, “Are We Willing to Lose, to Win?” </w:t>
      </w:r>
      <w:r w:rsidRPr="0009326E">
        <w:rPr>
          <w:i/>
          <w:iCs/>
        </w:rPr>
        <w:t>The Instrumentalist</w:t>
      </w:r>
      <w:r w:rsidRPr="0009326E">
        <w:t>,</w:t>
      </w:r>
      <w:r>
        <w:t xml:space="preserve"> </w:t>
      </w:r>
      <w:r w:rsidRPr="0009326E">
        <w:t>42</w:t>
      </w:r>
      <w:r>
        <w:t xml:space="preserve"> </w:t>
      </w:r>
      <w:r w:rsidRPr="0009326E">
        <w:t>(1988): 80.</w:t>
      </w:r>
    </w:p>
    <w:p w14:paraId="5215FC17" w14:textId="77777777" w:rsidR="00075026" w:rsidRPr="0009326E" w:rsidRDefault="00075026" w:rsidP="00075026">
      <w:pPr>
        <w:pStyle w:val="Style1"/>
      </w:pPr>
    </w:p>
  </w:footnote>
  <w:footnote w:id="291">
    <w:p w14:paraId="3CBA61FB" w14:textId="77777777" w:rsidR="00585563" w:rsidRDefault="00585563" w:rsidP="00075026">
      <w:pPr>
        <w:pStyle w:val="Style1"/>
      </w:pPr>
      <w:r w:rsidRPr="002337FD">
        <w:rPr>
          <w:rStyle w:val="FootnoteReference"/>
        </w:rPr>
        <w:footnoteRef/>
      </w:r>
      <w:r w:rsidRPr="002337FD">
        <w:t xml:space="preserve"> M</w:t>
      </w:r>
      <w:r>
        <w:t xml:space="preserve">ark </w:t>
      </w:r>
      <w:r w:rsidRPr="002337FD">
        <w:t>A. Linn, “Attitudes of Wyoming AAAA High School Students Regarding the Use of</w:t>
      </w:r>
      <w:r>
        <w:t xml:space="preserve"> </w:t>
      </w:r>
      <w:r w:rsidRPr="002337FD">
        <w:t>Competition in Their Band Programs,” 1988.</w:t>
      </w:r>
    </w:p>
    <w:p w14:paraId="0E5A3F0C" w14:textId="77777777" w:rsidR="00075026" w:rsidRPr="002337FD" w:rsidRDefault="00075026" w:rsidP="00075026">
      <w:pPr>
        <w:pStyle w:val="Style1"/>
      </w:pPr>
    </w:p>
  </w:footnote>
  <w:footnote w:id="292">
    <w:p w14:paraId="554DB359" w14:textId="77777777" w:rsidR="00585563" w:rsidRDefault="00585563" w:rsidP="00075026">
      <w:pPr>
        <w:pStyle w:val="Style1"/>
      </w:pPr>
      <w:r w:rsidRPr="0009326E">
        <w:rPr>
          <w:rStyle w:val="FootnoteReference"/>
        </w:rPr>
        <w:footnoteRef/>
      </w:r>
      <w:r w:rsidRPr="0009326E">
        <w:t xml:space="preserve"> Tucker, Jordan, and Hathaway, “Two Music Educators,” 30.</w:t>
      </w:r>
    </w:p>
    <w:p w14:paraId="1F4EE793" w14:textId="77777777" w:rsidR="001A6E64" w:rsidRPr="00691EC2" w:rsidRDefault="001A6E64" w:rsidP="00075026">
      <w:pPr>
        <w:pStyle w:val="Style1"/>
      </w:pPr>
    </w:p>
  </w:footnote>
  <w:footnote w:id="293">
    <w:p w14:paraId="20E63D05" w14:textId="77777777" w:rsidR="00585563" w:rsidRDefault="00585563" w:rsidP="00075026">
      <w:pPr>
        <w:pStyle w:val="Style1"/>
      </w:pPr>
      <w:r w:rsidRPr="00A67746">
        <w:rPr>
          <w:rStyle w:val="FootnoteReference"/>
        </w:rPr>
        <w:footnoteRef/>
      </w:r>
      <w:r w:rsidRPr="00A67746">
        <w:t xml:space="preserve"> Ibid.</w:t>
      </w:r>
    </w:p>
    <w:p w14:paraId="21E8086B" w14:textId="77777777" w:rsidR="001A6E64" w:rsidRPr="00A67746" w:rsidRDefault="001A6E64" w:rsidP="00075026">
      <w:pPr>
        <w:pStyle w:val="Style1"/>
      </w:pPr>
    </w:p>
  </w:footnote>
  <w:footnote w:id="294">
    <w:p w14:paraId="3BBF9A92" w14:textId="77777777" w:rsidR="00585563" w:rsidRDefault="00585563" w:rsidP="00075026">
      <w:pPr>
        <w:pStyle w:val="Style1"/>
      </w:pPr>
      <w:r w:rsidRPr="003544A6">
        <w:rPr>
          <w:rStyle w:val="FootnoteReference"/>
        </w:rPr>
        <w:footnoteRef/>
      </w:r>
      <w:r w:rsidRPr="003544A6">
        <w:t xml:space="preserve"> David Rickels, “Nonperformance Variables as Predictors of Marching Band Contest Results,” </w:t>
      </w:r>
      <w:r w:rsidRPr="003544A6">
        <w:rPr>
          <w:i/>
          <w:iCs/>
        </w:rPr>
        <w:t>Bulletin of the Council for Research in Music Education</w:t>
      </w:r>
      <w:r w:rsidRPr="003544A6">
        <w:t xml:space="preserve">, (2012): 53. </w:t>
      </w:r>
    </w:p>
    <w:p w14:paraId="755985A6" w14:textId="77777777" w:rsidR="00075026" w:rsidRPr="003544A6" w:rsidRDefault="00075026" w:rsidP="00075026">
      <w:pPr>
        <w:pStyle w:val="Style1"/>
      </w:pPr>
    </w:p>
  </w:footnote>
  <w:footnote w:id="295">
    <w:p w14:paraId="40999DE5" w14:textId="77777777" w:rsidR="00585563" w:rsidRDefault="00585563" w:rsidP="00075026">
      <w:pPr>
        <w:pStyle w:val="Style1"/>
      </w:pPr>
      <w:r w:rsidRPr="003544A6">
        <w:rPr>
          <w:rStyle w:val="FootnoteReference"/>
        </w:rPr>
        <w:footnoteRef/>
      </w:r>
      <w:r w:rsidRPr="003544A6">
        <w:t xml:space="preserve"> </w:t>
      </w:r>
      <w:r>
        <w:t>Ibid.</w:t>
      </w:r>
    </w:p>
    <w:p w14:paraId="0A8F1192" w14:textId="77777777" w:rsidR="00075026" w:rsidRPr="003544A6" w:rsidRDefault="00075026" w:rsidP="00075026">
      <w:pPr>
        <w:pStyle w:val="Style1"/>
      </w:pPr>
    </w:p>
  </w:footnote>
  <w:footnote w:id="296">
    <w:p w14:paraId="604B1F46" w14:textId="77777777" w:rsidR="00585563" w:rsidRPr="0054719C" w:rsidRDefault="00585563" w:rsidP="00075026">
      <w:pPr>
        <w:pStyle w:val="Style1"/>
        <w:rPr>
          <w:i/>
          <w:iCs/>
        </w:rPr>
      </w:pPr>
      <w:r w:rsidRPr="003544A6">
        <w:rPr>
          <w:rStyle w:val="FootnoteReference"/>
        </w:rPr>
        <w:footnoteRef/>
      </w:r>
      <w:r w:rsidRPr="003544A6">
        <w:t xml:space="preserve"> G</w:t>
      </w:r>
      <w:r>
        <w:t xml:space="preserve">uy </w:t>
      </w:r>
      <w:r w:rsidRPr="003544A6">
        <w:t xml:space="preserve">W. Forbes, “Evaluative Music Festivals and Contests—Are They Fair?” </w:t>
      </w:r>
      <w:r w:rsidRPr="003544A6">
        <w:rPr>
          <w:i/>
          <w:iCs/>
        </w:rPr>
        <w:t>Update: Applications of Research in Music Education</w:t>
      </w:r>
      <w:r w:rsidRPr="003544A6">
        <w:t xml:space="preserve"> 12, no. 2 (1994): 16.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D256F" w14:textId="4B07B463" w:rsidR="001468F8" w:rsidRDefault="001468F8">
    <w:pPr>
      <w:pStyle w:val="Header"/>
      <w:jc w:val="right"/>
    </w:pPr>
  </w:p>
  <w:p w14:paraId="4AFA783D" w14:textId="77777777" w:rsidR="001468F8" w:rsidRDefault="001468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A8755" w14:textId="77777777" w:rsidR="009C118C" w:rsidRPr="00DA0F88" w:rsidRDefault="009C118C" w:rsidP="00DA0F88">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320817"/>
      <w:docPartObj>
        <w:docPartGallery w:val="Page Numbers (Top of Page)"/>
        <w:docPartUnique/>
      </w:docPartObj>
    </w:sdtPr>
    <w:sdtEndPr>
      <w:rPr>
        <w:noProof/>
      </w:rPr>
    </w:sdtEndPr>
    <w:sdtContent>
      <w:p w14:paraId="1ADF1A98" w14:textId="77777777" w:rsidR="001468F8" w:rsidRDefault="001468F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C0BF9F4" w14:textId="77777777" w:rsidR="001468F8" w:rsidRDefault="001468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18439"/>
      <w:docPartObj>
        <w:docPartGallery w:val="Page Numbers (Top of Page)"/>
        <w:docPartUnique/>
      </w:docPartObj>
    </w:sdtPr>
    <w:sdtEndPr>
      <w:rPr>
        <w:noProof/>
      </w:rPr>
    </w:sdtEndPr>
    <w:sdtContent>
      <w:p w14:paraId="001FFBB1" w14:textId="099026D3" w:rsidR="00FB3EA2" w:rsidRDefault="00FB3EA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C80189" w14:textId="77777777" w:rsidR="006C1D80" w:rsidRPr="00DA0F88" w:rsidRDefault="006C1D80" w:rsidP="00DA0F8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2F64D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F42410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96041B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056E5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EC0D7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E26F0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62D1E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3F203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4542F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5EAC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47908"/>
    <w:multiLevelType w:val="multilevel"/>
    <w:tmpl w:val="042A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EB4359"/>
    <w:multiLevelType w:val="hybridMultilevel"/>
    <w:tmpl w:val="AF528F16"/>
    <w:lvl w:ilvl="0" w:tplc="36A0021E">
      <w:start w:val="1"/>
      <w:numFmt w:val="decimal"/>
      <w:lvlText w:val="%1."/>
      <w:lvlJc w:val="left"/>
      <w:pPr>
        <w:ind w:left="1080" w:hanging="360"/>
      </w:pPr>
      <w:rPr>
        <w:rFonts w:hint="default"/>
      </w:rPr>
    </w:lvl>
    <w:lvl w:ilvl="1" w:tplc="B9208DC0" w:tentative="1">
      <w:start w:val="1"/>
      <w:numFmt w:val="lowerLetter"/>
      <w:lvlText w:val="%2."/>
      <w:lvlJc w:val="left"/>
      <w:pPr>
        <w:ind w:left="1800" w:hanging="360"/>
      </w:pPr>
    </w:lvl>
    <w:lvl w:ilvl="2" w:tplc="978C84D4" w:tentative="1">
      <w:start w:val="1"/>
      <w:numFmt w:val="lowerRoman"/>
      <w:lvlText w:val="%3."/>
      <w:lvlJc w:val="right"/>
      <w:pPr>
        <w:ind w:left="2520" w:hanging="180"/>
      </w:pPr>
    </w:lvl>
    <w:lvl w:ilvl="3" w:tplc="33C8CE46" w:tentative="1">
      <w:start w:val="1"/>
      <w:numFmt w:val="decimal"/>
      <w:lvlText w:val="%4."/>
      <w:lvlJc w:val="left"/>
      <w:pPr>
        <w:ind w:left="3240" w:hanging="360"/>
      </w:pPr>
    </w:lvl>
    <w:lvl w:ilvl="4" w:tplc="FF8C5348" w:tentative="1">
      <w:start w:val="1"/>
      <w:numFmt w:val="lowerLetter"/>
      <w:lvlText w:val="%5."/>
      <w:lvlJc w:val="left"/>
      <w:pPr>
        <w:ind w:left="3960" w:hanging="360"/>
      </w:pPr>
    </w:lvl>
    <w:lvl w:ilvl="5" w:tplc="697E9924" w:tentative="1">
      <w:start w:val="1"/>
      <w:numFmt w:val="lowerRoman"/>
      <w:lvlText w:val="%6."/>
      <w:lvlJc w:val="right"/>
      <w:pPr>
        <w:ind w:left="4680" w:hanging="180"/>
      </w:pPr>
    </w:lvl>
    <w:lvl w:ilvl="6" w:tplc="80A6DD34" w:tentative="1">
      <w:start w:val="1"/>
      <w:numFmt w:val="decimal"/>
      <w:lvlText w:val="%7."/>
      <w:lvlJc w:val="left"/>
      <w:pPr>
        <w:ind w:left="5400" w:hanging="360"/>
      </w:pPr>
    </w:lvl>
    <w:lvl w:ilvl="7" w:tplc="BE7AC94C" w:tentative="1">
      <w:start w:val="1"/>
      <w:numFmt w:val="lowerLetter"/>
      <w:lvlText w:val="%8."/>
      <w:lvlJc w:val="left"/>
      <w:pPr>
        <w:ind w:left="6120" w:hanging="360"/>
      </w:pPr>
    </w:lvl>
    <w:lvl w:ilvl="8" w:tplc="0FC2CA8A" w:tentative="1">
      <w:start w:val="1"/>
      <w:numFmt w:val="lowerRoman"/>
      <w:lvlText w:val="%9."/>
      <w:lvlJc w:val="right"/>
      <w:pPr>
        <w:ind w:left="6840" w:hanging="180"/>
      </w:pPr>
    </w:lvl>
  </w:abstractNum>
  <w:abstractNum w:abstractNumId="12" w15:restartNumberingAfterBreak="0">
    <w:nsid w:val="060F0DE6"/>
    <w:multiLevelType w:val="hybridMultilevel"/>
    <w:tmpl w:val="AC3E6170"/>
    <w:lvl w:ilvl="0" w:tplc="56A435D8">
      <w:start w:val="1"/>
      <w:numFmt w:val="bullet"/>
      <w:lvlText w:val=""/>
      <w:lvlJc w:val="left"/>
      <w:pPr>
        <w:ind w:left="720" w:hanging="360"/>
      </w:pPr>
      <w:rPr>
        <w:rFonts w:ascii="Symbol" w:hAnsi="Symbol" w:hint="default"/>
      </w:rPr>
    </w:lvl>
    <w:lvl w:ilvl="1" w:tplc="117653E2" w:tentative="1">
      <w:start w:val="1"/>
      <w:numFmt w:val="bullet"/>
      <w:lvlText w:val="o"/>
      <w:lvlJc w:val="left"/>
      <w:pPr>
        <w:ind w:left="1440" w:hanging="360"/>
      </w:pPr>
      <w:rPr>
        <w:rFonts w:ascii="Courier New" w:hAnsi="Courier New" w:cs="Courier New" w:hint="default"/>
      </w:rPr>
    </w:lvl>
    <w:lvl w:ilvl="2" w:tplc="76A6585E" w:tentative="1">
      <w:start w:val="1"/>
      <w:numFmt w:val="bullet"/>
      <w:lvlText w:val=""/>
      <w:lvlJc w:val="left"/>
      <w:pPr>
        <w:ind w:left="2160" w:hanging="360"/>
      </w:pPr>
      <w:rPr>
        <w:rFonts w:ascii="Wingdings" w:hAnsi="Wingdings" w:hint="default"/>
      </w:rPr>
    </w:lvl>
    <w:lvl w:ilvl="3" w:tplc="9BC20D46" w:tentative="1">
      <w:start w:val="1"/>
      <w:numFmt w:val="bullet"/>
      <w:lvlText w:val=""/>
      <w:lvlJc w:val="left"/>
      <w:pPr>
        <w:ind w:left="2880" w:hanging="360"/>
      </w:pPr>
      <w:rPr>
        <w:rFonts w:ascii="Symbol" w:hAnsi="Symbol" w:hint="default"/>
      </w:rPr>
    </w:lvl>
    <w:lvl w:ilvl="4" w:tplc="A382358E" w:tentative="1">
      <w:start w:val="1"/>
      <w:numFmt w:val="bullet"/>
      <w:lvlText w:val="o"/>
      <w:lvlJc w:val="left"/>
      <w:pPr>
        <w:ind w:left="3600" w:hanging="360"/>
      </w:pPr>
      <w:rPr>
        <w:rFonts w:ascii="Courier New" w:hAnsi="Courier New" w:cs="Courier New" w:hint="default"/>
      </w:rPr>
    </w:lvl>
    <w:lvl w:ilvl="5" w:tplc="DF0665FC" w:tentative="1">
      <w:start w:val="1"/>
      <w:numFmt w:val="bullet"/>
      <w:lvlText w:val=""/>
      <w:lvlJc w:val="left"/>
      <w:pPr>
        <w:ind w:left="4320" w:hanging="360"/>
      </w:pPr>
      <w:rPr>
        <w:rFonts w:ascii="Wingdings" w:hAnsi="Wingdings" w:hint="default"/>
      </w:rPr>
    </w:lvl>
    <w:lvl w:ilvl="6" w:tplc="0AC0BFE2" w:tentative="1">
      <w:start w:val="1"/>
      <w:numFmt w:val="bullet"/>
      <w:lvlText w:val=""/>
      <w:lvlJc w:val="left"/>
      <w:pPr>
        <w:ind w:left="5040" w:hanging="360"/>
      </w:pPr>
      <w:rPr>
        <w:rFonts w:ascii="Symbol" w:hAnsi="Symbol" w:hint="default"/>
      </w:rPr>
    </w:lvl>
    <w:lvl w:ilvl="7" w:tplc="CDCCBC46" w:tentative="1">
      <w:start w:val="1"/>
      <w:numFmt w:val="bullet"/>
      <w:lvlText w:val="o"/>
      <w:lvlJc w:val="left"/>
      <w:pPr>
        <w:ind w:left="5760" w:hanging="360"/>
      </w:pPr>
      <w:rPr>
        <w:rFonts w:ascii="Courier New" w:hAnsi="Courier New" w:cs="Courier New" w:hint="default"/>
      </w:rPr>
    </w:lvl>
    <w:lvl w:ilvl="8" w:tplc="6BE21398" w:tentative="1">
      <w:start w:val="1"/>
      <w:numFmt w:val="bullet"/>
      <w:lvlText w:val=""/>
      <w:lvlJc w:val="left"/>
      <w:pPr>
        <w:ind w:left="6480" w:hanging="360"/>
      </w:pPr>
      <w:rPr>
        <w:rFonts w:ascii="Wingdings" w:hAnsi="Wingdings" w:hint="default"/>
      </w:rPr>
    </w:lvl>
  </w:abstractNum>
  <w:abstractNum w:abstractNumId="13" w15:restartNumberingAfterBreak="0">
    <w:nsid w:val="0B8E008C"/>
    <w:multiLevelType w:val="multilevel"/>
    <w:tmpl w:val="59C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C3A0B"/>
    <w:multiLevelType w:val="hybridMultilevel"/>
    <w:tmpl w:val="B5949BF4"/>
    <w:lvl w:ilvl="0" w:tplc="3F8406EA">
      <w:numFmt w:val="bullet"/>
      <w:lvlText w:val=""/>
      <w:lvlJc w:val="left"/>
      <w:pPr>
        <w:ind w:left="720" w:hanging="360"/>
      </w:pPr>
      <w:rPr>
        <w:rFonts w:ascii="Symbol" w:eastAsiaTheme="minorHAnsi" w:hAnsi="Symbol" w:cstheme="minorBidi" w:hint="default"/>
      </w:rPr>
    </w:lvl>
    <w:lvl w:ilvl="1" w:tplc="BD6C5648" w:tentative="1">
      <w:start w:val="1"/>
      <w:numFmt w:val="bullet"/>
      <w:lvlText w:val="o"/>
      <w:lvlJc w:val="left"/>
      <w:pPr>
        <w:ind w:left="1440" w:hanging="360"/>
      </w:pPr>
      <w:rPr>
        <w:rFonts w:ascii="Courier New" w:hAnsi="Courier New" w:cs="Courier New" w:hint="default"/>
      </w:rPr>
    </w:lvl>
    <w:lvl w:ilvl="2" w:tplc="5F606CAC" w:tentative="1">
      <w:start w:val="1"/>
      <w:numFmt w:val="bullet"/>
      <w:lvlText w:val=""/>
      <w:lvlJc w:val="left"/>
      <w:pPr>
        <w:ind w:left="2160" w:hanging="360"/>
      </w:pPr>
      <w:rPr>
        <w:rFonts w:ascii="Wingdings" w:hAnsi="Wingdings" w:hint="default"/>
      </w:rPr>
    </w:lvl>
    <w:lvl w:ilvl="3" w:tplc="9C921DE4" w:tentative="1">
      <w:start w:val="1"/>
      <w:numFmt w:val="bullet"/>
      <w:lvlText w:val=""/>
      <w:lvlJc w:val="left"/>
      <w:pPr>
        <w:ind w:left="2880" w:hanging="360"/>
      </w:pPr>
      <w:rPr>
        <w:rFonts w:ascii="Symbol" w:hAnsi="Symbol" w:hint="default"/>
      </w:rPr>
    </w:lvl>
    <w:lvl w:ilvl="4" w:tplc="3932B948" w:tentative="1">
      <w:start w:val="1"/>
      <w:numFmt w:val="bullet"/>
      <w:lvlText w:val="o"/>
      <w:lvlJc w:val="left"/>
      <w:pPr>
        <w:ind w:left="3600" w:hanging="360"/>
      </w:pPr>
      <w:rPr>
        <w:rFonts w:ascii="Courier New" w:hAnsi="Courier New" w:cs="Courier New" w:hint="default"/>
      </w:rPr>
    </w:lvl>
    <w:lvl w:ilvl="5" w:tplc="9DECD58C" w:tentative="1">
      <w:start w:val="1"/>
      <w:numFmt w:val="bullet"/>
      <w:lvlText w:val=""/>
      <w:lvlJc w:val="left"/>
      <w:pPr>
        <w:ind w:left="4320" w:hanging="360"/>
      </w:pPr>
      <w:rPr>
        <w:rFonts w:ascii="Wingdings" w:hAnsi="Wingdings" w:hint="default"/>
      </w:rPr>
    </w:lvl>
    <w:lvl w:ilvl="6" w:tplc="FF7E096C" w:tentative="1">
      <w:start w:val="1"/>
      <w:numFmt w:val="bullet"/>
      <w:lvlText w:val=""/>
      <w:lvlJc w:val="left"/>
      <w:pPr>
        <w:ind w:left="5040" w:hanging="360"/>
      </w:pPr>
      <w:rPr>
        <w:rFonts w:ascii="Symbol" w:hAnsi="Symbol" w:hint="default"/>
      </w:rPr>
    </w:lvl>
    <w:lvl w:ilvl="7" w:tplc="C8643CA2" w:tentative="1">
      <w:start w:val="1"/>
      <w:numFmt w:val="bullet"/>
      <w:lvlText w:val="o"/>
      <w:lvlJc w:val="left"/>
      <w:pPr>
        <w:ind w:left="5760" w:hanging="360"/>
      </w:pPr>
      <w:rPr>
        <w:rFonts w:ascii="Courier New" w:hAnsi="Courier New" w:cs="Courier New" w:hint="default"/>
      </w:rPr>
    </w:lvl>
    <w:lvl w:ilvl="8" w:tplc="6F4ACF1C" w:tentative="1">
      <w:start w:val="1"/>
      <w:numFmt w:val="bullet"/>
      <w:lvlText w:val=""/>
      <w:lvlJc w:val="left"/>
      <w:pPr>
        <w:ind w:left="6480" w:hanging="360"/>
      </w:pPr>
      <w:rPr>
        <w:rFonts w:ascii="Wingdings" w:hAnsi="Wingdings" w:hint="default"/>
      </w:rPr>
    </w:lvl>
  </w:abstractNum>
  <w:abstractNum w:abstractNumId="15" w15:restartNumberingAfterBreak="0">
    <w:nsid w:val="0DA4013C"/>
    <w:multiLevelType w:val="multilevel"/>
    <w:tmpl w:val="F34E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065313"/>
    <w:multiLevelType w:val="multilevel"/>
    <w:tmpl w:val="B1BA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793964"/>
    <w:multiLevelType w:val="hybridMultilevel"/>
    <w:tmpl w:val="0CCEA558"/>
    <w:lvl w:ilvl="0" w:tplc="2D5CA874">
      <w:start w:val="1"/>
      <w:numFmt w:val="bullet"/>
      <w:lvlText w:val=""/>
      <w:lvlJc w:val="left"/>
      <w:pPr>
        <w:ind w:left="720" w:hanging="360"/>
      </w:pPr>
      <w:rPr>
        <w:rFonts w:ascii="Symbol" w:hAnsi="Symbol" w:hint="default"/>
      </w:rPr>
    </w:lvl>
    <w:lvl w:ilvl="1" w:tplc="1C30D042" w:tentative="1">
      <w:start w:val="1"/>
      <w:numFmt w:val="bullet"/>
      <w:lvlText w:val="o"/>
      <w:lvlJc w:val="left"/>
      <w:pPr>
        <w:ind w:left="1440" w:hanging="360"/>
      </w:pPr>
      <w:rPr>
        <w:rFonts w:ascii="Courier New" w:hAnsi="Courier New" w:cs="Courier New" w:hint="default"/>
      </w:rPr>
    </w:lvl>
    <w:lvl w:ilvl="2" w:tplc="FD0439EE" w:tentative="1">
      <w:start w:val="1"/>
      <w:numFmt w:val="bullet"/>
      <w:lvlText w:val=""/>
      <w:lvlJc w:val="left"/>
      <w:pPr>
        <w:ind w:left="2160" w:hanging="360"/>
      </w:pPr>
      <w:rPr>
        <w:rFonts w:ascii="Wingdings" w:hAnsi="Wingdings" w:hint="default"/>
      </w:rPr>
    </w:lvl>
    <w:lvl w:ilvl="3" w:tplc="E50CA412" w:tentative="1">
      <w:start w:val="1"/>
      <w:numFmt w:val="bullet"/>
      <w:lvlText w:val=""/>
      <w:lvlJc w:val="left"/>
      <w:pPr>
        <w:ind w:left="2880" w:hanging="360"/>
      </w:pPr>
      <w:rPr>
        <w:rFonts w:ascii="Symbol" w:hAnsi="Symbol" w:hint="default"/>
      </w:rPr>
    </w:lvl>
    <w:lvl w:ilvl="4" w:tplc="BA421416" w:tentative="1">
      <w:start w:val="1"/>
      <w:numFmt w:val="bullet"/>
      <w:lvlText w:val="o"/>
      <w:lvlJc w:val="left"/>
      <w:pPr>
        <w:ind w:left="3600" w:hanging="360"/>
      </w:pPr>
      <w:rPr>
        <w:rFonts w:ascii="Courier New" w:hAnsi="Courier New" w:cs="Courier New" w:hint="default"/>
      </w:rPr>
    </w:lvl>
    <w:lvl w:ilvl="5" w:tplc="0728C730" w:tentative="1">
      <w:start w:val="1"/>
      <w:numFmt w:val="bullet"/>
      <w:lvlText w:val=""/>
      <w:lvlJc w:val="left"/>
      <w:pPr>
        <w:ind w:left="4320" w:hanging="360"/>
      </w:pPr>
      <w:rPr>
        <w:rFonts w:ascii="Wingdings" w:hAnsi="Wingdings" w:hint="default"/>
      </w:rPr>
    </w:lvl>
    <w:lvl w:ilvl="6" w:tplc="2D94F138" w:tentative="1">
      <w:start w:val="1"/>
      <w:numFmt w:val="bullet"/>
      <w:lvlText w:val=""/>
      <w:lvlJc w:val="left"/>
      <w:pPr>
        <w:ind w:left="5040" w:hanging="360"/>
      </w:pPr>
      <w:rPr>
        <w:rFonts w:ascii="Symbol" w:hAnsi="Symbol" w:hint="default"/>
      </w:rPr>
    </w:lvl>
    <w:lvl w:ilvl="7" w:tplc="AC887B06" w:tentative="1">
      <w:start w:val="1"/>
      <w:numFmt w:val="bullet"/>
      <w:lvlText w:val="o"/>
      <w:lvlJc w:val="left"/>
      <w:pPr>
        <w:ind w:left="5760" w:hanging="360"/>
      </w:pPr>
      <w:rPr>
        <w:rFonts w:ascii="Courier New" w:hAnsi="Courier New" w:cs="Courier New" w:hint="default"/>
      </w:rPr>
    </w:lvl>
    <w:lvl w:ilvl="8" w:tplc="0150A03A" w:tentative="1">
      <w:start w:val="1"/>
      <w:numFmt w:val="bullet"/>
      <w:lvlText w:val=""/>
      <w:lvlJc w:val="left"/>
      <w:pPr>
        <w:ind w:left="6480" w:hanging="360"/>
      </w:pPr>
      <w:rPr>
        <w:rFonts w:ascii="Wingdings" w:hAnsi="Wingdings" w:hint="default"/>
      </w:rPr>
    </w:lvl>
  </w:abstractNum>
  <w:abstractNum w:abstractNumId="18" w15:restartNumberingAfterBreak="0">
    <w:nsid w:val="1F6A61E9"/>
    <w:multiLevelType w:val="multilevel"/>
    <w:tmpl w:val="CD44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43596"/>
    <w:multiLevelType w:val="hybridMultilevel"/>
    <w:tmpl w:val="DBF283CC"/>
    <w:lvl w:ilvl="0" w:tplc="49A48326">
      <w:numFmt w:val="bullet"/>
      <w:lvlText w:val=""/>
      <w:lvlJc w:val="left"/>
      <w:pPr>
        <w:ind w:left="1440" w:hanging="360"/>
      </w:pPr>
      <w:rPr>
        <w:rFonts w:ascii="Symbol" w:eastAsiaTheme="minorHAnsi" w:hAnsi="Symbol" w:cstheme="minorBidi" w:hint="default"/>
      </w:rPr>
    </w:lvl>
    <w:lvl w:ilvl="1" w:tplc="ED7E848A" w:tentative="1">
      <w:start w:val="1"/>
      <w:numFmt w:val="bullet"/>
      <w:lvlText w:val="o"/>
      <w:lvlJc w:val="left"/>
      <w:pPr>
        <w:ind w:left="2160" w:hanging="360"/>
      </w:pPr>
      <w:rPr>
        <w:rFonts w:ascii="Courier New" w:hAnsi="Courier New" w:cs="Courier New" w:hint="default"/>
      </w:rPr>
    </w:lvl>
    <w:lvl w:ilvl="2" w:tplc="097E7584" w:tentative="1">
      <w:start w:val="1"/>
      <w:numFmt w:val="bullet"/>
      <w:lvlText w:val=""/>
      <w:lvlJc w:val="left"/>
      <w:pPr>
        <w:ind w:left="2880" w:hanging="360"/>
      </w:pPr>
      <w:rPr>
        <w:rFonts w:ascii="Wingdings" w:hAnsi="Wingdings" w:hint="default"/>
      </w:rPr>
    </w:lvl>
    <w:lvl w:ilvl="3" w:tplc="B188493E" w:tentative="1">
      <w:start w:val="1"/>
      <w:numFmt w:val="bullet"/>
      <w:lvlText w:val=""/>
      <w:lvlJc w:val="left"/>
      <w:pPr>
        <w:ind w:left="3600" w:hanging="360"/>
      </w:pPr>
      <w:rPr>
        <w:rFonts w:ascii="Symbol" w:hAnsi="Symbol" w:hint="default"/>
      </w:rPr>
    </w:lvl>
    <w:lvl w:ilvl="4" w:tplc="2776229E" w:tentative="1">
      <w:start w:val="1"/>
      <w:numFmt w:val="bullet"/>
      <w:lvlText w:val="o"/>
      <w:lvlJc w:val="left"/>
      <w:pPr>
        <w:ind w:left="4320" w:hanging="360"/>
      </w:pPr>
      <w:rPr>
        <w:rFonts w:ascii="Courier New" w:hAnsi="Courier New" w:cs="Courier New" w:hint="default"/>
      </w:rPr>
    </w:lvl>
    <w:lvl w:ilvl="5" w:tplc="5CC45470" w:tentative="1">
      <w:start w:val="1"/>
      <w:numFmt w:val="bullet"/>
      <w:lvlText w:val=""/>
      <w:lvlJc w:val="left"/>
      <w:pPr>
        <w:ind w:left="5040" w:hanging="360"/>
      </w:pPr>
      <w:rPr>
        <w:rFonts w:ascii="Wingdings" w:hAnsi="Wingdings" w:hint="default"/>
      </w:rPr>
    </w:lvl>
    <w:lvl w:ilvl="6" w:tplc="ADB46508" w:tentative="1">
      <w:start w:val="1"/>
      <w:numFmt w:val="bullet"/>
      <w:lvlText w:val=""/>
      <w:lvlJc w:val="left"/>
      <w:pPr>
        <w:ind w:left="5760" w:hanging="360"/>
      </w:pPr>
      <w:rPr>
        <w:rFonts w:ascii="Symbol" w:hAnsi="Symbol" w:hint="default"/>
      </w:rPr>
    </w:lvl>
    <w:lvl w:ilvl="7" w:tplc="4B0445DA" w:tentative="1">
      <w:start w:val="1"/>
      <w:numFmt w:val="bullet"/>
      <w:lvlText w:val="o"/>
      <w:lvlJc w:val="left"/>
      <w:pPr>
        <w:ind w:left="6480" w:hanging="360"/>
      </w:pPr>
      <w:rPr>
        <w:rFonts w:ascii="Courier New" w:hAnsi="Courier New" w:cs="Courier New" w:hint="default"/>
      </w:rPr>
    </w:lvl>
    <w:lvl w:ilvl="8" w:tplc="3B325D0A" w:tentative="1">
      <w:start w:val="1"/>
      <w:numFmt w:val="bullet"/>
      <w:lvlText w:val=""/>
      <w:lvlJc w:val="left"/>
      <w:pPr>
        <w:ind w:left="7200" w:hanging="360"/>
      </w:pPr>
      <w:rPr>
        <w:rFonts w:ascii="Wingdings" w:hAnsi="Wingdings" w:hint="default"/>
      </w:rPr>
    </w:lvl>
  </w:abstractNum>
  <w:abstractNum w:abstractNumId="20" w15:restartNumberingAfterBreak="0">
    <w:nsid w:val="2788597C"/>
    <w:multiLevelType w:val="multilevel"/>
    <w:tmpl w:val="4142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16160"/>
    <w:multiLevelType w:val="hybridMultilevel"/>
    <w:tmpl w:val="B906C61C"/>
    <w:lvl w:ilvl="0" w:tplc="C65C3E36">
      <w:start w:val="1"/>
      <w:numFmt w:val="bullet"/>
      <w:lvlText w:val=""/>
      <w:lvlJc w:val="left"/>
      <w:pPr>
        <w:ind w:left="720" w:hanging="360"/>
      </w:pPr>
      <w:rPr>
        <w:rFonts w:ascii="Symbol" w:hAnsi="Symbol" w:hint="default"/>
      </w:rPr>
    </w:lvl>
    <w:lvl w:ilvl="1" w:tplc="027480CC" w:tentative="1">
      <w:start w:val="1"/>
      <w:numFmt w:val="bullet"/>
      <w:lvlText w:val="o"/>
      <w:lvlJc w:val="left"/>
      <w:pPr>
        <w:ind w:left="1440" w:hanging="360"/>
      </w:pPr>
      <w:rPr>
        <w:rFonts w:ascii="Courier New" w:hAnsi="Courier New" w:cs="Courier New" w:hint="default"/>
      </w:rPr>
    </w:lvl>
    <w:lvl w:ilvl="2" w:tplc="8E24678A" w:tentative="1">
      <w:start w:val="1"/>
      <w:numFmt w:val="bullet"/>
      <w:lvlText w:val=""/>
      <w:lvlJc w:val="left"/>
      <w:pPr>
        <w:ind w:left="2160" w:hanging="360"/>
      </w:pPr>
      <w:rPr>
        <w:rFonts w:ascii="Wingdings" w:hAnsi="Wingdings" w:hint="default"/>
      </w:rPr>
    </w:lvl>
    <w:lvl w:ilvl="3" w:tplc="9FD64A12" w:tentative="1">
      <w:start w:val="1"/>
      <w:numFmt w:val="bullet"/>
      <w:lvlText w:val=""/>
      <w:lvlJc w:val="left"/>
      <w:pPr>
        <w:ind w:left="2880" w:hanging="360"/>
      </w:pPr>
      <w:rPr>
        <w:rFonts w:ascii="Symbol" w:hAnsi="Symbol" w:hint="default"/>
      </w:rPr>
    </w:lvl>
    <w:lvl w:ilvl="4" w:tplc="28603602" w:tentative="1">
      <w:start w:val="1"/>
      <w:numFmt w:val="bullet"/>
      <w:lvlText w:val="o"/>
      <w:lvlJc w:val="left"/>
      <w:pPr>
        <w:ind w:left="3600" w:hanging="360"/>
      </w:pPr>
      <w:rPr>
        <w:rFonts w:ascii="Courier New" w:hAnsi="Courier New" w:cs="Courier New" w:hint="default"/>
      </w:rPr>
    </w:lvl>
    <w:lvl w:ilvl="5" w:tplc="48F2BB66" w:tentative="1">
      <w:start w:val="1"/>
      <w:numFmt w:val="bullet"/>
      <w:lvlText w:val=""/>
      <w:lvlJc w:val="left"/>
      <w:pPr>
        <w:ind w:left="4320" w:hanging="360"/>
      </w:pPr>
      <w:rPr>
        <w:rFonts w:ascii="Wingdings" w:hAnsi="Wingdings" w:hint="default"/>
      </w:rPr>
    </w:lvl>
    <w:lvl w:ilvl="6" w:tplc="EF182482" w:tentative="1">
      <w:start w:val="1"/>
      <w:numFmt w:val="bullet"/>
      <w:lvlText w:val=""/>
      <w:lvlJc w:val="left"/>
      <w:pPr>
        <w:ind w:left="5040" w:hanging="360"/>
      </w:pPr>
      <w:rPr>
        <w:rFonts w:ascii="Symbol" w:hAnsi="Symbol" w:hint="default"/>
      </w:rPr>
    </w:lvl>
    <w:lvl w:ilvl="7" w:tplc="D64CBA08" w:tentative="1">
      <w:start w:val="1"/>
      <w:numFmt w:val="bullet"/>
      <w:lvlText w:val="o"/>
      <w:lvlJc w:val="left"/>
      <w:pPr>
        <w:ind w:left="5760" w:hanging="360"/>
      </w:pPr>
      <w:rPr>
        <w:rFonts w:ascii="Courier New" w:hAnsi="Courier New" w:cs="Courier New" w:hint="default"/>
      </w:rPr>
    </w:lvl>
    <w:lvl w:ilvl="8" w:tplc="7116D684" w:tentative="1">
      <w:start w:val="1"/>
      <w:numFmt w:val="bullet"/>
      <w:lvlText w:val=""/>
      <w:lvlJc w:val="left"/>
      <w:pPr>
        <w:ind w:left="6480" w:hanging="360"/>
      </w:pPr>
      <w:rPr>
        <w:rFonts w:ascii="Wingdings" w:hAnsi="Wingdings" w:hint="default"/>
      </w:rPr>
    </w:lvl>
  </w:abstractNum>
  <w:abstractNum w:abstractNumId="22" w15:restartNumberingAfterBreak="0">
    <w:nsid w:val="297F2E47"/>
    <w:multiLevelType w:val="multilevel"/>
    <w:tmpl w:val="43A4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F4931"/>
    <w:multiLevelType w:val="hybridMultilevel"/>
    <w:tmpl w:val="304C529A"/>
    <w:lvl w:ilvl="0" w:tplc="63A6511A">
      <w:start w:val="1"/>
      <w:numFmt w:val="decimal"/>
      <w:lvlText w:val="%1."/>
      <w:lvlJc w:val="left"/>
      <w:pPr>
        <w:ind w:left="1498" w:hanging="360"/>
      </w:pPr>
    </w:lvl>
    <w:lvl w:ilvl="1" w:tplc="B5E49292" w:tentative="1">
      <w:start w:val="1"/>
      <w:numFmt w:val="lowerLetter"/>
      <w:lvlText w:val="%2."/>
      <w:lvlJc w:val="left"/>
      <w:pPr>
        <w:ind w:left="2218" w:hanging="360"/>
      </w:pPr>
    </w:lvl>
    <w:lvl w:ilvl="2" w:tplc="79866DBE" w:tentative="1">
      <w:start w:val="1"/>
      <w:numFmt w:val="lowerRoman"/>
      <w:lvlText w:val="%3."/>
      <w:lvlJc w:val="right"/>
      <w:pPr>
        <w:ind w:left="2938" w:hanging="180"/>
      </w:pPr>
    </w:lvl>
    <w:lvl w:ilvl="3" w:tplc="8CB21820" w:tentative="1">
      <w:start w:val="1"/>
      <w:numFmt w:val="decimal"/>
      <w:lvlText w:val="%4."/>
      <w:lvlJc w:val="left"/>
      <w:pPr>
        <w:ind w:left="3658" w:hanging="360"/>
      </w:pPr>
    </w:lvl>
    <w:lvl w:ilvl="4" w:tplc="F6769E0A" w:tentative="1">
      <w:start w:val="1"/>
      <w:numFmt w:val="lowerLetter"/>
      <w:lvlText w:val="%5."/>
      <w:lvlJc w:val="left"/>
      <w:pPr>
        <w:ind w:left="4378" w:hanging="360"/>
      </w:pPr>
    </w:lvl>
    <w:lvl w:ilvl="5" w:tplc="4FA287AC" w:tentative="1">
      <w:start w:val="1"/>
      <w:numFmt w:val="lowerRoman"/>
      <w:lvlText w:val="%6."/>
      <w:lvlJc w:val="right"/>
      <w:pPr>
        <w:ind w:left="5098" w:hanging="180"/>
      </w:pPr>
    </w:lvl>
    <w:lvl w:ilvl="6" w:tplc="6F5A4D00" w:tentative="1">
      <w:start w:val="1"/>
      <w:numFmt w:val="decimal"/>
      <w:lvlText w:val="%7."/>
      <w:lvlJc w:val="left"/>
      <w:pPr>
        <w:ind w:left="5818" w:hanging="360"/>
      </w:pPr>
    </w:lvl>
    <w:lvl w:ilvl="7" w:tplc="5C768A34" w:tentative="1">
      <w:start w:val="1"/>
      <w:numFmt w:val="lowerLetter"/>
      <w:lvlText w:val="%8."/>
      <w:lvlJc w:val="left"/>
      <w:pPr>
        <w:ind w:left="6538" w:hanging="360"/>
      </w:pPr>
    </w:lvl>
    <w:lvl w:ilvl="8" w:tplc="7EC81D84" w:tentative="1">
      <w:start w:val="1"/>
      <w:numFmt w:val="lowerRoman"/>
      <w:lvlText w:val="%9."/>
      <w:lvlJc w:val="right"/>
      <w:pPr>
        <w:ind w:left="7258" w:hanging="180"/>
      </w:pPr>
    </w:lvl>
  </w:abstractNum>
  <w:abstractNum w:abstractNumId="24" w15:restartNumberingAfterBreak="0">
    <w:nsid w:val="3525101C"/>
    <w:multiLevelType w:val="multilevel"/>
    <w:tmpl w:val="8AFED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695B61"/>
    <w:multiLevelType w:val="multilevel"/>
    <w:tmpl w:val="B4800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1D3CCB"/>
    <w:multiLevelType w:val="multilevel"/>
    <w:tmpl w:val="CE80A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5C1081"/>
    <w:multiLevelType w:val="multilevel"/>
    <w:tmpl w:val="CA9EC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8D0058"/>
    <w:multiLevelType w:val="multilevel"/>
    <w:tmpl w:val="A08CB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A667A4"/>
    <w:multiLevelType w:val="multilevel"/>
    <w:tmpl w:val="8752F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EA3213"/>
    <w:multiLevelType w:val="hybridMultilevel"/>
    <w:tmpl w:val="A1E0B750"/>
    <w:lvl w:ilvl="0" w:tplc="230A947A">
      <w:start w:val="1"/>
      <w:numFmt w:val="bullet"/>
      <w:lvlText w:val=""/>
      <w:lvlJc w:val="left"/>
      <w:pPr>
        <w:ind w:left="720" w:hanging="360"/>
      </w:pPr>
      <w:rPr>
        <w:rFonts w:ascii="Symbol" w:hAnsi="Symbol" w:hint="default"/>
      </w:rPr>
    </w:lvl>
    <w:lvl w:ilvl="1" w:tplc="B7ACFAEA" w:tentative="1">
      <w:start w:val="1"/>
      <w:numFmt w:val="bullet"/>
      <w:lvlText w:val="o"/>
      <w:lvlJc w:val="left"/>
      <w:pPr>
        <w:ind w:left="1440" w:hanging="360"/>
      </w:pPr>
      <w:rPr>
        <w:rFonts w:ascii="Courier New" w:hAnsi="Courier New" w:cs="Courier New" w:hint="default"/>
      </w:rPr>
    </w:lvl>
    <w:lvl w:ilvl="2" w:tplc="AC76A938" w:tentative="1">
      <w:start w:val="1"/>
      <w:numFmt w:val="bullet"/>
      <w:lvlText w:val=""/>
      <w:lvlJc w:val="left"/>
      <w:pPr>
        <w:ind w:left="2160" w:hanging="360"/>
      </w:pPr>
      <w:rPr>
        <w:rFonts w:ascii="Wingdings" w:hAnsi="Wingdings" w:hint="default"/>
      </w:rPr>
    </w:lvl>
    <w:lvl w:ilvl="3" w:tplc="383A6BBA" w:tentative="1">
      <w:start w:val="1"/>
      <w:numFmt w:val="bullet"/>
      <w:lvlText w:val=""/>
      <w:lvlJc w:val="left"/>
      <w:pPr>
        <w:ind w:left="2880" w:hanging="360"/>
      </w:pPr>
      <w:rPr>
        <w:rFonts w:ascii="Symbol" w:hAnsi="Symbol" w:hint="default"/>
      </w:rPr>
    </w:lvl>
    <w:lvl w:ilvl="4" w:tplc="3DAC551A" w:tentative="1">
      <w:start w:val="1"/>
      <w:numFmt w:val="bullet"/>
      <w:lvlText w:val="o"/>
      <w:lvlJc w:val="left"/>
      <w:pPr>
        <w:ind w:left="3600" w:hanging="360"/>
      </w:pPr>
      <w:rPr>
        <w:rFonts w:ascii="Courier New" w:hAnsi="Courier New" w:cs="Courier New" w:hint="default"/>
      </w:rPr>
    </w:lvl>
    <w:lvl w:ilvl="5" w:tplc="20805530" w:tentative="1">
      <w:start w:val="1"/>
      <w:numFmt w:val="bullet"/>
      <w:lvlText w:val=""/>
      <w:lvlJc w:val="left"/>
      <w:pPr>
        <w:ind w:left="4320" w:hanging="360"/>
      </w:pPr>
      <w:rPr>
        <w:rFonts w:ascii="Wingdings" w:hAnsi="Wingdings" w:hint="default"/>
      </w:rPr>
    </w:lvl>
    <w:lvl w:ilvl="6" w:tplc="A056AC1C" w:tentative="1">
      <w:start w:val="1"/>
      <w:numFmt w:val="bullet"/>
      <w:lvlText w:val=""/>
      <w:lvlJc w:val="left"/>
      <w:pPr>
        <w:ind w:left="5040" w:hanging="360"/>
      </w:pPr>
      <w:rPr>
        <w:rFonts w:ascii="Symbol" w:hAnsi="Symbol" w:hint="default"/>
      </w:rPr>
    </w:lvl>
    <w:lvl w:ilvl="7" w:tplc="5144FD36" w:tentative="1">
      <w:start w:val="1"/>
      <w:numFmt w:val="bullet"/>
      <w:lvlText w:val="o"/>
      <w:lvlJc w:val="left"/>
      <w:pPr>
        <w:ind w:left="5760" w:hanging="360"/>
      </w:pPr>
      <w:rPr>
        <w:rFonts w:ascii="Courier New" w:hAnsi="Courier New" w:cs="Courier New" w:hint="default"/>
      </w:rPr>
    </w:lvl>
    <w:lvl w:ilvl="8" w:tplc="927290E8" w:tentative="1">
      <w:start w:val="1"/>
      <w:numFmt w:val="bullet"/>
      <w:lvlText w:val=""/>
      <w:lvlJc w:val="left"/>
      <w:pPr>
        <w:ind w:left="6480" w:hanging="360"/>
      </w:pPr>
      <w:rPr>
        <w:rFonts w:ascii="Wingdings" w:hAnsi="Wingdings" w:hint="default"/>
      </w:rPr>
    </w:lvl>
  </w:abstractNum>
  <w:abstractNum w:abstractNumId="31" w15:restartNumberingAfterBreak="0">
    <w:nsid w:val="40FE0A29"/>
    <w:multiLevelType w:val="multilevel"/>
    <w:tmpl w:val="E7C8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4046B5"/>
    <w:multiLevelType w:val="multilevel"/>
    <w:tmpl w:val="C01C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C073C6"/>
    <w:multiLevelType w:val="multilevel"/>
    <w:tmpl w:val="A496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686BD3"/>
    <w:multiLevelType w:val="multilevel"/>
    <w:tmpl w:val="9BF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F345DC"/>
    <w:multiLevelType w:val="multilevel"/>
    <w:tmpl w:val="9F62D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09BE4A"/>
    <w:multiLevelType w:val="hybridMultilevel"/>
    <w:tmpl w:val="E6142166"/>
    <w:lvl w:ilvl="0" w:tplc="8BE07110">
      <w:start w:val="1"/>
      <w:numFmt w:val="bullet"/>
      <w:lvlText w:val=""/>
      <w:lvlJc w:val="left"/>
      <w:pPr>
        <w:ind w:left="720" w:hanging="360"/>
      </w:pPr>
      <w:rPr>
        <w:rFonts w:ascii="Symbol" w:hAnsi="Symbol" w:hint="default"/>
      </w:rPr>
    </w:lvl>
    <w:lvl w:ilvl="1" w:tplc="FD4254C6">
      <w:start w:val="1"/>
      <w:numFmt w:val="bullet"/>
      <w:lvlText w:val="o"/>
      <w:lvlJc w:val="left"/>
      <w:pPr>
        <w:ind w:left="1440" w:hanging="360"/>
      </w:pPr>
      <w:rPr>
        <w:rFonts w:ascii="Courier New" w:hAnsi="Courier New" w:hint="default"/>
      </w:rPr>
    </w:lvl>
    <w:lvl w:ilvl="2" w:tplc="CA1C20DE">
      <w:start w:val="1"/>
      <w:numFmt w:val="bullet"/>
      <w:lvlText w:val=""/>
      <w:lvlJc w:val="left"/>
      <w:pPr>
        <w:ind w:left="2160" w:hanging="360"/>
      </w:pPr>
      <w:rPr>
        <w:rFonts w:ascii="Wingdings" w:hAnsi="Wingdings" w:hint="default"/>
      </w:rPr>
    </w:lvl>
    <w:lvl w:ilvl="3" w:tplc="4DC04DB8">
      <w:start w:val="1"/>
      <w:numFmt w:val="bullet"/>
      <w:lvlText w:val=""/>
      <w:lvlJc w:val="left"/>
      <w:pPr>
        <w:ind w:left="2880" w:hanging="360"/>
      </w:pPr>
      <w:rPr>
        <w:rFonts w:ascii="Symbol" w:hAnsi="Symbol" w:hint="default"/>
      </w:rPr>
    </w:lvl>
    <w:lvl w:ilvl="4" w:tplc="13BEDF14">
      <w:start w:val="1"/>
      <w:numFmt w:val="bullet"/>
      <w:lvlText w:val="o"/>
      <w:lvlJc w:val="left"/>
      <w:pPr>
        <w:ind w:left="3600" w:hanging="360"/>
      </w:pPr>
      <w:rPr>
        <w:rFonts w:ascii="Courier New" w:hAnsi="Courier New" w:hint="default"/>
      </w:rPr>
    </w:lvl>
    <w:lvl w:ilvl="5" w:tplc="9C26EC0A">
      <w:start w:val="1"/>
      <w:numFmt w:val="bullet"/>
      <w:lvlText w:val=""/>
      <w:lvlJc w:val="left"/>
      <w:pPr>
        <w:ind w:left="4320" w:hanging="360"/>
      </w:pPr>
      <w:rPr>
        <w:rFonts w:ascii="Wingdings" w:hAnsi="Wingdings" w:hint="default"/>
      </w:rPr>
    </w:lvl>
    <w:lvl w:ilvl="6" w:tplc="E25EF628">
      <w:start w:val="1"/>
      <w:numFmt w:val="bullet"/>
      <w:lvlText w:val=""/>
      <w:lvlJc w:val="left"/>
      <w:pPr>
        <w:ind w:left="5040" w:hanging="360"/>
      </w:pPr>
      <w:rPr>
        <w:rFonts w:ascii="Symbol" w:hAnsi="Symbol" w:hint="default"/>
      </w:rPr>
    </w:lvl>
    <w:lvl w:ilvl="7" w:tplc="E52EB8EE">
      <w:start w:val="1"/>
      <w:numFmt w:val="bullet"/>
      <w:lvlText w:val="o"/>
      <w:lvlJc w:val="left"/>
      <w:pPr>
        <w:ind w:left="5760" w:hanging="360"/>
      </w:pPr>
      <w:rPr>
        <w:rFonts w:ascii="Courier New" w:hAnsi="Courier New" w:hint="default"/>
      </w:rPr>
    </w:lvl>
    <w:lvl w:ilvl="8" w:tplc="1BAC112C">
      <w:start w:val="1"/>
      <w:numFmt w:val="bullet"/>
      <w:lvlText w:val=""/>
      <w:lvlJc w:val="left"/>
      <w:pPr>
        <w:ind w:left="6480" w:hanging="360"/>
      </w:pPr>
      <w:rPr>
        <w:rFonts w:ascii="Wingdings" w:hAnsi="Wingdings" w:hint="default"/>
      </w:rPr>
    </w:lvl>
  </w:abstractNum>
  <w:abstractNum w:abstractNumId="37" w15:restartNumberingAfterBreak="0">
    <w:nsid w:val="646A03E4"/>
    <w:multiLevelType w:val="multilevel"/>
    <w:tmpl w:val="C30C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465B93"/>
    <w:multiLevelType w:val="multilevel"/>
    <w:tmpl w:val="CB06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34223B"/>
    <w:multiLevelType w:val="multilevel"/>
    <w:tmpl w:val="B394A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022295">
    <w:abstractNumId w:val="23"/>
  </w:num>
  <w:num w:numId="2" w16cid:durableId="691303349">
    <w:abstractNumId w:val="32"/>
  </w:num>
  <w:num w:numId="3" w16cid:durableId="1179344644">
    <w:abstractNumId w:val="14"/>
  </w:num>
  <w:num w:numId="4" w16cid:durableId="848518999">
    <w:abstractNumId w:val="19"/>
  </w:num>
  <w:num w:numId="5" w16cid:durableId="2062048151">
    <w:abstractNumId w:val="33"/>
  </w:num>
  <w:num w:numId="6" w16cid:durableId="1033459205">
    <w:abstractNumId w:val="37"/>
  </w:num>
  <w:num w:numId="7" w16cid:durableId="1590382822">
    <w:abstractNumId w:val="24"/>
  </w:num>
  <w:num w:numId="8" w16cid:durableId="1801848126">
    <w:abstractNumId w:val="18"/>
  </w:num>
  <w:num w:numId="9" w16cid:durableId="625549651">
    <w:abstractNumId w:val="15"/>
  </w:num>
  <w:num w:numId="10" w16cid:durableId="395055563">
    <w:abstractNumId w:val="13"/>
  </w:num>
  <w:num w:numId="11" w16cid:durableId="648292168">
    <w:abstractNumId w:val="27"/>
  </w:num>
  <w:num w:numId="12" w16cid:durableId="1241139052">
    <w:abstractNumId w:val="26"/>
  </w:num>
  <w:num w:numId="13" w16cid:durableId="251282059">
    <w:abstractNumId w:val="20"/>
  </w:num>
  <w:num w:numId="14" w16cid:durableId="358244188">
    <w:abstractNumId w:val="16"/>
  </w:num>
  <w:num w:numId="15" w16cid:durableId="1017465080">
    <w:abstractNumId w:val="29"/>
  </w:num>
  <w:num w:numId="16" w16cid:durableId="2037152093">
    <w:abstractNumId w:val="39"/>
  </w:num>
  <w:num w:numId="17" w16cid:durableId="680201381">
    <w:abstractNumId w:val="22"/>
  </w:num>
  <w:num w:numId="18" w16cid:durableId="1530021353">
    <w:abstractNumId w:val="28"/>
  </w:num>
  <w:num w:numId="19" w16cid:durableId="633799866">
    <w:abstractNumId w:val="38"/>
  </w:num>
  <w:num w:numId="20" w16cid:durableId="2133472070">
    <w:abstractNumId w:val="10"/>
  </w:num>
  <w:num w:numId="21" w16cid:durableId="269241714">
    <w:abstractNumId w:val="31"/>
  </w:num>
  <w:num w:numId="22" w16cid:durableId="1698389323">
    <w:abstractNumId w:val="25"/>
  </w:num>
  <w:num w:numId="23" w16cid:durableId="411244212">
    <w:abstractNumId w:val="35"/>
  </w:num>
  <w:num w:numId="24" w16cid:durableId="1505901688">
    <w:abstractNumId w:val="34"/>
  </w:num>
  <w:num w:numId="25" w16cid:durableId="881937965">
    <w:abstractNumId w:val="9"/>
  </w:num>
  <w:num w:numId="26" w16cid:durableId="1979412862">
    <w:abstractNumId w:val="7"/>
  </w:num>
  <w:num w:numId="27" w16cid:durableId="1702245817">
    <w:abstractNumId w:val="6"/>
  </w:num>
  <w:num w:numId="28" w16cid:durableId="933367435">
    <w:abstractNumId w:val="5"/>
  </w:num>
  <w:num w:numId="29" w16cid:durableId="1744255102">
    <w:abstractNumId w:val="4"/>
  </w:num>
  <w:num w:numId="30" w16cid:durableId="1870874180">
    <w:abstractNumId w:val="8"/>
  </w:num>
  <w:num w:numId="31" w16cid:durableId="1816681740">
    <w:abstractNumId w:val="3"/>
  </w:num>
  <w:num w:numId="32" w16cid:durableId="1133716784">
    <w:abstractNumId w:val="2"/>
  </w:num>
  <w:num w:numId="33" w16cid:durableId="1774085777">
    <w:abstractNumId w:val="1"/>
  </w:num>
  <w:num w:numId="34" w16cid:durableId="1931501907">
    <w:abstractNumId w:val="0"/>
  </w:num>
  <w:num w:numId="35" w16cid:durableId="1555507171">
    <w:abstractNumId w:val="11"/>
  </w:num>
  <w:num w:numId="36" w16cid:durableId="1265726944">
    <w:abstractNumId w:val="36"/>
  </w:num>
  <w:num w:numId="37" w16cid:durableId="667951636">
    <w:abstractNumId w:val="12"/>
  </w:num>
  <w:num w:numId="38" w16cid:durableId="1827044224">
    <w:abstractNumId w:val="30"/>
  </w:num>
  <w:num w:numId="39" w16cid:durableId="1897203145">
    <w:abstractNumId w:val="21"/>
  </w:num>
  <w:num w:numId="40" w16cid:durableId="1192843867">
    <w:abstractNumId w:val="17"/>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becka Rose">
    <w15:presenceInfo w15:providerId="AD" w15:userId="S::studio@rebeckarosewoodwinds.org::18d9ed3f-acc3-4647-b494-f20a0f3842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14"/>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864"/>
    <w:rsid w:val="00001628"/>
    <w:rsid w:val="0000247E"/>
    <w:rsid w:val="00002D4B"/>
    <w:rsid w:val="000031B6"/>
    <w:rsid w:val="000067A7"/>
    <w:rsid w:val="00011FD0"/>
    <w:rsid w:val="00012B0E"/>
    <w:rsid w:val="00013A18"/>
    <w:rsid w:val="00014A9F"/>
    <w:rsid w:val="00014FE1"/>
    <w:rsid w:val="00015B12"/>
    <w:rsid w:val="000209C8"/>
    <w:rsid w:val="000209F7"/>
    <w:rsid w:val="00023153"/>
    <w:rsid w:val="00024AEE"/>
    <w:rsid w:val="000268F4"/>
    <w:rsid w:val="000270DC"/>
    <w:rsid w:val="00027515"/>
    <w:rsid w:val="0002755D"/>
    <w:rsid w:val="000278CD"/>
    <w:rsid w:val="00030DDC"/>
    <w:rsid w:val="0003195A"/>
    <w:rsid w:val="0003391C"/>
    <w:rsid w:val="00033D93"/>
    <w:rsid w:val="000357FE"/>
    <w:rsid w:val="00041C1D"/>
    <w:rsid w:val="00045A6D"/>
    <w:rsid w:val="000463A3"/>
    <w:rsid w:val="00046C33"/>
    <w:rsid w:val="00050166"/>
    <w:rsid w:val="000502EB"/>
    <w:rsid w:val="000520EC"/>
    <w:rsid w:val="00052841"/>
    <w:rsid w:val="00052AAE"/>
    <w:rsid w:val="00054E43"/>
    <w:rsid w:val="00056026"/>
    <w:rsid w:val="00062788"/>
    <w:rsid w:val="0006326E"/>
    <w:rsid w:val="00064D3E"/>
    <w:rsid w:val="00065EC9"/>
    <w:rsid w:val="0006741A"/>
    <w:rsid w:val="00070200"/>
    <w:rsid w:val="00071610"/>
    <w:rsid w:val="00072C5D"/>
    <w:rsid w:val="00075026"/>
    <w:rsid w:val="000771BB"/>
    <w:rsid w:val="0008097C"/>
    <w:rsid w:val="000821BE"/>
    <w:rsid w:val="00084422"/>
    <w:rsid w:val="000847A8"/>
    <w:rsid w:val="000851A2"/>
    <w:rsid w:val="00085609"/>
    <w:rsid w:val="00086FA8"/>
    <w:rsid w:val="00087538"/>
    <w:rsid w:val="00087A10"/>
    <w:rsid w:val="00091E5B"/>
    <w:rsid w:val="0009463C"/>
    <w:rsid w:val="00095CFF"/>
    <w:rsid w:val="00095E75"/>
    <w:rsid w:val="00096336"/>
    <w:rsid w:val="00096BD4"/>
    <w:rsid w:val="00096DAB"/>
    <w:rsid w:val="000A154D"/>
    <w:rsid w:val="000A1BAC"/>
    <w:rsid w:val="000A269C"/>
    <w:rsid w:val="000A7608"/>
    <w:rsid w:val="000A7864"/>
    <w:rsid w:val="000B07E2"/>
    <w:rsid w:val="000B0E49"/>
    <w:rsid w:val="000B1201"/>
    <w:rsid w:val="000B14E6"/>
    <w:rsid w:val="000B28D8"/>
    <w:rsid w:val="000B6754"/>
    <w:rsid w:val="000B7FA4"/>
    <w:rsid w:val="000C14DB"/>
    <w:rsid w:val="000C3451"/>
    <w:rsid w:val="000C442E"/>
    <w:rsid w:val="000C482E"/>
    <w:rsid w:val="000C51C1"/>
    <w:rsid w:val="000C5EF9"/>
    <w:rsid w:val="000D1478"/>
    <w:rsid w:val="000D5280"/>
    <w:rsid w:val="000D63DB"/>
    <w:rsid w:val="000D6862"/>
    <w:rsid w:val="000D6E0A"/>
    <w:rsid w:val="000E1681"/>
    <w:rsid w:val="000E19FB"/>
    <w:rsid w:val="000E3588"/>
    <w:rsid w:val="000E3D86"/>
    <w:rsid w:val="000E44F1"/>
    <w:rsid w:val="000E4873"/>
    <w:rsid w:val="000E6932"/>
    <w:rsid w:val="000E7269"/>
    <w:rsid w:val="000F1FCB"/>
    <w:rsid w:val="000F2DB5"/>
    <w:rsid w:val="000F5911"/>
    <w:rsid w:val="000F6029"/>
    <w:rsid w:val="00101593"/>
    <w:rsid w:val="00102801"/>
    <w:rsid w:val="00102E1D"/>
    <w:rsid w:val="00104B9D"/>
    <w:rsid w:val="00105204"/>
    <w:rsid w:val="00105719"/>
    <w:rsid w:val="0010599F"/>
    <w:rsid w:val="00110A38"/>
    <w:rsid w:val="001114EB"/>
    <w:rsid w:val="001114F6"/>
    <w:rsid w:val="001124B4"/>
    <w:rsid w:val="0011359A"/>
    <w:rsid w:val="00114613"/>
    <w:rsid w:val="00114BBB"/>
    <w:rsid w:val="00116059"/>
    <w:rsid w:val="00116B23"/>
    <w:rsid w:val="001173C4"/>
    <w:rsid w:val="0012006C"/>
    <w:rsid w:val="0012050C"/>
    <w:rsid w:val="001214CF"/>
    <w:rsid w:val="001222FB"/>
    <w:rsid w:val="00122C18"/>
    <w:rsid w:val="00123A97"/>
    <w:rsid w:val="00123B11"/>
    <w:rsid w:val="00123B86"/>
    <w:rsid w:val="001240CB"/>
    <w:rsid w:val="00124BC8"/>
    <w:rsid w:val="001261D2"/>
    <w:rsid w:val="001278D3"/>
    <w:rsid w:val="001305E3"/>
    <w:rsid w:val="00130D91"/>
    <w:rsid w:val="001311AA"/>
    <w:rsid w:val="00131271"/>
    <w:rsid w:val="00131F6C"/>
    <w:rsid w:val="00134DF0"/>
    <w:rsid w:val="0013501E"/>
    <w:rsid w:val="001354F4"/>
    <w:rsid w:val="00135CE8"/>
    <w:rsid w:val="00140A67"/>
    <w:rsid w:val="001413CE"/>
    <w:rsid w:val="001445AA"/>
    <w:rsid w:val="001454E8"/>
    <w:rsid w:val="00145A4C"/>
    <w:rsid w:val="001468F8"/>
    <w:rsid w:val="001469E6"/>
    <w:rsid w:val="00153BDB"/>
    <w:rsid w:val="001555FC"/>
    <w:rsid w:val="001601E6"/>
    <w:rsid w:val="001602BB"/>
    <w:rsid w:val="00161E6B"/>
    <w:rsid w:val="0016394F"/>
    <w:rsid w:val="00165B01"/>
    <w:rsid w:val="0016780A"/>
    <w:rsid w:val="00170662"/>
    <w:rsid w:val="00173E6D"/>
    <w:rsid w:val="00176002"/>
    <w:rsid w:val="0017631D"/>
    <w:rsid w:val="00176A3E"/>
    <w:rsid w:val="00177EF7"/>
    <w:rsid w:val="00183D01"/>
    <w:rsid w:val="00184A5F"/>
    <w:rsid w:val="001854C2"/>
    <w:rsid w:val="00185F50"/>
    <w:rsid w:val="00187515"/>
    <w:rsid w:val="00193384"/>
    <w:rsid w:val="001971EA"/>
    <w:rsid w:val="001A02AA"/>
    <w:rsid w:val="001A11DC"/>
    <w:rsid w:val="001A3158"/>
    <w:rsid w:val="001A4792"/>
    <w:rsid w:val="001A522A"/>
    <w:rsid w:val="001A6E64"/>
    <w:rsid w:val="001B02AD"/>
    <w:rsid w:val="001B134A"/>
    <w:rsid w:val="001B2F5B"/>
    <w:rsid w:val="001B3908"/>
    <w:rsid w:val="001B767C"/>
    <w:rsid w:val="001C4F35"/>
    <w:rsid w:val="001C7F75"/>
    <w:rsid w:val="001D076E"/>
    <w:rsid w:val="001D2212"/>
    <w:rsid w:val="001D2B4E"/>
    <w:rsid w:val="001D4840"/>
    <w:rsid w:val="001D7715"/>
    <w:rsid w:val="001E02C2"/>
    <w:rsid w:val="001E2670"/>
    <w:rsid w:val="001E2B2E"/>
    <w:rsid w:val="001E3A7B"/>
    <w:rsid w:val="001E3BED"/>
    <w:rsid w:val="001E4DD8"/>
    <w:rsid w:val="001E5F12"/>
    <w:rsid w:val="001E7084"/>
    <w:rsid w:val="001E78EF"/>
    <w:rsid w:val="001E7BFD"/>
    <w:rsid w:val="001F2C42"/>
    <w:rsid w:val="001F4F6A"/>
    <w:rsid w:val="001F5E5E"/>
    <w:rsid w:val="001F7005"/>
    <w:rsid w:val="001F72D4"/>
    <w:rsid w:val="001F791B"/>
    <w:rsid w:val="0020035F"/>
    <w:rsid w:val="00202C08"/>
    <w:rsid w:val="00202C97"/>
    <w:rsid w:val="00203151"/>
    <w:rsid w:val="00204B20"/>
    <w:rsid w:val="002055FD"/>
    <w:rsid w:val="00205615"/>
    <w:rsid w:val="002064FC"/>
    <w:rsid w:val="00207016"/>
    <w:rsid w:val="00211295"/>
    <w:rsid w:val="00211CFE"/>
    <w:rsid w:val="0021288C"/>
    <w:rsid w:val="00212BA7"/>
    <w:rsid w:val="00212C33"/>
    <w:rsid w:val="002130A4"/>
    <w:rsid w:val="00213DF8"/>
    <w:rsid w:val="00214DDD"/>
    <w:rsid w:val="00216D73"/>
    <w:rsid w:val="00220184"/>
    <w:rsid w:val="002216D6"/>
    <w:rsid w:val="002217EA"/>
    <w:rsid w:val="00222085"/>
    <w:rsid w:val="00222BC1"/>
    <w:rsid w:val="00225F13"/>
    <w:rsid w:val="00226336"/>
    <w:rsid w:val="0023083A"/>
    <w:rsid w:val="00232776"/>
    <w:rsid w:val="00237612"/>
    <w:rsid w:val="002413C8"/>
    <w:rsid w:val="00244EE5"/>
    <w:rsid w:val="0024511F"/>
    <w:rsid w:val="00245A85"/>
    <w:rsid w:val="00246E55"/>
    <w:rsid w:val="0024723D"/>
    <w:rsid w:val="00250228"/>
    <w:rsid w:val="00250F3C"/>
    <w:rsid w:val="00252D94"/>
    <w:rsid w:val="002628C1"/>
    <w:rsid w:val="00263BA5"/>
    <w:rsid w:val="00264662"/>
    <w:rsid w:val="00266EBB"/>
    <w:rsid w:val="0026720D"/>
    <w:rsid w:val="00270A38"/>
    <w:rsid w:val="00272EA7"/>
    <w:rsid w:val="00280DD1"/>
    <w:rsid w:val="00281B2B"/>
    <w:rsid w:val="0028743B"/>
    <w:rsid w:val="002879EA"/>
    <w:rsid w:val="0029011F"/>
    <w:rsid w:val="0029017E"/>
    <w:rsid w:val="0029035C"/>
    <w:rsid w:val="002903CE"/>
    <w:rsid w:val="00290A06"/>
    <w:rsid w:val="00291275"/>
    <w:rsid w:val="00291609"/>
    <w:rsid w:val="00291A5F"/>
    <w:rsid w:val="00292119"/>
    <w:rsid w:val="0029222C"/>
    <w:rsid w:val="00292CE3"/>
    <w:rsid w:val="002933EE"/>
    <w:rsid w:val="002947AA"/>
    <w:rsid w:val="002958D6"/>
    <w:rsid w:val="00295A0A"/>
    <w:rsid w:val="00295DA4"/>
    <w:rsid w:val="002965F8"/>
    <w:rsid w:val="00296924"/>
    <w:rsid w:val="002979DF"/>
    <w:rsid w:val="002A0415"/>
    <w:rsid w:val="002A1BB5"/>
    <w:rsid w:val="002A2814"/>
    <w:rsid w:val="002A2AA4"/>
    <w:rsid w:val="002A3979"/>
    <w:rsid w:val="002A489D"/>
    <w:rsid w:val="002B050A"/>
    <w:rsid w:val="002B0FCC"/>
    <w:rsid w:val="002B3B48"/>
    <w:rsid w:val="002B4057"/>
    <w:rsid w:val="002B462D"/>
    <w:rsid w:val="002B65EF"/>
    <w:rsid w:val="002C16DF"/>
    <w:rsid w:val="002C19D6"/>
    <w:rsid w:val="002C1E48"/>
    <w:rsid w:val="002C270A"/>
    <w:rsid w:val="002C3242"/>
    <w:rsid w:val="002C3BC9"/>
    <w:rsid w:val="002C4803"/>
    <w:rsid w:val="002D1DCE"/>
    <w:rsid w:val="002D22B9"/>
    <w:rsid w:val="002D3200"/>
    <w:rsid w:val="002D3911"/>
    <w:rsid w:val="002D41E7"/>
    <w:rsid w:val="002D4772"/>
    <w:rsid w:val="002D7348"/>
    <w:rsid w:val="002E4639"/>
    <w:rsid w:val="002E4A01"/>
    <w:rsid w:val="002E5EE9"/>
    <w:rsid w:val="002E60A0"/>
    <w:rsid w:val="002E767E"/>
    <w:rsid w:val="002F0C07"/>
    <w:rsid w:val="002F1F44"/>
    <w:rsid w:val="002F2081"/>
    <w:rsid w:val="002F32D1"/>
    <w:rsid w:val="002F4663"/>
    <w:rsid w:val="002F4C1A"/>
    <w:rsid w:val="002F569B"/>
    <w:rsid w:val="002F7089"/>
    <w:rsid w:val="003018FF"/>
    <w:rsid w:val="003056E9"/>
    <w:rsid w:val="003058FE"/>
    <w:rsid w:val="003100E8"/>
    <w:rsid w:val="003101E1"/>
    <w:rsid w:val="00311A8B"/>
    <w:rsid w:val="00311DE9"/>
    <w:rsid w:val="00312307"/>
    <w:rsid w:val="00313C69"/>
    <w:rsid w:val="00313DFD"/>
    <w:rsid w:val="0031487B"/>
    <w:rsid w:val="00315559"/>
    <w:rsid w:val="0031671A"/>
    <w:rsid w:val="00316B60"/>
    <w:rsid w:val="00317B8A"/>
    <w:rsid w:val="0032093D"/>
    <w:rsid w:val="00321A57"/>
    <w:rsid w:val="003228F9"/>
    <w:rsid w:val="00322B06"/>
    <w:rsid w:val="00323499"/>
    <w:rsid w:val="0032437D"/>
    <w:rsid w:val="0032510E"/>
    <w:rsid w:val="00327DBD"/>
    <w:rsid w:val="00330088"/>
    <w:rsid w:val="00331CE4"/>
    <w:rsid w:val="003325F9"/>
    <w:rsid w:val="003327CB"/>
    <w:rsid w:val="00335C68"/>
    <w:rsid w:val="00335F7A"/>
    <w:rsid w:val="003372F4"/>
    <w:rsid w:val="0034114C"/>
    <w:rsid w:val="00341D29"/>
    <w:rsid w:val="0034399D"/>
    <w:rsid w:val="00343A11"/>
    <w:rsid w:val="00345262"/>
    <w:rsid w:val="00346C42"/>
    <w:rsid w:val="00347EFD"/>
    <w:rsid w:val="003544FD"/>
    <w:rsid w:val="00354A49"/>
    <w:rsid w:val="00356F7B"/>
    <w:rsid w:val="00360681"/>
    <w:rsid w:val="00362159"/>
    <w:rsid w:val="003621EA"/>
    <w:rsid w:val="00362762"/>
    <w:rsid w:val="00363F2C"/>
    <w:rsid w:val="00364381"/>
    <w:rsid w:val="0036517B"/>
    <w:rsid w:val="00366E3A"/>
    <w:rsid w:val="00367515"/>
    <w:rsid w:val="003677D4"/>
    <w:rsid w:val="00370A74"/>
    <w:rsid w:val="003726BE"/>
    <w:rsid w:val="00374A13"/>
    <w:rsid w:val="003759A1"/>
    <w:rsid w:val="0037683B"/>
    <w:rsid w:val="00376A8D"/>
    <w:rsid w:val="003770B0"/>
    <w:rsid w:val="0038029A"/>
    <w:rsid w:val="00380D4B"/>
    <w:rsid w:val="0038170D"/>
    <w:rsid w:val="0038176B"/>
    <w:rsid w:val="00382656"/>
    <w:rsid w:val="00382EB3"/>
    <w:rsid w:val="00383097"/>
    <w:rsid w:val="00384DE8"/>
    <w:rsid w:val="003852F5"/>
    <w:rsid w:val="00385DB3"/>
    <w:rsid w:val="00386131"/>
    <w:rsid w:val="00387537"/>
    <w:rsid w:val="00390A0F"/>
    <w:rsid w:val="0039172A"/>
    <w:rsid w:val="00392232"/>
    <w:rsid w:val="00392460"/>
    <w:rsid w:val="00393C18"/>
    <w:rsid w:val="003940BA"/>
    <w:rsid w:val="00395DDC"/>
    <w:rsid w:val="00396755"/>
    <w:rsid w:val="00396969"/>
    <w:rsid w:val="003A1807"/>
    <w:rsid w:val="003A3EB8"/>
    <w:rsid w:val="003A48A3"/>
    <w:rsid w:val="003B1324"/>
    <w:rsid w:val="003B2F9F"/>
    <w:rsid w:val="003B3C12"/>
    <w:rsid w:val="003B72D5"/>
    <w:rsid w:val="003C0097"/>
    <w:rsid w:val="003C0A9D"/>
    <w:rsid w:val="003C150F"/>
    <w:rsid w:val="003C2228"/>
    <w:rsid w:val="003C52B7"/>
    <w:rsid w:val="003D0F5D"/>
    <w:rsid w:val="003D1762"/>
    <w:rsid w:val="003D1E04"/>
    <w:rsid w:val="003D2DF5"/>
    <w:rsid w:val="003D60C2"/>
    <w:rsid w:val="003D633A"/>
    <w:rsid w:val="003D7BE7"/>
    <w:rsid w:val="003E1425"/>
    <w:rsid w:val="003E2819"/>
    <w:rsid w:val="003E2BD0"/>
    <w:rsid w:val="003E33F7"/>
    <w:rsid w:val="003E3B86"/>
    <w:rsid w:val="003E5FED"/>
    <w:rsid w:val="003E74B4"/>
    <w:rsid w:val="003E7849"/>
    <w:rsid w:val="003F0C62"/>
    <w:rsid w:val="003F3C46"/>
    <w:rsid w:val="003F4A8E"/>
    <w:rsid w:val="004013D3"/>
    <w:rsid w:val="0040293A"/>
    <w:rsid w:val="004040E2"/>
    <w:rsid w:val="00404179"/>
    <w:rsid w:val="004054B3"/>
    <w:rsid w:val="004069A9"/>
    <w:rsid w:val="00407D36"/>
    <w:rsid w:val="00407E8C"/>
    <w:rsid w:val="00415783"/>
    <w:rsid w:val="00416CD8"/>
    <w:rsid w:val="00420CF5"/>
    <w:rsid w:val="00421F0E"/>
    <w:rsid w:val="00423EA1"/>
    <w:rsid w:val="0042491D"/>
    <w:rsid w:val="00424FDE"/>
    <w:rsid w:val="004277A0"/>
    <w:rsid w:val="00430EAE"/>
    <w:rsid w:val="00431C74"/>
    <w:rsid w:val="0043320B"/>
    <w:rsid w:val="00433D6C"/>
    <w:rsid w:val="00434A17"/>
    <w:rsid w:val="00435811"/>
    <w:rsid w:val="00436FCA"/>
    <w:rsid w:val="00437697"/>
    <w:rsid w:val="0043781E"/>
    <w:rsid w:val="0044205C"/>
    <w:rsid w:val="00442EC7"/>
    <w:rsid w:val="00445051"/>
    <w:rsid w:val="00445A9F"/>
    <w:rsid w:val="004506F4"/>
    <w:rsid w:val="004539BE"/>
    <w:rsid w:val="00453BA1"/>
    <w:rsid w:val="00455CC4"/>
    <w:rsid w:val="004616FD"/>
    <w:rsid w:val="00461ED8"/>
    <w:rsid w:val="00462B35"/>
    <w:rsid w:val="00464170"/>
    <w:rsid w:val="00464676"/>
    <w:rsid w:val="00466117"/>
    <w:rsid w:val="00467529"/>
    <w:rsid w:val="00470D59"/>
    <w:rsid w:val="00471730"/>
    <w:rsid w:val="00471E0D"/>
    <w:rsid w:val="004738DF"/>
    <w:rsid w:val="00473CA9"/>
    <w:rsid w:val="00474831"/>
    <w:rsid w:val="00474C49"/>
    <w:rsid w:val="00474EDB"/>
    <w:rsid w:val="00477194"/>
    <w:rsid w:val="0047732F"/>
    <w:rsid w:val="004779B9"/>
    <w:rsid w:val="00481F91"/>
    <w:rsid w:val="00484ABF"/>
    <w:rsid w:val="00485A8D"/>
    <w:rsid w:val="00491986"/>
    <w:rsid w:val="00493682"/>
    <w:rsid w:val="004957CA"/>
    <w:rsid w:val="00495F9D"/>
    <w:rsid w:val="004966B1"/>
    <w:rsid w:val="00497464"/>
    <w:rsid w:val="004A045D"/>
    <w:rsid w:val="004A30D7"/>
    <w:rsid w:val="004A35F0"/>
    <w:rsid w:val="004A7617"/>
    <w:rsid w:val="004B07CD"/>
    <w:rsid w:val="004B64BC"/>
    <w:rsid w:val="004B7E98"/>
    <w:rsid w:val="004C22CC"/>
    <w:rsid w:val="004C2F8C"/>
    <w:rsid w:val="004C55B6"/>
    <w:rsid w:val="004C599A"/>
    <w:rsid w:val="004C686F"/>
    <w:rsid w:val="004C6A19"/>
    <w:rsid w:val="004C6FE7"/>
    <w:rsid w:val="004C74B5"/>
    <w:rsid w:val="004C7DD9"/>
    <w:rsid w:val="004C7DDE"/>
    <w:rsid w:val="004D1151"/>
    <w:rsid w:val="004D294E"/>
    <w:rsid w:val="004D4D26"/>
    <w:rsid w:val="004D72BB"/>
    <w:rsid w:val="004E04BB"/>
    <w:rsid w:val="004E170D"/>
    <w:rsid w:val="004E34D6"/>
    <w:rsid w:val="004E414E"/>
    <w:rsid w:val="004E5550"/>
    <w:rsid w:val="004E6EBE"/>
    <w:rsid w:val="004E7D75"/>
    <w:rsid w:val="004F0746"/>
    <w:rsid w:val="004F1EBB"/>
    <w:rsid w:val="004F2F25"/>
    <w:rsid w:val="004F3686"/>
    <w:rsid w:val="004F4032"/>
    <w:rsid w:val="004F47BD"/>
    <w:rsid w:val="004F5FA8"/>
    <w:rsid w:val="004F768C"/>
    <w:rsid w:val="005011A1"/>
    <w:rsid w:val="00501939"/>
    <w:rsid w:val="005036D5"/>
    <w:rsid w:val="00503B59"/>
    <w:rsid w:val="00504CB8"/>
    <w:rsid w:val="005065EE"/>
    <w:rsid w:val="00506830"/>
    <w:rsid w:val="00506DE8"/>
    <w:rsid w:val="00506F0E"/>
    <w:rsid w:val="00511B41"/>
    <w:rsid w:val="0051342A"/>
    <w:rsid w:val="00514CB0"/>
    <w:rsid w:val="00515389"/>
    <w:rsid w:val="00515E72"/>
    <w:rsid w:val="00520067"/>
    <w:rsid w:val="00520F6C"/>
    <w:rsid w:val="00521358"/>
    <w:rsid w:val="00521B3F"/>
    <w:rsid w:val="00522551"/>
    <w:rsid w:val="00522765"/>
    <w:rsid w:val="00524CC1"/>
    <w:rsid w:val="00524FC4"/>
    <w:rsid w:val="00526079"/>
    <w:rsid w:val="00527147"/>
    <w:rsid w:val="00527F54"/>
    <w:rsid w:val="00531EB5"/>
    <w:rsid w:val="005327A3"/>
    <w:rsid w:val="00532C4C"/>
    <w:rsid w:val="005345D7"/>
    <w:rsid w:val="00534F11"/>
    <w:rsid w:val="0053763E"/>
    <w:rsid w:val="00540048"/>
    <w:rsid w:val="00540325"/>
    <w:rsid w:val="00540F88"/>
    <w:rsid w:val="00546C47"/>
    <w:rsid w:val="00546E01"/>
    <w:rsid w:val="0054719C"/>
    <w:rsid w:val="005476F1"/>
    <w:rsid w:val="005478CC"/>
    <w:rsid w:val="00547B9B"/>
    <w:rsid w:val="00552B0E"/>
    <w:rsid w:val="005553EE"/>
    <w:rsid w:val="005554F0"/>
    <w:rsid w:val="00555830"/>
    <w:rsid w:val="005561A8"/>
    <w:rsid w:val="00556314"/>
    <w:rsid w:val="00557CEB"/>
    <w:rsid w:val="00560ACE"/>
    <w:rsid w:val="005644B6"/>
    <w:rsid w:val="005655B5"/>
    <w:rsid w:val="00566092"/>
    <w:rsid w:val="00566830"/>
    <w:rsid w:val="005673A8"/>
    <w:rsid w:val="005677B3"/>
    <w:rsid w:val="005718F9"/>
    <w:rsid w:val="0057209A"/>
    <w:rsid w:val="0057250E"/>
    <w:rsid w:val="00572AE5"/>
    <w:rsid w:val="0057701F"/>
    <w:rsid w:val="005772F1"/>
    <w:rsid w:val="0058131B"/>
    <w:rsid w:val="00581B0C"/>
    <w:rsid w:val="0058287E"/>
    <w:rsid w:val="00584791"/>
    <w:rsid w:val="005852D6"/>
    <w:rsid w:val="00585563"/>
    <w:rsid w:val="00585C2E"/>
    <w:rsid w:val="00585CE8"/>
    <w:rsid w:val="00586C34"/>
    <w:rsid w:val="00593AC3"/>
    <w:rsid w:val="00593BFC"/>
    <w:rsid w:val="00595F5A"/>
    <w:rsid w:val="00596275"/>
    <w:rsid w:val="005963EF"/>
    <w:rsid w:val="005A0475"/>
    <w:rsid w:val="005A0B04"/>
    <w:rsid w:val="005A2EEA"/>
    <w:rsid w:val="005A2F8B"/>
    <w:rsid w:val="005A375D"/>
    <w:rsid w:val="005A4515"/>
    <w:rsid w:val="005A64B4"/>
    <w:rsid w:val="005A6BEB"/>
    <w:rsid w:val="005A7FBE"/>
    <w:rsid w:val="005B0A73"/>
    <w:rsid w:val="005B135C"/>
    <w:rsid w:val="005B1D6B"/>
    <w:rsid w:val="005B75BB"/>
    <w:rsid w:val="005C030E"/>
    <w:rsid w:val="005C28DA"/>
    <w:rsid w:val="005C2CAA"/>
    <w:rsid w:val="005C2D87"/>
    <w:rsid w:val="005C35DA"/>
    <w:rsid w:val="005C5F89"/>
    <w:rsid w:val="005C79F4"/>
    <w:rsid w:val="005D0197"/>
    <w:rsid w:val="005D22A2"/>
    <w:rsid w:val="005D3F31"/>
    <w:rsid w:val="005D4176"/>
    <w:rsid w:val="005D4712"/>
    <w:rsid w:val="005D4A74"/>
    <w:rsid w:val="005D55CC"/>
    <w:rsid w:val="005D768D"/>
    <w:rsid w:val="005E0CF3"/>
    <w:rsid w:val="005E32EC"/>
    <w:rsid w:val="005E3843"/>
    <w:rsid w:val="005E4634"/>
    <w:rsid w:val="005E51BB"/>
    <w:rsid w:val="005E5DDD"/>
    <w:rsid w:val="005F23B9"/>
    <w:rsid w:val="005F31BD"/>
    <w:rsid w:val="005F3DA0"/>
    <w:rsid w:val="005F5240"/>
    <w:rsid w:val="0060352A"/>
    <w:rsid w:val="00603911"/>
    <w:rsid w:val="0060507F"/>
    <w:rsid w:val="00605662"/>
    <w:rsid w:val="00605945"/>
    <w:rsid w:val="00606607"/>
    <w:rsid w:val="00606670"/>
    <w:rsid w:val="00606E22"/>
    <w:rsid w:val="00607172"/>
    <w:rsid w:val="00615735"/>
    <w:rsid w:val="00621565"/>
    <w:rsid w:val="00623832"/>
    <w:rsid w:val="00623B57"/>
    <w:rsid w:val="00623C86"/>
    <w:rsid w:val="00625043"/>
    <w:rsid w:val="00625337"/>
    <w:rsid w:val="00625DA5"/>
    <w:rsid w:val="00627342"/>
    <w:rsid w:val="00627C46"/>
    <w:rsid w:val="00631C5C"/>
    <w:rsid w:val="00632DCB"/>
    <w:rsid w:val="00640782"/>
    <w:rsid w:val="00640B2A"/>
    <w:rsid w:val="0064736B"/>
    <w:rsid w:val="0064746A"/>
    <w:rsid w:val="00650C58"/>
    <w:rsid w:val="00652156"/>
    <w:rsid w:val="0065275A"/>
    <w:rsid w:val="006528AC"/>
    <w:rsid w:val="0065484F"/>
    <w:rsid w:val="00654A7F"/>
    <w:rsid w:val="00654E6E"/>
    <w:rsid w:val="00657A4C"/>
    <w:rsid w:val="00664288"/>
    <w:rsid w:val="0066428E"/>
    <w:rsid w:val="00665AAE"/>
    <w:rsid w:val="006672A0"/>
    <w:rsid w:val="0066778E"/>
    <w:rsid w:val="00667865"/>
    <w:rsid w:val="00671153"/>
    <w:rsid w:val="00673213"/>
    <w:rsid w:val="00676DB4"/>
    <w:rsid w:val="006813D8"/>
    <w:rsid w:val="00682451"/>
    <w:rsid w:val="006842B7"/>
    <w:rsid w:val="00686CC1"/>
    <w:rsid w:val="00687CF6"/>
    <w:rsid w:val="00687ED3"/>
    <w:rsid w:val="0069070D"/>
    <w:rsid w:val="0069120D"/>
    <w:rsid w:val="006926C2"/>
    <w:rsid w:val="00693F78"/>
    <w:rsid w:val="006940DC"/>
    <w:rsid w:val="00694B47"/>
    <w:rsid w:val="00695284"/>
    <w:rsid w:val="00695AF2"/>
    <w:rsid w:val="00695DE6"/>
    <w:rsid w:val="00696A5C"/>
    <w:rsid w:val="00697629"/>
    <w:rsid w:val="00697A61"/>
    <w:rsid w:val="006A4914"/>
    <w:rsid w:val="006A5282"/>
    <w:rsid w:val="006A6CA7"/>
    <w:rsid w:val="006A70B9"/>
    <w:rsid w:val="006A76EE"/>
    <w:rsid w:val="006B05B8"/>
    <w:rsid w:val="006B0CCC"/>
    <w:rsid w:val="006B0F9B"/>
    <w:rsid w:val="006B2DF6"/>
    <w:rsid w:val="006B5BC2"/>
    <w:rsid w:val="006B6409"/>
    <w:rsid w:val="006C1D80"/>
    <w:rsid w:val="006C3A8A"/>
    <w:rsid w:val="006C3E18"/>
    <w:rsid w:val="006C4A25"/>
    <w:rsid w:val="006C790D"/>
    <w:rsid w:val="006D4061"/>
    <w:rsid w:val="006D4226"/>
    <w:rsid w:val="006D7CAB"/>
    <w:rsid w:val="006E0D42"/>
    <w:rsid w:val="006E16DB"/>
    <w:rsid w:val="006E3C07"/>
    <w:rsid w:val="006E4F7F"/>
    <w:rsid w:val="006E591A"/>
    <w:rsid w:val="006E6535"/>
    <w:rsid w:val="006E6E40"/>
    <w:rsid w:val="006E7D9B"/>
    <w:rsid w:val="006F3E01"/>
    <w:rsid w:val="006F58E7"/>
    <w:rsid w:val="006F591B"/>
    <w:rsid w:val="006F63AD"/>
    <w:rsid w:val="006F73F7"/>
    <w:rsid w:val="00700112"/>
    <w:rsid w:val="007001BF"/>
    <w:rsid w:val="00701F35"/>
    <w:rsid w:val="007043C1"/>
    <w:rsid w:val="007051D3"/>
    <w:rsid w:val="007062EC"/>
    <w:rsid w:val="00710D1C"/>
    <w:rsid w:val="007133BC"/>
    <w:rsid w:val="00713ABC"/>
    <w:rsid w:val="007146CD"/>
    <w:rsid w:val="00714EA7"/>
    <w:rsid w:val="007154C2"/>
    <w:rsid w:val="00715C70"/>
    <w:rsid w:val="00716C39"/>
    <w:rsid w:val="0072065D"/>
    <w:rsid w:val="00720D3D"/>
    <w:rsid w:val="007232E7"/>
    <w:rsid w:val="00725901"/>
    <w:rsid w:val="00725E31"/>
    <w:rsid w:val="00726249"/>
    <w:rsid w:val="00727C2D"/>
    <w:rsid w:val="0073091E"/>
    <w:rsid w:val="007309D4"/>
    <w:rsid w:val="007326D9"/>
    <w:rsid w:val="007343EB"/>
    <w:rsid w:val="0073751A"/>
    <w:rsid w:val="0074011F"/>
    <w:rsid w:val="00745737"/>
    <w:rsid w:val="0074799A"/>
    <w:rsid w:val="00752397"/>
    <w:rsid w:val="00752E4C"/>
    <w:rsid w:val="00752EB8"/>
    <w:rsid w:val="007534E8"/>
    <w:rsid w:val="00754806"/>
    <w:rsid w:val="00754E4A"/>
    <w:rsid w:val="00756CA6"/>
    <w:rsid w:val="00757CE7"/>
    <w:rsid w:val="00762B9F"/>
    <w:rsid w:val="00763D77"/>
    <w:rsid w:val="00764141"/>
    <w:rsid w:val="00766F72"/>
    <w:rsid w:val="007670A4"/>
    <w:rsid w:val="00771105"/>
    <w:rsid w:val="00771D4F"/>
    <w:rsid w:val="00773637"/>
    <w:rsid w:val="0078162F"/>
    <w:rsid w:val="00782C07"/>
    <w:rsid w:val="00783DB2"/>
    <w:rsid w:val="00784D67"/>
    <w:rsid w:val="00790142"/>
    <w:rsid w:val="0079191D"/>
    <w:rsid w:val="00793071"/>
    <w:rsid w:val="007940F2"/>
    <w:rsid w:val="00796473"/>
    <w:rsid w:val="00797F00"/>
    <w:rsid w:val="007A0B71"/>
    <w:rsid w:val="007A2B56"/>
    <w:rsid w:val="007A2F15"/>
    <w:rsid w:val="007A34EB"/>
    <w:rsid w:val="007A34F4"/>
    <w:rsid w:val="007A626E"/>
    <w:rsid w:val="007A6E97"/>
    <w:rsid w:val="007A7F90"/>
    <w:rsid w:val="007B3BC3"/>
    <w:rsid w:val="007B43ED"/>
    <w:rsid w:val="007B4F61"/>
    <w:rsid w:val="007B510C"/>
    <w:rsid w:val="007B6667"/>
    <w:rsid w:val="007B6C98"/>
    <w:rsid w:val="007B7D2E"/>
    <w:rsid w:val="007B7F5F"/>
    <w:rsid w:val="007C0FD3"/>
    <w:rsid w:val="007C4569"/>
    <w:rsid w:val="007C49C1"/>
    <w:rsid w:val="007C6686"/>
    <w:rsid w:val="007C791C"/>
    <w:rsid w:val="007D2F11"/>
    <w:rsid w:val="007D3B53"/>
    <w:rsid w:val="007D3F01"/>
    <w:rsid w:val="007D52F4"/>
    <w:rsid w:val="007D5B51"/>
    <w:rsid w:val="007D739E"/>
    <w:rsid w:val="007D77CE"/>
    <w:rsid w:val="007D7C26"/>
    <w:rsid w:val="007E0779"/>
    <w:rsid w:val="007E1B6E"/>
    <w:rsid w:val="007E3778"/>
    <w:rsid w:val="007E6878"/>
    <w:rsid w:val="007F05E9"/>
    <w:rsid w:val="007F0979"/>
    <w:rsid w:val="007F1977"/>
    <w:rsid w:val="007F1E36"/>
    <w:rsid w:val="007F2866"/>
    <w:rsid w:val="007F4721"/>
    <w:rsid w:val="007F6ECE"/>
    <w:rsid w:val="007F7898"/>
    <w:rsid w:val="00802F52"/>
    <w:rsid w:val="00804555"/>
    <w:rsid w:val="00804EC9"/>
    <w:rsid w:val="00805D53"/>
    <w:rsid w:val="00806531"/>
    <w:rsid w:val="008070C8"/>
    <w:rsid w:val="00812D93"/>
    <w:rsid w:val="008138C3"/>
    <w:rsid w:val="008138F9"/>
    <w:rsid w:val="0081465C"/>
    <w:rsid w:val="00814F20"/>
    <w:rsid w:val="008157B7"/>
    <w:rsid w:val="0081694D"/>
    <w:rsid w:val="00817772"/>
    <w:rsid w:val="008177DF"/>
    <w:rsid w:val="00823E06"/>
    <w:rsid w:val="00824D74"/>
    <w:rsid w:val="00825079"/>
    <w:rsid w:val="00826F74"/>
    <w:rsid w:val="0083081B"/>
    <w:rsid w:val="00831A22"/>
    <w:rsid w:val="00832075"/>
    <w:rsid w:val="00832B2D"/>
    <w:rsid w:val="00834729"/>
    <w:rsid w:val="00835D53"/>
    <w:rsid w:val="00836FCB"/>
    <w:rsid w:val="00845106"/>
    <w:rsid w:val="00845765"/>
    <w:rsid w:val="008459F1"/>
    <w:rsid w:val="00850244"/>
    <w:rsid w:val="00852559"/>
    <w:rsid w:val="00853A0E"/>
    <w:rsid w:val="00854FA1"/>
    <w:rsid w:val="00856E12"/>
    <w:rsid w:val="00857709"/>
    <w:rsid w:val="00860307"/>
    <w:rsid w:val="008614E7"/>
    <w:rsid w:val="00864841"/>
    <w:rsid w:val="00864E53"/>
    <w:rsid w:val="00865A25"/>
    <w:rsid w:val="00865B2A"/>
    <w:rsid w:val="0086779E"/>
    <w:rsid w:val="00867F56"/>
    <w:rsid w:val="00867FB7"/>
    <w:rsid w:val="00870D71"/>
    <w:rsid w:val="00875097"/>
    <w:rsid w:val="00876F50"/>
    <w:rsid w:val="008774F1"/>
    <w:rsid w:val="00877BE0"/>
    <w:rsid w:val="00882684"/>
    <w:rsid w:val="008829FE"/>
    <w:rsid w:val="0088412A"/>
    <w:rsid w:val="00885365"/>
    <w:rsid w:val="008857F6"/>
    <w:rsid w:val="008875AC"/>
    <w:rsid w:val="008923DE"/>
    <w:rsid w:val="00892476"/>
    <w:rsid w:val="00892E5E"/>
    <w:rsid w:val="008940C8"/>
    <w:rsid w:val="0089460A"/>
    <w:rsid w:val="008950E8"/>
    <w:rsid w:val="00896CE6"/>
    <w:rsid w:val="008974CA"/>
    <w:rsid w:val="00897884"/>
    <w:rsid w:val="008A310A"/>
    <w:rsid w:val="008A413F"/>
    <w:rsid w:val="008A426D"/>
    <w:rsid w:val="008A6EDA"/>
    <w:rsid w:val="008A78F3"/>
    <w:rsid w:val="008B0FFF"/>
    <w:rsid w:val="008B2381"/>
    <w:rsid w:val="008B2405"/>
    <w:rsid w:val="008B2CC7"/>
    <w:rsid w:val="008B3CA3"/>
    <w:rsid w:val="008B43F2"/>
    <w:rsid w:val="008B5977"/>
    <w:rsid w:val="008B6A08"/>
    <w:rsid w:val="008B7C5A"/>
    <w:rsid w:val="008C18FD"/>
    <w:rsid w:val="008C3C21"/>
    <w:rsid w:val="008C5449"/>
    <w:rsid w:val="008C601E"/>
    <w:rsid w:val="008C7645"/>
    <w:rsid w:val="008D1360"/>
    <w:rsid w:val="008D2415"/>
    <w:rsid w:val="008D2ECB"/>
    <w:rsid w:val="008D35F1"/>
    <w:rsid w:val="008D517F"/>
    <w:rsid w:val="008D56C5"/>
    <w:rsid w:val="008E14FF"/>
    <w:rsid w:val="008E5817"/>
    <w:rsid w:val="008E5E05"/>
    <w:rsid w:val="008E68BD"/>
    <w:rsid w:val="008E7B74"/>
    <w:rsid w:val="008F1B17"/>
    <w:rsid w:val="008F20F4"/>
    <w:rsid w:val="008F3E06"/>
    <w:rsid w:val="008F4B7D"/>
    <w:rsid w:val="008F646A"/>
    <w:rsid w:val="008F6ACD"/>
    <w:rsid w:val="008F72BF"/>
    <w:rsid w:val="008F748E"/>
    <w:rsid w:val="00900E64"/>
    <w:rsid w:val="009010E2"/>
    <w:rsid w:val="00901AF4"/>
    <w:rsid w:val="00902B0A"/>
    <w:rsid w:val="00903018"/>
    <w:rsid w:val="00903624"/>
    <w:rsid w:val="00903AF7"/>
    <w:rsid w:val="00904236"/>
    <w:rsid w:val="00905678"/>
    <w:rsid w:val="00905F75"/>
    <w:rsid w:val="009072B6"/>
    <w:rsid w:val="00912C5E"/>
    <w:rsid w:val="00915602"/>
    <w:rsid w:val="00924B7D"/>
    <w:rsid w:val="0092652F"/>
    <w:rsid w:val="0092705A"/>
    <w:rsid w:val="0093310F"/>
    <w:rsid w:val="00933B1C"/>
    <w:rsid w:val="00935FCB"/>
    <w:rsid w:val="0094238B"/>
    <w:rsid w:val="00950A77"/>
    <w:rsid w:val="00951173"/>
    <w:rsid w:val="0095166E"/>
    <w:rsid w:val="00953665"/>
    <w:rsid w:val="00955825"/>
    <w:rsid w:val="009562C5"/>
    <w:rsid w:val="00961E3E"/>
    <w:rsid w:val="009622FD"/>
    <w:rsid w:val="00963145"/>
    <w:rsid w:val="00964533"/>
    <w:rsid w:val="00970234"/>
    <w:rsid w:val="00973403"/>
    <w:rsid w:val="00973A69"/>
    <w:rsid w:val="00973FBF"/>
    <w:rsid w:val="0097640D"/>
    <w:rsid w:val="00977F26"/>
    <w:rsid w:val="00980198"/>
    <w:rsid w:val="009811BD"/>
    <w:rsid w:val="00982008"/>
    <w:rsid w:val="009823C7"/>
    <w:rsid w:val="00983141"/>
    <w:rsid w:val="00986C06"/>
    <w:rsid w:val="00986D1B"/>
    <w:rsid w:val="00990893"/>
    <w:rsid w:val="00990E9E"/>
    <w:rsid w:val="00992389"/>
    <w:rsid w:val="00993B75"/>
    <w:rsid w:val="00995E11"/>
    <w:rsid w:val="009A0548"/>
    <w:rsid w:val="009A1510"/>
    <w:rsid w:val="009A17CB"/>
    <w:rsid w:val="009A21DC"/>
    <w:rsid w:val="009A2BC1"/>
    <w:rsid w:val="009A4BD8"/>
    <w:rsid w:val="009A60D4"/>
    <w:rsid w:val="009A6E6D"/>
    <w:rsid w:val="009A72C6"/>
    <w:rsid w:val="009B00F1"/>
    <w:rsid w:val="009B157C"/>
    <w:rsid w:val="009B57FA"/>
    <w:rsid w:val="009B691E"/>
    <w:rsid w:val="009C118C"/>
    <w:rsid w:val="009C141C"/>
    <w:rsid w:val="009C1FAD"/>
    <w:rsid w:val="009C1FD6"/>
    <w:rsid w:val="009C3E92"/>
    <w:rsid w:val="009C5136"/>
    <w:rsid w:val="009C557A"/>
    <w:rsid w:val="009C5ABB"/>
    <w:rsid w:val="009C5CCE"/>
    <w:rsid w:val="009C7A83"/>
    <w:rsid w:val="009D080B"/>
    <w:rsid w:val="009D2AB8"/>
    <w:rsid w:val="009D38B5"/>
    <w:rsid w:val="009D405D"/>
    <w:rsid w:val="009E081D"/>
    <w:rsid w:val="009E0ADE"/>
    <w:rsid w:val="009E1302"/>
    <w:rsid w:val="009E2A5F"/>
    <w:rsid w:val="009E48F0"/>
    <w:rsid w:val="009E591C"/>
    <w:rsid w:val="009F1554"/>
    <w:rsid w:val="009F1B58"/>
    <w:rsid w:val="009F5EC3"/>
    <w:rsid w:val="009F7152"/>
    <w:rsid w:val="00A0232E"/>
    <w:rsid w:val="00A0330F"/>
    <w:rsid w:val="00A03998"/>
    <w:rsid w:val="00A04150"/>
    <w:rsid w:val="00A0496C"/>
    <w:rsid w:val="00A052EE"/>
    <w:rsid w:val="00A056B9"/>
    <w:rsid w:val="00A06D03"/>
    <w:rsid w:val="00A10BCA"/>
    <w:rsid w:val="00A13961"/>
    <w:rsid w:val="00A13982"/>
    <w:rsid w:val="00A13C78"/>
    <w:rsid w:val="00A13FEA"/>
    <w:rsid w:val="00A1404C"/>
    <w:rsid w:val="00A15F0E"/>
    <w:rsid w:val="00A1671B"/>
    <w:rsid w:val="00A20954"/>
    <w:rsid w:val="00A2246D"/>
    <w:rsid w:val="00A230F7"/>
    <w:rsid w:val="00A232F6"/>
    <w:rsid w:val="00A23352"/>
    <w:rsid w:val="00A23885"/>
    <w:rsid w:val="00A26127"/>
    <w:rsid w:val="00A27EC8"/>
    <w:rsid w:val="00A325CA"/>
    <w:rsid w:val="00A332CA"/>
    <w:rsid w:val="00A333B7"/>
    <w:rsid w:val="00A3440E"/>
    <w:rsid w:val="00A354A4"/>
    <w:rsid w:val="00A3572A"/>
    <w:rsid w:val="00A35CDD"/>
    <w:rsid w:val="00A35EE1"/>
    <w:rsid w:val="00A35F8C"/>
    <w:rsid w:val="00A361DB"/>
    <w:rsid w:val="00A36CB5"/>
    <w:rsid w:val="00A3701B"/>
    <w:rsid w:val="00A37370"/>
    <w:rsid w:val="00A37E52"/>
    <w:rsid w:val="00A40956"/>
    <w:rsid w:val="00A40EAF"/>
    <w:rsid w:val="00A427B0"/>
    <w:rsid w:val="00A45132"/>
    <w:rsid w:val="00A516BE"/>
    <w:rsid w:val="00A51EFE"/>
    <w:rsid w:val="00A52811"/>
    <w:rsid w:val="00A55D86"/>
    <w:rsid w:val="00A579E9"/>
    <w:rsid w:val="00A60E2B"/>
    <w:rsid w:val="00A6125D"/>
    <w:rsid w:val="00A61A96"/>
    <w:rsid w:val="00A64CDB"/>
    <w:rsid w:val="00A65374"/>
    <w:rsid w:val="00A6622F"/>
    <w:rsid w:val="00A6720B"/>
    <w:rsid w:val="00A70095"/>
    <w:rsid w:val="00A7053C"/>
    <w:rsid w:val="00A70A55"/>
    <w:rsid w:val="00A7667C"/>
    <w:rsid w:val="00A76D78"/>
    <w:rsid w:val="00A80839"/>
    <w:rsid w:val="00A85A61"/>
    <w:rsid w:val="00A85C2C"/>
    <w:rsid w:val="00A876E7"/>
    <w:rsid w:val="00A90276"/>
    <w:rsid w:val="00A905A5"/>
    <w:rsid w:val="00A90E4A"/>
    <w:rsid w:val="00A954EE"/>
    <w:rsid w:val="00A967BB"/>
    <w:rsid w:val="00A97274"/>
    <w:rsid w:val="00A97DB5"/>
    <w:rsid w:val="00AA04BE"/>
    <w:rsid w:val="00AA0696"/>
    <w:rsid w:val="00AA09AA"/>
    <w:rsid w:val="00AA231B"/>
    <w:rsid w:val="00AA5C48"/>
    <w:rsid w:val="00AA6149"/>
    <w:rsid w:val="00AA6D6C"/>
    <w:rsid w:val="00AA7A2F"/>
    <w:rsid w:val="00AB1357"/>
    <w:rsid w:val="00AB196E"/>
    <w:rsid w:val="00AB2D7C"/>
    <w:rsid w:val="00AB4B45"/>
    <w:rsid w:val="00AB4BB1"/>
    <w:rsid w:val="00AB4CD8"/>
    <w:rsid w:val="00AB5881"/>
    <w:rsid w:val="00AC0843"/>
    <w:rsid w:val="00AC0B73"/>
    <w:rsid w:val="00AC491F"/>
    <w:rsid w:val="00AC4CA2"/>
    <w:rsid w:val="00AC4DCB"/>
    <w:rsid w:val="00AC572B"/>
    <w:rsid w:val="00AC5B66"/>
    <w:rsid w:val="00AC6D2F"/>
    <w:rsid w:val="00AC6FFD"/>
    <w:rsid w:val="00AD10BD"/>
    <w:rsid w:val="00AD11C7"/>
    <w:rsid w:val="00AD2008"/>
    <w:rsid w:val="00AD291F"/>
    <w:rsid w:val="00AD4221"/>
    <w:rsid w:val="00AD5309"/>
    <w:rsid w:val="00AD788E"/>
    <w:rsid w:val="00AE1CDC"/>
    <w:rsid w:val="00AE21CC"/>
    <w:rsid w:val="00AE3476"/>
    <w:rsid w:val="00AE419A"/>
    <w:rsid w:val="00AE44D4"/>
    <w:rsid w:val="00AE4B86"/>
    <w:rsid w:val="00AE5F15"/>
    <w:rsid w:val="00AF03E2"/>
    <w:rsid w:val="00AF2A2A"/>
    <w:rsid w:val="00AF2EC2"/>
    <w:rsid w:val="00AF5B62"/>
    <w:rsid w:val="00AF6275"/>
    <w:rsid w:val="00B01F72"/>
    <w:rsid w:val="00B034FD"/>
    <w:rsid w:val="00B039E8"/>
    <w:rsid w:val="00B11F85"/>
    <w:rsid w:val="00B13164"/>
    <w:rsid w:val="00B13191"/>
    <w:rsid w:val="00B14555"/>
    <w:rsid w:val="00B15425"/>
    <w:rsid w:val="00B15533"/>
    <w:rsid w:val="00B2156E"/>
    <w:rsid w:val="00B221EF"/>
    <w:rsid w:val="00B23174"/>
    <w:rsid w:val="00B234B0"/>
    <w:rsid w:val="00B24608"/>
    <w:rsid w:val="00B27127"/>
    <w:rsid w:val="00B278C3"/>
    <w:rsid w:val="00B30FF8"/>
    <w:rsid w:val="00B329CB"/>
    <w:rsid w:val="00B338B8"/>
    <w:rsid w:val="00B43DEB"/>
    <w:rsid w:val="00B441EF"/>
    <w:rsid w:val="00B44BD4"/>
    <w:rsid w:val="00B45323"/>
    <w:rsid w:val="00B508F1"/>
    <w:rsid w:val="00B51C78"/>
    <w:rsid w:val="00B527C5"/>
    <w:rsid w:val="00B52F0C"/>
    <w:rsid w:val="00B53017"/>
    <w:rsid w:val="00B537B9"/>
    <w:rsid w:val="00B55EE5"/>
    <w:rsid w:val="00B6124D"/>
    <w:rsid w:val="00B61D6F"/>
    <w:rsid w:val="00B638F7"/>
    <w:rsid w:val="00B66273"/>
    <w:rsid w:val="00B6689B"/>
    <w:rsid w:val="00B6779F"/>
    <w:rsid w:val="00B72E0F"/>
    <w:rsid w:val="00B736F0"/>
    <w:rsid w:val="00B74075"/>
    <w:rsid w:val="00B759D0"/>
    <w:rsid w:val="00B77F3E"/>
    <w:rsid w:val="00B80B4D"/>
    <w:rsid w:val="00B80CD2"/>
    <w:rsid w:val="00B8121C"/>
    <w:rsid w:val="00B8404C"/>
    <w:rsid w:val="00B8595B"/>
    <w:rsid w:val="00B85C8F"/>
    <w:rsid w:val="00B8755C"/>
    <w:rsid w:val="00B87ABA"/>
    <w:rsid w:val="00B918B0"/>
    <w:rsid w:val="00B9528C"/>
    <w:rsid w:val="00B9567D"/>
    <w:rsid w:val="00B97C47"/>
    <w:rsid w:val="00BA0565"/>
    <w:rsid w:val="00BA1BD8"/>
    <w:rsid w:val="00BA1F52"/>
    <w:rsid w:val="00BA397A"/>
    <w:rsid w:val="00BA4CC5"/>
    <w:rsid w:val="00BA51E1"/>
    <w:rsid w:val="00BA60D8"/>
    <w:rsid w:val="00BB5C13"/>
    <w:rsid w:val="00BB5E37"/>
    <w:rsid w:val="00BB613E"/>
    <w:rsid w:val="00BB64A1"/>
    <w:rsid w:val="00BC1C28"/>
    <w:rsid w:val="00BC3597"/>
    <w:rsid w:val="00BC366E"/>
    <w:rsid w:val="00BC4951"/>
    <w:rsid w:val="00BC4AD0"/>
    <w:rsid w:val="00BC6FC0"/>
    <w:rsid w:val="00BC76CC"/>
    <w:rsid w:val="00BD3638"/>
    <w:rsid w:val="00BD5B64"/>
    <w:rsid w:val="00BD6806"/>
    <w:rsid w:val="00BE243C"/>
    <w:rsid w:val="00BE246C"/>
    <w:rsid w:val="00BE3C01"/>
    <w:rsid w:val="00BE45BC"/>
    <w:rsid w:val="00BE6C61"/>
    <w:rsid w:val="00BE7AD6"/>
    <w:rsid w:val="00BF1B9A"/>
    <w:rsid w:val="00BF2E08"/>
    <w:rsid w:val="00BF3C1E"/>
    <w:rsid w:val="00BF471D"/>
    <w:rsid w:val="00BF4E2B"/>
    <w:rsid w:val="00BF5DAA"/>
    <w:rsid w:val="00BF6A08"/>
    <w:rsid w:val="00C01F08"/>
    <w:rsid w:val="00C02834"/>
    <w:rsid w:val="00C04FB2"/>
    <w:rsid w:val="00C071E6"/>
    <w:rsid w:val="00C10192"/>
    <w:rsid w:val="00C12FB6"/>
    <w:rsid w:val="00C134E5"/>
    <w:rsid w:val="00C136D9"/>
    <w:rsid w:val="00C139FC"/>
    <w:rsid w:val="00C13F69"/>
    <w:rsid w:val="00C14FDB"/>
    <w:rsid w:val="00C1510C"/>
    <w:rsid w:val="00C15172"/>
    <w:rsid w:val="00C16267"/>
    <w:rsid w:val="00C17007"/>
    <w:rsid w:val="00C17400"/>
    <w:rsid w:val="00C1774C"/>
    <w:rsid w:val="00C237C1"/>
    <w:rsid w:val="00C23CB7"/>
    <w:rsid w:val="00C3211A"/>
    <w:rsid w:val="00C34209"/>
    <w:rsid w:val="00C36903"/>
    <w:rsid w:val="00C37C58"/>
    <w:rsid w:val="00C40ABD"/>
    <w:rsid w:val="00C426C1"/>
    <w:rsid w:val="00C4291E"/>
    <w:rsid w:val="00C42A5A"/>
    <w:rsid w:val="00C44201"/>
    <w:rsid w:val="00C44590"/>
    <w:rsid w:val="00C448F3"/>
    <w:rsid w:val="00C45CD6"/>
    <w:rsid w:val="00C46A38"/>
    <w:rsid w:val="00C47CA6"/>
    <w:rsid w:val="00C47EA2"/>
    <w:rsid w:val="00C47F44"/>
    <w:rsid w:val="00C51CD7"/>
    <w:rsid w:val="00C51E38"/>
    <w:rsid w:val="00C5245F"/>
    <w:rsid w:val="00C53626"/>
    <w:rsid w:val="00C54425"/>
    <w:rsid w:val="00C545DD"/>
    <w:rsid w:val="00C5498D"/>
    <w:rsid w:val="00C571DA"/>
    <w:rsid w:val="00C57B65"/>
    <w:rsid w:val="00C6317B"/>
    <w:rsid w:val="00C637C5"/>
    <w:rsid w:val="00C64873"/>
    <w:rsid w:val="00C64B93"/>
    <w:rsid w:val="00C655BE"/>
    <w:rsid w:val="00C669DC"/>
    <w:rsid w:val="00C679FE"/>
    <w:rsid w:val="00C70180"/>
    <w:rsid w:val="00C70DD3"/>
    <w:rsid w:val="00C71DA2"/>
    <w:rsid w:val="00C75863"/>
    <w:rsid w:val="00C77CED"/>
    <w:rsid w:val="00C82DC4"/>
    <w:rsid w:val="00C8371A"/>
    <w:rsid w:val="00C855D8"/>
    <w:rsid w:val="00C855F1"/>
    <w:rsid w:val="00C8605E"/>
    <w:rsid w:val="00C866B1"/>
    <w:rsid w:val="00C92EF3"/>
    <w:rsid w:val="00C96262"/>
    <w:rsid w:val="00C96FA0"/>
    <w:rsid w:val="00CA1288"/>
    <w:rsid w:val="00CA1802"/>
    <w:rsid w:val="00CA1A1A"/>
    <w:rsid w:val="00CA1F38"/>
    <w:rsid w:val="00CA23AF"/>
    <w:rsid w:val="00CA2BC9"/>
    <w:rsid w:val="00CA3F25"/>
    <w:rsid w:val="00CA4163"/>
    <w:rsid w:val="00CA56E2"/>
    <w:rsid w:val="00CB0318"/>
    <w:rsid w:val="00CB2B64"/>
    <w:rsid w:val="00CB302E"/>
    <w:rsid w:val="00CB34A9"/>
    <w:rsid w:val="00CB3F0E"/>
    <w:rsid w:val="00CB4FB0"/>
    <w:rsid w:val="00CB5D33"/>
    <w:rsid w:val="00CB76DE"/>
    <w:rsid w:val="00CB79C3"/>
    <w:rsid w:val="00CC1B1C"/>
    <w:rsid w:val="00CC1BD5"/>
    <w:rsid w:val="00CC1C06"/>
    <w:rsid w:val="00CC2E46"/>
    <w:rsid w:val="00CC4638"/>
    <w:rsid w:val="00CC4EBE"/>
    <w:rsid w:val="00CC5F61"/>
    <w:rsid w:val="00CC6B0E"/>
    <w:rsid w:val="00CC732F"/>
    <w:rsid w:val="00CC754C"/>
    <w:rsid w:val="00CC7763"/>
    <w:rsid w:val="00CD014F"/>
    <w:rsid w:val="00CD07A5"/>
    <w:rsid w:val="00CD2BBC"/>
    <w:rsid w:val="00CD3F50"/>
    <w:rsid w:val="00CD3F92"/>
    <w:rsid w:val="00CD5D9F"/>
    <w:rsid w:val="00CE0451"/>
    <w:rsid w:val="00CE0A0B"/>
    <w:rsid w:val="00CE109B"/>
    <w:rsid w:val="00CE38CE"/>
    <w:rsid w:val="00CF12CF"/>
    <w:rsid w:val="00CF3A4A"/>
    <w:rsid w:val="00CF404A"/>
    <w:rsid w:val="00CF71AF"/>
    <w:rsid w:val="00D005D9"/>
    <w:rsid w:val="00D00C17"/>
    <w:rsid w:val="00D01CD9"/>
    <w:rsid w:val="00D03173"/>
    <w:rsid w:val="00D035E2"/>
    <w:rsid w:val="00D04157"/>
    <w:rsid w:val="00D04377"/>
    <w:rsid w:val="00D05DCD"/>
    <w:rsid w:val="00D07DC7"/>
    <w:rsid w:val="00D10DED"/>
    <w:rsid w:val="00D1214E"/>
    <w:rsid w:val="00D1295C"/>
    <w:rsid w:val="00D14858"/>
    <w:rsid w:val="00D17627"/>
    <w:rsid w:val="00D21503"/>
    <w:rsid w:val="00D2185C"/>
    <w:rsid w:val="00D239B0"/>
    <w:rsid w:val="00D24C45"/>
    <w:rsid w:val="00D26529"/>
    <w:rsid w:val="00D266B2"/>
    <w:rsid w:val="00D26972"/>
    <w:rsid w:val="00D270B6"/>
    <w:rsid w:val="00D27B24"/>
    <w:rsid w:val="00D31F7B"/>
    <w:rsid w:val="00D333CF"/>
    <w:rsid w:val="00D34DEF"/>
    <w:rsid w:val="00D351AD"/>
    <w:rsid w:val="00D36399"/>
    <w:rsid w:val="00D40A75"/>
    <w:rsid w:val="00D41536"/>
    <w:rsid w:val="00D426C9"/>
    <w:rsid w:val="00D42FFB"/>
    <w:rsid w:val="00D43078"/>
    <w:rsid w:val="00D43F7C"/>
    <w:rsid w:val="00D44CCA"/>
    <w:rsid w:val="00D457A3"/>
    <w:rsid w:val="00D45A72"/>
    <w:rsid w:val="00D46D40"/>
    <w:rsid w:val="00D47CC6"/>
    <w:rsid w:val="00D47D1E"/>
    <w:rsid w:val="00D5094A"/>
    <w:rsid w:val="00D549A2"/>
    <w:rsid w:val="00D56E75"/>
    <w:rsid w:val="00D57555"/>
    <w:rsid w:val="00D60F44"/>
    <w:rsid w:val="00D61301"/>
    <w:rsid w:val="00D618E2"/>
    <w:rsid w:val="00D634F2"/>
    <w:rsid w:val="00D65724"/>
    <w:rsid w:val="00D66F8B"/>
    <w:rsid w:val="00D674EB"/>
    <w:rsid w:val="00D70508"/>
    <w:rsid w:val="00D7138D"/>
    <w:rsid w:val="00D71C06"/>
    <w:rsid w:val="00D72BCC"/>
    <w:rsid w:val="00D737DD"/>
    <w:rsid w:val="00D755F2"/>
    <w:rsid w:val="00D76D5A"/>
    <w:rsid w:val="00D77568"/>
    <w:rsid w:val="00D803FF"/>
    <w:rsid w:val="00D811BC"/>
    <w:rsid w:val="00D81EEE"/>
    <w:rsid w:val="00D82225"/>
    <w:rsid w:val="00D82717"/>
    <w:rsid w:val="00D83BF5"/>
    <w:rsid w:val="00D85EE2"/>
    <w:rsid w:val="00D86019"/>
    <w:rsid w:val="00D862BE"/>
    <w:rsid w:val="00D86401"/>
    <w:rsid w:val="00D87071"/>
    <w:rsid w:val="00D90961"/>
    <w:rsid w:val="00D90F0F"/>
    <w:rsid w:val="00D91801"/>
    <w:rsid w:val="00D92383"/>
    <w:rsid w:val="00D93C6D"/>
    <w:rsid w:val="00D9456F"/>
    <w:rsid w:val="00D9560B"/>
    <w:rsid w:val="00D96196"/>
    <w:rsid w:val="00D964D6"/>
    <w:rsid w:val="00D97B43"/>
    <w:rsid w:val="00D97C26"/>
    <w:rsid w:val="00DA076B"/>
    <w:rsid w:val="00DA0F88"/>
    <w:rsid w:val="00DA1A78"/>
    <w:rsid w:val="00DA598C"/>
    <w:rsid w:val="00DA623D"/>
    <w:rsid w:val="00DA64C7"/>
    <w:rsid w:val="00DA6642"/>
    <w:rsid w:val="00DA6CEC"/>
    <w:rsid w:val="00DA735E"/>
    <w:rsid w:val="00DA77A2"/>
    <w:rsid w:val="00DB07EE"/>
    <w:rsid w:val="00DB0C66"/>
    <w:rsid w:val="00DB1347"/>
    <w:rsid w:val="00DB2981"/>
    <w:rsid w:val="00DB320E"/>
    <w:rsid w:val="00DB347B"/>
    <w:rsid w:val="00DB5849"/>
    <w:rsid w:val="00DB651A"/>
    <w:rsid w:val="00DB6C20"/>
    <w:rsid w:val="00DB7699"/>
    <w:rsid w:val="00DC2F34"/>
    <w:rsid w:val="00DC3ED9"/>
    <w:rsid w:val="00DD1194"/>
    <w:rsid w:val="00DD2204"/>
    <w:rsid w:val="00DD22FC"/>
    <w:rsid w:val="00DD377F"/>
    <w:rsid w:val="00DD4C60"/>
    <w:rsid w:val="00DD661D"/>
    <w:rsid w:val="00DE0242"/>
    <w:rsid w:val="00DE0768"/>
    <w:rsid w:val="00DE0F36"/>
    <w:rsid w:val="00DE3234"/>
    <w:rsid w:val="00DE5FA7"/>
    <w:rsid w:val="00DE734D"/>
    <w:rsid w:val="00DE7664"/>
    <w:rsid w:val="00DF364D"/>
    <w:rsid w:val="00DF63DF"/>
    <w:rsid w:val="00DF7071"/>
    <w:rsid w:val="00E00620"/>
    <w:rsid w:val="00E011A6"/>
    <w:rsid w:val="00E02118"/>
    <w:rsid w:val="00E035FF"/>
    <w:rsid w:val="00E03A4A"/>
    <w:rsid w:val="00E06044"/>
    <w:rsid w:val="00E06651"/>
    <w:rsid w:val="00E07B14"/>
    <w:rsid w:val="00E11A6A"/>
    <w:rsid w:val="00E11E49"/>
    <w:rsid w:val="00E12946"/>
    <w:rsid w:val="00E14708"/>
    <w:rsid w:val="00E15EAB"/>
    <w:rsid w:val="00E15F55"/>
    <w:rsid w:val="00E16620"/>
    <w:rsid w:val="00E1758F"/>
    <w:rsid w:val="00E20E7D"/>
    <w:rsid w:val="00E210C4"/>
    <w:rsid w:val="00E21FC0"/>
    <w:rsid w:val="00E22276"/>
    <w:rsid w:val="00E22467"/>
    <w:rsid w:val="00E2272F"/>
    <w:rsid w:val="00E2304D"/>
    <w:rsid w:val="00E24369"/>
    <w:rsid w:val="00E247BA"/>
    <w:rsid w:val="00E26786"/>
    <w:rsid w:val="00E26A07"/>
    <w:rsid w:val="00E27640"/>
    <w:rsid w:val="00E3323D"/>
    <w:rsid w:val="00E351BE"/>
    <w:rsid w:val="00E363B5"/>
    <w:rsid w:val="00E3773E"/>
    <w:rsid w:val="00E42997"/>
    <w:rsid w:val="00E43376"/>
    <w:rsid w:val="00E47E8F"/>
    <w:rsid w:val="00E50430"/>
    <w:rsid w:val="00E505E1"/>
    <w:rsid w:val="00E53977"/>
    <w:rsid w:val="00E544E3"/>
    <w:rsid w:val="00E54648"/>
    <w:rsid w:val="00E54F34"/>
    <w:rsid w:val="00E55B94"/>
    <w:rsid w:val="00E56EC5"/>
    <w:rsid w:val="00E5770F"/>
    <w:rsid w:val="00E60ADA"/>
    <w:rsid w:val="00E610F0"/>
    <w:rsid w:val="00E62104"/>
    <w:rsid w:val="00E621C4"/>
    <w:rsid w:val="00E6536B"/>
    <w:rsid w:val="00E66160"/>
    <w:rsid w:val="00E6688E"/>
    <w:rsid w:val="00E66BB2"/>
    <w:rsid w:val="00E66D38"/>
    <w:rsid w:val="00E679C0"/>
    <w:rsid w:val="00E67C40"/>
    <w:rsid w:val="00E71BC2"/>
    <w:rsid w:val="00E7290C"/>
    <w:rsid w:val="00E748D5"/>
    <w:rsid w:val="00E75071"/>
    <w:rsid w:val="00E75A11"/>
    <w:rsid w:val="00E75D80"/>
    <w:rsid w:val="00E760CD"/>
    <w:rsid w:val="00E805B6"/>
    <w:rsid w:val="00E8166A"/>
    <w:rsid w:val="00E81773"/>
    <w:rsid w:val="00E82B12"/>
    <w:rsid w:val="00E82E10"/>
    <w:rsid w:val="00E83264"/>
    <w:rsid w:val="00E85F92"/>
    <w:rsid w:val="00E8713C"/>
    <w:rsid w:val="00E9098D"/>
    <w:rsid w:val="00E90C3C"/>
    <w:rsid w:val="00E92103"/>
    <w:rsid w:val="00E9274F"/>
    <w:rsid w:val="00E931FD"/>
    <w:rsid w:val="00E9329B"/>
    <w:rsid w:val="00E938D8"/>
    <w:rsid w:val="00E94B94"/>
    <w:rsid w:val="00E9517C"/>
    <w:rsid w:val="00E961A9"/>
    <w:rsid w:val="00E96CBF"/>
    <w:rsid w:val="00E96F48"/>
    <w:rsid w:val="00EA309F"/>
    <w:rsid w:val="00EA4BAD"/>
    <w:rsid w:val="00EA6BE0"/>
    <w:rsid w:val="00EB0796"/>
    <w:rsid w:val="00EB0C51"/>
    <w:rsid w:val="00EB2FDB"/>
    <w:rsid w:val="00EB304E"/>
    <w:rsid w:val="00EB3563"/>
    <w:rsid w:val="00EB37A9"/>
    <w:rsid w:val="00EB5270"/>
    <w:rsid w:val="00EB6024"/>
    <w:rsid w:val="00EB616A"/>
    <w:rsid w:val="00EC09CE"/>
    <w:rsid w:val="00EC12BB"/>
    <w:rsid w:val="00EC1C43"/>
    <w:rsid w:val="00EC34D9"/>
    <w:rsid w:val="00EC3D31"/>
    <w:rsid w:val="00EC3FE4"/>
    <w:rsid w:val="00EC62D0"/>
    <w:rsid w:val="00EC6C02"/>
    <w:rsid w:val="00EC7FB9"/>
    <w:rsid w:val="00ED3551"/>
    <w:rsid w:val="00ED3D67"/>
    <w:rsid w:val="00ED4F0B"/>
    <w:rsid w:val="00ED4F6D"/>
    <w:rsid w:val="00ED6073"/>
    <w:rsid w:val="00ED774B"/>
    <w:rsid w:val="00ED7865"/>
    <w:rsid w:val="00EE0389"/>
    <w:rsid w:val="00EE2895"/>
    <w:rsid w:val="00EE31B0"/>
    <w:rsid w:val="00EE5B79"/>
    <w:rsid w:val="00EE674A"/>
    <w:rsid w:val="00EE6AEF"/>
    <w:rsid w:val="00EE7435"/>
    <w:rsid w:val="00EE749E"/>
    <w:rsid w:val="00EF0F12"/>
    <w:rsid w:val="00EF1034"/>
    <w:rsid w:val="00EF1527"/>
    <w:rsid w:val="00EF1978"/>
    <w:rsid w:val="00EF23D3"/>
    <w:rsid w:val="00EF5626"/>
    <w:rsid w:val="00EF69BC"/>
    <w:rsid w:val="00EF7DB1"/>
    <w:rsid w:val="00F029D1"/>
    <w:rsid w:val="00F033DA"/>
    <w:rsid w:val="00F03892"/>
    <w:rsid w:val="00F047AF"/>
    <w:rsid w:val="00F06011"/>
    <w:rsid w:val="00F07671"/>
    <w:rsid w:val="00F078A4"/>
    <w:rsid w:val="00F1076D"/>
    <w:rsid w:val="00F12FA2"/>
    <w:rsid w:val="00F131E0"/>
    <w:rsid w:val="00F1348F"/>
    <w:rsid w:val="00F13F35"/>
    <w:rsid w:val="00F161BA"/>
    <w:rsid w:val="00F1628C"/>
    <w:rsid w:val="00F200C8"/>
    <w:rsid w:val="00F23FB9"/>
    <w:rsid w:val="00F24311"/>
    <w:rsid w:val="00F26472"/>
    <w:rsid w:val="00F26996"/>
    <w:rsid w:val="00F26E9D"/>
    <w:rsid w:val="00F304DC"/>
    <w:rsid w:val="00F30E9C"/>
    <w:rsid w:val="00F32771"/>
    <w:rsid w:val="00F35993"/>
    <w:rsid w:val="00F35AC2"/>
    <w:rsid w:val="00F36A54"/>
    <w:rsid w:val="00F36F34"/>
    <w:rsid w:val="00F46919"/>
    <w:rsid w:val="00F46BD5"/>
    <w:rsid w:val="00F46F20"/>
    <w:rsid w:val="00F4711E"/>
    <w:rsid w:val="00F47361"/>
    <w:rsid w:val="00F51F1C"/>
    <w:rsid w:val="00F56799"/>
    <w:rsid w:val="00F60684"/>
    <w:rsid w:val="00F6071D"/>
    <w:rsid w:val="00F60D23"/>
    <w:rsid w:val="00F61F74"/>
    <w:rsid w:val="00F6217D"/>
    <w:rsid w:val="00F62E9A"/>
    <w:rsid w:val="00F6318A"/>
    <w:rsid w:val="00F64628"/>
    <w:rsid w:val="00F654FA"/>
    <w:rsid w:val="00F65AE0"/>
    <w:rsid w:val="00F660C3"/>
    <w:rsid w:val="00F66478"/>
    <w:rsid w:val="00F67771"/>
    <w:rsid w:val="00F677AC"/>
    <w:rsid w:val="00F70334"/>
    <w:rsid w:val="00F71BBD"/>
    <w:rsid w:val="00F71CFB"/>
    <w:rsid w:val="00F71D9B"/>
    <w:rsid w:val="00F7216C"/>
    <w:rsid w:val="00F72571"/>
    <w:rsid w:val="00F81AA6"/>
    <w:rsid w:val="00F82CD9"/>
    <w:rsid w:val="00F83231"/>
    <w:rsid w:val="00F8371D"/>
    <w:rsid w:val="00F85420"/>
    <w:rsid w:val="00F85E1B"/>
    <w:rsid w:val="00F85FDB"/>
    <w:rsid w:val="00F874BD"/>
    <w:rsid w:val="00F877AA"/>
    <w:rsid w:val="00F9022B"/>
    <w:rsid w:val="00F91DEE"/>
    <w:rsid w:val="00F9385E"/>
    <w:rsid w:val="00F9411A"/>
    <w:rsid w:val="00F94CBD"/>
    <w:rsid w:val="00F94EFD"/>
    <w:rsid w:val="00F970FB"/>
    <w:rsid w:val="00FA10A7"/>
    <w:rsid w:val="00FA1E01"/>
    <w:rsid w:val="00FA6FB3"/>
    <w:rsid w:val="00FA77B7"/>
    <w:rsid w:val="00FB0D62"/>
    <w:rsid w:val="00FB1097"/>
    <w:rsid w:val="00FB1441"/>
    <w:rsid w:val="00FB3A7E"/>
    <w:rsid w:val="00FB3EA2"/>
    <w:rsid w:val="00FB63D6"/>
    <w:rsid w:val="00FC2004"/>
    <w:rsid w:val="00FC44CA"/>
    <w:rsid w:val="00FC71C4"/>
    <w:rsid w:val="00FD2394"/>
    <w:rsid w:val="00FD2925"/>
    <w:rsid w:val="00FD2FC4"/>
    <w:rsid w:val="00FD31A6"/>
    <w:rsid w:val="00FD48E8"/>
    <w:rsid w:val="00FD4BDF"/>
    <w:rsid w:val="00FE01CB"/>
    <w:rsid w:val="00FE132F"/>
    <w:rsid w:val="00FE236A"/>
    <w:rsid w:val="00FE2E51"/>
    <w:rsid w:val="00FE4D35"/>
    <w:rsid w:val="00FE4FF1"/>
    <w:rsid w:val="00FE5B58"/>
    <w:rsid w:val="00FF0409"/>
    <w:rsid w:val="00FF0DFF"/>
    <w:rsid w:val="00FF4901"/>
    <w:rsid w:val="00FF4902"/>
    <w:rsid w:val="00FF51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B84CC6"/>
  <w15:docId w15:val="{716AC70F-D1B9-419E-BF5A-053EABE37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7B3"/>
    <w:pPr>
      <w:spacing w:after="0" w:line="240" w:lineRule="auto"/>
    </w:pPr>
    <w:rPr>
      <w:sz w:val="24"/>
      <w:szCs w:val="24"/>
    </w:rPr>
  </w:style>
  <w:style w:type="paragraph" w:styleId="Heading1">
    <w:name w:val="heading 1"/>
    <w:basedOn w:val="Normal"/>
    <w:next w:val="Normal"/>
    <w:link w:val="Heading1Char"/>
    <w:autoRedefine/>
    <w:uiPriority w:val="9"/>
    <w:qFormat/>
    <w:rsid w:val="00E6536B"/>
    <w:pPr>
      <w:keepNext/>
      <w:keepLines/>
      <w:spacing w:before="240" w:line="480" w:lineRule="auto"/>
      <w:jc w:val="center"/>
      <w:outlineLvl w:val="0"/>
    </w:pPr>
    <w:rPr>
      <w:rFonts w:ascii="Times New Roman" w:eastAsiaTheme="majorEastAsia" w:hAnsi="Times New Roman" w:cs="Times New Roman"/>
      <w:b/>
      <w:color w:val="000000" w:themeColor="text1"/>
      <w:shd w:val="clear" w:color="auto" w:fill="FFFFFF"/>
    </w:rPr>
  </w:style>
  <w:style w:type="paragraph" w:styleId="Heading2">
    <w:name w:val="heading 2"/>
    <w:basedOn w:val="Normal"/>
    <w:next w:val="Normal"/>
    <w:link w:val="Heading2Char"/>
    <w:autoRedefine/>
    <w:uiPriority w:val="9"/>
    <w:unhideWhenUsed/>
    <w:qFormat/>
    <w:rsid w:val="00AC0B73"/>
    <w:pPr>
      <w:keepNext/>
      <w:keepLines/>
      <w:spacing w:line="480" w:lineRule="auto"/>
      <w:outlineLvl w:val="1"/>
    </w:pPr>
    <w:rPr>
      <w:rFonts w:ascii="Times New Roman" w:eastAsiaTheme="majorEastAsia" w:hAnsi="Times New Roman" w:cstheme="majorBidi"/>
      <w:bCs/>
      <w:color w:val="000000" w:themeColor="text1"/>
      <w:szCs w:val="26"/>
    </w:rPr>
  </w:style>
  <w:style w:type="paragraph" w:styleId="Heading3">
    <w:name w:val="heading 3"/>
    <w:basedOn w:val="Normal"/>
    <w:link w:val="Heading3Char"/>
    <w:autoRedefine/>
    <w:uiPriority w:val="9"/>
    <w:qFormat/>
    <w:rsid w:val="00A85C2C"/>
    <w:pPr>
      <w:spacing w:before="240" w:line="480" w:lineRule="auto"/>
      <w:outlineLvl w:val="2"/>
    </w:pPr>
    <w:rPr>
      <w:rFonts w:ascii="Times New Roman" w:eastAsia="Times New Roman" w:hAnsi="Times New Roman" w:cs="Times New Roman"/>
      <w:szCs w:val="27"/>
      <w:shd w:val="clear" w:color="auto" w:fill="FFFFFF"/>
      <w14:ligatures w14:val="standardContextual"/>
    </w:rPr>
  </w:style>
  <w:style w:type="paragraph" w:styleId="Heading4">
    <w:name w:val="heading 4"/>
    <w:basedOn w:val="Normal"/>
    <w:link w:val="Heading4Char"/>
    <w:autoRedefine/>
    <w:uiPriority w:val="9"/>
    <w:qFormat/>
    <w:rsid w:val="00DB6C20"/>
    <w:pPr>
      <w:spacing w:before="240" w:line="480" w:lineRule="auto"/>
      <w:outlineLvl w:val="3"/>
    </w:pPr>
    <w:rPr>
      <w:rFonts w:ascii="Times New Roman" w:eastAsia="Times New Roman" w:hAnsi="Times New Roman" w:cs="Times New Roman"/>
      <w:bCs/>
    </w:rPr>
  </w:style>
  <w:style w:type="paragraph" w:styleId="Heading5">
    <w:name w:val="heading 5"/>
    <w:basedOn w:val="Normal"/>
    <w:next w:val="Normal"/>
    <w:link w:val="Heading5Char"/>
    <w:uiPriority w:val="9"/>
    <w:unhideWhenUsed/>
    <w:qFormat/>
    <w:rsid w:val="00595F5A"/>
    <w:pPr>
      <w:keepNext/>
      <w:keepLines/>
      <w:spacing w:before="240" w:line="480" w:lineRule="auto"/>
      <w:ind w:firstLine="720"/>
      <w:outlineLvl w:val="4"/>
    </w:pPr>
    <w:rPr>
      <w:rFonts w:ascii="Times New Roman" w:eastAsiaTheme="majorEastAsia" w:hAnsi="Times New Roman" w:cstheme="majorBidi"/>
      <w:b/>
      <w:szCs w:val="22"/>
    </w:rPr>
  </w:style>
  <w:style w:type="paragraph" w:styleId="Heading6">
    <w:name w:val="heading 6"/>
    <w:aliases w:val="Heading 6 (Chapter Titles)"/>
    <w:basedOn w:val="Normal"/>
    <w:next w:val="Normal"/>
    <w:link w:val="Heading6Char"/>
    <w:uiPriority w:val="9"/>
    <w:semiHidden/>
    <w:unhideWhenUsed/>
    <w:qFormat/>
    <w:rsid w:val="00E805B6"/>
    <w:pPr>
      <w:keepNext/>
      <w:keepLines/>
      <w:spacing w:before="40" w:line="480" w:lineRule="auto"/>
      <w:outlineLvl w:val="5"/>
    </w:pPr>
    <w:rPr>
      <w:rFonts w:ascii="Times New Roman Bold" w:eastAsiaTheme="majorEastAsia" w:hAnsi="Times New Roman Bold" w:cstheme="majorBidi"/>
      <w:b/>
      <w:caps/>
      <w:szCs w:val="22"/>
    </w:rPr>
  </w:style>
  <w:style w:type="paragraph" w:styleId="Heading7">
    <w:name w:val="heading 7"/>
    <w:basedOn w:val="Normal"/>
    <w:next w:val="Normal"/>
    <w:link w:val="Heading7Char"/>
    <w:uiPriority w:val="9"/>
    <w:semiHidden/>
    <w:unhideWhenUsed/>
    <w:qFormat/>
    <w:rsid w:val="007F7898"/>
    <w:pPr>
      <w:keepNext/>
      <w:keepLines/>
      <w:spacing w:before="40"/>
      <w:outlineLvl w:val="6"/>
    </w:pPr>
    <w:rPr>
      <w:rFonts w:eastAsia="Times New Roman" w:cs="Times New Roman"/>
      <w:color w:val="595959"/>
      <w:sz w:val="22"/>
      <w:szCs w:val="22"/>
    </w:rPr>
  </w:style>
  <w:style w:type="paragraph" w:styleId="Heading8">
    <w:name w:val="heading 8"/>
    <w:basedOn w:val="Normal"/>
    <w:next w:val="Normal"/>
    <w:link w:val="Heading8Char"/>
    <w:uiPriority w:val="9"/>
    <w:semiHidden/>
    <w:unhideWhenUsed/>
    <w:qFormat/>
    <w:rsid w:val="007F7898"/>
    <w:pPr>
      <w:keepNext/>
      <w:keepLines/>
      <w:spacing w:before="40"/>
      <w:outlineLvl w:val="7"/>
    </w:pPr>
    <w:rPr>
      <w:rFonts w:eastAsia="Times New Roman" w:cs="Times New Roman"/>
      <w:i/>
      <w:iCs/>
      <w:color w:val="272727"/>
      <w:sz w:val="22"/>
      <w:szCs w:val="22"/>
    </w:rPr>
  </w:style>
  <w:style w:type="paragraph" w:styleId="Heading9">
    <w:name w:val="heading 9"/>
    <w:basedOn w:val="Normal"/>
    <w:next w:val="Normal"/>
    <w:link w:val="Heading9Char"/>
    <w:uiPriority w:val="9"/>
    <w:semiHidden/>
    <w:unhideWhenUsed/>
    <w:qFormat/>
    <w:rsid w:val="007F7898"/>
    <w:pPr>
      <w:keepNext/>
      <w:keepLines/>
      <w:spacing w:before="40"/>
      <w:outlineLvl w:val="8"/>
    </w:pPr>
    <w:rPr>
      <w:rFonts w:eastAsia="Times New Roman" w:cs="Times New Roman"/>
      <w:color w:val="272727"/>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36B"/>
    <w:rPr>
      <w:rFonts w:ascii="Times New Roman" w:eastAsiaTheme="majorEastAsia" w:hAnsi="Times New Roman" w:cs="Times New Roman"/>
      <w:b/>
      <w:color w:val="000000" w:themeColor="text1"/>
      <w:sz w:val="24"/>
      <w:szCs w:val="24"/>
    </w:rPr>
  </w:style>
  <w:style w:type="character" w:customStyle="1" w:styleId="Heading2Char">
    <w:name w:val="Heading 2 Char"/>
    <w:basedOn w:val="DefaultParagraphFont"/>
    <w:link w:val="Heading2"/>
    <w:uiPriority w:val="9"/>
    <w:rsid w:val="00AC0B73"/>
    <w:rPr>
      <w:rFonts w:ascii="Times New Roman" w:eastAsiaTheme="majorEastAsia" w:hAnsi="Times New Roman" w:cstheme="majorBidi"/>
      <w:bCs/>
      <w:color w:val="000000" w:themeColor="text1"/>
      <w:sz w:val="24"/>
      <w:szCs w:val="26"/>
    </w:rPr>
  </w:style>
  <w:style w:type="character" w:customStyle="1" w:styleId="Heading3Char">
    <w:name w:val="Heading 3 Char"/>
    <w:basedOn w:val="DefaultParagraphFont"/>
    <w:link w:val="Heading3"/>
    <w:uiPriority w:val="9"/>
    <w:rsid w:val="00A85C2C"/>
    <w:rPr>
      <w:rFonts w:ascii="Times New Roman" w:eastAsia="Times New Roman" w:hAnsi="Times New Roman" w:cs="Times New Roman"/>
      <w:sz w:val="24"/>
      <w:szCs w:val="27"/>
      <w14:ligatures w14:val="standardContextual"/>
    </w:rPr>
  </w:style>
  <w:style w:type="character" w:customStyle="1" w:styleId="Heading4Char">
    <w:name w:val="Heading 4 Char"/>
    <w:basedOn w:val="DefaultParagraphFont"/>
    <w:link w:val="Heading4"/>
    <w:uiPriority w:val="9"/>
    <w:rsid w:val="00DB6C20"/>
    <w:rPr>
      <w:rFonts w:ascii="Times New Roman" w:eastAsia="Times New Roman" w:hAnsi="Times New Roman" w:cs="Times New Roman"/>
      <w:bCs/>
      <w:sz w:val="24"/>
      <w:szCs w:val="24"/>
    </w:rPr>
  </w:style>
  <w:style w:type="character" w:customStyle="1" w:styleId="Heading5Char">
    <w:name w:val="Heading 5 Char"/>
    <w:basedOn w:val="DefaultParagraphFont"/>
    <w:link w:val="Heading5"/>
    <w:uiPriority w:val="9"/>
    <w:rsid w:val="00595F5A"/>
    <w:rPr>
      <w:rFonts w:ascii="Times New Roman" w:eastAsiaTheme="majorEastAsia" w:hAnsi="Times New Roman" w:cstheme="majorBidi"/>
      <w:b/>
      <w:sz w:val="24"/>
    </w:rPr>
  </w:style>
  <w:style w:type="paragraph" w:styleId="Header">
    <w:name w:val="header"/>
    <w:basedOn w:val="Normal"/>
    <w:link w:val="HeaderChar"/>
    <w:uiPriority w:val="99"/>
    <w:unhideWhenUsed/>
    <w:rsid w:val="00D90961"/>
    <w:pPr>
      <w:tabs>
        <w:tab w:val="center" w:pos="4680"/>
        <w:tab w:val="right" w:pos="9360"/>
      </w:tabs>
    </w:pPr>
    <w:rPr>
      <w:rFonts w:ascii="Times New Roman" w:hAnsi="Times New Roman"/>
      <w:szCs w:val="22"/>
    </w:rPr>
  </w:style>
  <w:style w:type="character" w:customStyle="1" w:styleId="HeaderChar">
    <w:name w:val="Header Char"/>
    <w:basedOn w:val="DefaultParagraphFont"/>
    <w:link w:val="Header"/>
    <w:uiPriority w:val="99"/>
    <w:rsid w:val="00D90961"/>
  </w:style>
  <w:style w:type="paragraph" w:styleId="Footer">
    <w:name w:val="footer"/>
    <w:basedOn w:val="Normal"/>
    <w:link w:val="FooterChar"/>
    <w:uiPriority w:val="99"/>
    <w:unhideWhenUsed/>
    <w:rsid w:val="00D90961"/>
    <w:pPr>
      <w:tabs>
        <w:tab w:val="center" w:pos="4680"/>
        <w:tab w:val="right" w:pos="9360"/>
      </w:tabs>
    </w:pPr>
    <w:rPr>
      <w:rFonts w:ascii="Times New Roman" w:hAnsi="Times New Roman"/>
      <w:szCs w:val="22"/>
    </w:rPr>
  </w:style>
  <w:style w:type="character" w:customStyle="1" w:styleId="FooterChar">
    <w:name w:val="Footer Char"/>
    <w:basedOn w:val="DefaultParagraphFont"/>
    <w:link w:val="Footer"/>
    <w:uiPriority w:val="99"/>
    <w:rsid w:val="00D90961"/>
  </w:style>
  <w:style w:type="paragraph" w:styleId="FootnoteText">
    <w:name w:val="footnote text"/>
    <w:basedOn w:val="Normal"/>
    <w:link w:val="FootnoteTextChar"/>
    <w:autoRedefine/>
    <w:uiPriority w:val="99"/>
    <w:unhideWhenUsed/>
    <w:rsid w:val="009E2A5F"/>
    <w:pPr>
      <w:spacing w:after="200"/>
      <w:ind w:left="1440" w:hanging="720"/>
    </w:pPr>
    <w:rPr>
      <w:rFonts w:ascii="Times New Roman" w:hAnsi="Times New Roman" w:cs="Times New Roman"/>
      <w:szCs w:val="20"/>
    </w:rPr>
  </w:style>
  <w:style w:type="character" w:customStyle="1" w:styleId="FootnoteTextChar">
    <w:name w:val="Footnote Text Char"/>
    <w:basedOn w:val="DefaultParagraphFont"/>
    <w:link w:val="FootnoteText"/>
    <w:uiPriority w:val="99"/>
    <w:rsid w:val="009E2A5F"/>
    <w:rPr>
      <w:rFonts w:ascii="Times New Roman" w:hAnsi="Times New Roman" w:cs="Times New Roman"/>
      <w:sz w:val="24"/>
      <w:szCs w:val="20"/>
    </w:rPr>
  </w:style>
  <w:style w:type="character" w:styleId="FootnoteReference">
    <w:name w:val="footnote reference"/>
    <w:uiPriority w:val="99"/>
    <w:semiHidden/>
    <w:unhideWhenUsed/>
    <w:rsid w:val="00AA09AA"/>
    <w:rPr>
      <w:rFonts w:ascii="Times New Roman" w:hAnsi="Times New Roman"/>
      <w:b w:val="0"/>
      <w:i w:val="0"/>
      <w:caps w:val="0"/>
      <w:smallCaps w:val="0"/>
      <w:strike w:val="0"/>
      <w:dstrike w:val="0"/>
      <w:vanish w:val="0"/>
      <w:sz w:val="20"/>
      <w:vertAlign w:val="superscript"/>
    </w:rPr>
  </w:style>
  <w:style w:type="character" w:styleId="Hyperlink">
    <w:name w:val="Hyperlink"/>
    <w:basedOn w:val="DefaultParagraphFont"/>
    <w:uiPriority w:val="99"/>
    <w:unhideWhenUsed/>
    <w:rsid w:val="0043320B"/>
    <w:rPr>
      <w:color w:val="0000FF" w:themeColor="hyperlink"/>
      <w:u w:val="single"/>
    </w:rPr>
  </w:style>
  <w:style w:type="paragraph" w:styleId="ListParagraph">
    <w:name w:val="List Paragraph"/>
    <w:basedOn w:val="Normal"/>
    <w:uiPriority w:val="34"/>
    <w:qFormat/>
    <w:rsid w:val="00A61A96"/>
    <w:pPr>
      <w:spacing w:line="480" w:lineRule="auto"/>
      <w:ind w:left="720"/>
      <w:contextualSpacing/>
    </w:pPr>
    <w:rPr>
      <w:rFonts w:ascii="Times New Roman" w:hAnsi="Times New Roman"/>
      <w:szCs w:val="22"/>
    </w:rPr>
  </w:style>
  <w:style w:type="character" w:styleId="CommentReference">
    <w:name w:val="annotation reference"/>
    <w:basedOn w:val="DefaultParagraphFont"/>
    <w:uiPriority w:val="99"/>
    <w:semiHidden/>
    <w:unhideWhenUsed/>
    <w:rsid w:val="00527147"/>
    <w:rPr>
      <w:sz w:val="16"/>
      <w:szCs w:val="16"/>
    </w:rPr>
  </w:style>
  <w:style w:type="paragraph" w:styleId="CommentText">
    <w:name w:val="annotation text"/>
    <w:basedOn w:val="Normal"/>
    <w:link w:val="CommentTextChar"/>
    <w:uiPriority w:val="99"/>
    <w:unhideWhenUsed/>
    <w:rsid w:val="00527147"/>
    <w:rPr>
      <w:rFonts w:ascii="Times New Roman" w:hAnsi="Times New Roman"/>
      <w:sz w:val="20"/>
      <w:szCs w:val="20"/>
    </w:rPr>
  </w:style>
  <w:style w:type="character" w:customStyle="1" w:styleId="CommentTextChar">
    <w:name w:val="Comment Text Char"/>
    <w:basedOn w:val="DefaultParagraphFont"/>
    <w:link w:val="CommentText"/>
    <w:uiPriority w:val="99"/>
    <w:rsid w:val="0052714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27147"/>
    <w:rPr>
      <w:b/>
      <w:bCs/>
    </w:rPr>
  </w:style>
  <w:style w:type="character" w:customStyle="1" w:styleId="CommentSubjectChar">
    <w:name w:val="Comment Subject Char"/>
    <w:basedOn w:val="CommentTextChar"/>
    <w:link w:val="CommentSubject"/>
    <w:uiPriority w:val="99"/>
    <w:semiHidden/>
    <w:rsid w:val="00527147"/>
    <w:rPr>
      <w:rFonts w:ascii="Times New Roman" w:hAnsi="Times New Roman"/>
      <w:b/>
      <w:bCs/>
      <w:sz w:val="20"/>
      <w:szCs w:val="20"/>
    </w:rPr>
  </w:style>
  <w:style w:type="paragraph" w:styleId="BalloonText">
    <w:name w:val="Balloon Text"/>
    <w:basedOn w:val="Normal"/>
    <w:link w:val="BalloonTextChar"/>
    <w:uiPriority w:val="99"/>
    <w:semiHidden/>
    <w:unhideWhenUsed/>
    <w:rsid w:val="00527147"/>
    <w:rPr>
      <w:rFonts w:ascii="Tahoma" w:hAnsi="Tahoma" w:cs="Tahoma"/>
      <w:sz w:val="16"/>
      <w:szCs w:val="16"/>
    </w:rPr>
  </w:style>
  <w:style w:type="character" w:customStyle="1" w:styleId="BalloonTextChar">
    <w:name w:val="Balloon Text Char"/>
    <w:basedOn w:val="DefaultParagraphFont"/>
    <w:link w:val="BalloonText"/>
    <w:uiPriority w:val="99"/>
    <w:semiHidden/>
    <w:rsid w:val="00527147"/>
    <w:rPr>
      <w:rFonts w:ascii="Tahoma" w:hAnsi="Tahoma" w:cs="Tahoma"/>
      <w:sz w:val="16"/>
      <w:szCs w:val="16"/>
    </w:rPr>
  </w:style>
  <w:style w:type="paragraph" w:styleId="NormalWeb">
    <w:name w:val="Normal (Web)"/>
    <w:basedOn w:val="Normal"/>
    <w:uiPriority w:val="99"/>
    <w:unhideWhenUsed/>
    <w:rsid w:val="00D2185C"/>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D2185C"/>
    <w:rPr>
      <w:i/>
      <w:iCs/>
    </w:rPr>
  </w:style>
  <w:style w:type="character" w:styleId="FollowedHyperlink">
    <w:name w:val="FollowedHyperlink"/>
    <w:basedOn w:val="DefaultParagraphFont"/>
    <w:uiPriority w:val="99"/>
    <w:semiHidden/>
    <w:unhideWhenUsed/>
    <w:rsid w:val="008157B7"/>
    <w:rPr>
      <w:color w:val="800080" w:themeColor="followedHyperlink"/>
      <w:u w:val="single"/>
    </w:rPr>
  </w:style>
  <w:style w:type="character" w:styleId="EndnoteReference">
    <w:name w:val="endnote reference"/>
    <w:basedOn w:val="DefaultParagraphFont"/>
    <w:uiPriority w:val="99"/>
    <w:semiHidden/>
    <w:unhideWhenUsed/>
    <w:rsid w:val="006C3E18"/>
    <w:rPr>
      <w:vertAlign w:val="superscript"/>
    </w:rPr>
  </w:style>
  <w:style w:type="character" w:styleId="Strong">
    <w:name w:val="Strong"/>
    <w:basedOn w:val="DefaultParagraphFont"/>
    <w:uiPriority w:val="22"/>
    <w:qFormat/>
    <w:rsid w:val="00E60ADA"/>
    <w:rPr>
      <w:b/>
      <w:bCs/>
    </w:rPr>
  </w:style>
  <w:style w:type="character" w:customStyle="1" w:styleId="Caption1">
    <w:name w:val="Caption1"/>
    <w:basedOn w:val="DefaultParagraphFont"/>
    <w:rsid w:val="00714EA7"/>
  </w:style>
  <w:style w:type="paragraph" w:customStyle="1" w:styleId="Default">
    <w:name w:val="Default"/>
    <w:rsid w:val="00714EA7"/>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uiPriority w:val="1"/>
    <w:qFormat/>
    <w:rsid w:val="00714EA7"/>
    <w:pPr>
      <w:widowControl w:val="0"/>
      <w:ind w:left="100"/>
    </w:pPr>
    <w:rPr>
      <w:rFonts w:ascii="Times New Roman" w:eastAsia="Times New Roman" w:hAnsi="Times New Roman"/>
    </w:rPr>
  </w:style>
  <w:style w:type="character" w:customStyle="1" w:styleId="BodyTextChar">
    <w:name w:val="Body Text Char"/>
    <w:basedOn w:val="DefaultParagraphFont"/>
    <w:link w:val="BodyText"/>
    <w:uiPriority w:val="1"/>
    <w:rsid w:val="00714EA7"/>
    <w:rPr>
      <w:rFonts w:ascii="Times New Roman" w:eastAsia="Times New Roman" w:hAnsi="Times New Roman"/>
      <w:sz w:val="24"/>
      <w:szCs w:val="24"/>
    </w:rPr>
  </w:style>
  <w:style w:type="paragraph" w:customStyle="1" w:styleId="TableParagraph">
    <w:name w:val="Table Paragraph"/>
    <w:basedOn w:val="Normal"/>
    <w:uiPriority w:val="1"/>
    <w:qFormat/>
    <w:rsid w:val="00714EA7"/>
    <w:pPr>
      <w:widowControl w:val="0"/>
    </w:pPr>
    <w:rPr>
      <w:sz w:val="22"/>
      <w:szCs w:val="22"/>
    </w:rPr>
  </w:style>
  <w:style w:type="paragraph" w:styleId="TOC1">
    <w:name w:val="toc 1"/>
    <w:basedOn w:val="Normal"/>
    <w:uiPriority w:val="39"/>
    <w:qFormat/>
    <w:rsid w:val="00695284"/>
    <w:pPr>
      <w:widowControl w:val="0"/>
      <w:spacing w:before="521" w:after="240" w:line="480" w:lineRule="auto"/>
      <w:ind w:left="100"/>
    </w:pPr>
    <w:rPr>
      <w:rFonts w:ascii="Times New Roman" w:eastAsia="Century Gothic" w:hAnsi="Times New Roman"/>
    </w:rPr>
  </w:style>
  <w:style w:type="character" w:customStyle="1" w:styleId="EndnoteTextChar">
    <w:name w:val="Endnote Text Char"/>
    <w:basedOn w:val="DefaultParagraphFont"/>
    <w:link w:val="EndnoteText"/>
    <w:uiPriority w:val="99"/>
    <w:semiHidden/>
    <w:rsid w:val="00714EA7"/>
    <w:rPr>
      <w:sz w:val="20"/>
      <w:szCs w:val="20"/>
    </w:rPr>
  </w:style>
  <w:style w:type="paragraph" w:styleId="EndnoteText">
    <w:name w:val="endnote text"/>
    <w:basedOn w:val="Normal"/>
    <w:link w:val="EndnoteTextChar"/>
    <w:uiPriority w:val="99"/>
    <w:semiHidden/>
    <w:unhideWhenUsed/>
    <w:rsid w:val="00714EA7"/>
    <w:rPr>
      <w:sz w:val="20"/>
      <w:szCs w:val="20"/>
    </w:rPr>
  </w:style>
  <w:style w:type="character" w:customStyle="1" w:styleId="ital-inline">
    <w:name w:val="ital-inline"/>
    <w:basedOn w:val="DefaultParagraphFont"/>
    <w:rsid w:val="00714EA7"/>
  </w:style>
  <w:style w:type="character" w:customStyle="1" w:styleId="hwc">
    <w:name w:val="hwc"/>
    <w:basedOn w:val="DefaultParagraphFont"/>
    <w:rsid w:val="00714EA7"/>
  </w:style>
  <w:style w:type="character" w:customStyle="1" w:styleId="apple-converted-space">
    <w:name w:val="apple-converted-space"/>
    <w:basedOn w:val="DefaultParagraphFont"/>
    <w:rsid w:val="00D31F7B"/>
  </w:style>
  <w:style w:type="paragraph" w:styleId="TOCHeading">
    <w:name w:val="TOC Heading"/>
    <w:basedOn w:val="Heading1"/>
    <w:next w:val="Normal"/>
    <w:uiPriority w:val="39"/>
    <w:unhideWhenUsed/>
    <w:qFormat/>
    <w:rsid w:val="00027515"/>
    <w:pPr>
      <w:spacing w:line="259" w:lineRule="auto"/>
      <w:jc w:val="left"/>
      <w:outlineLvl w:val="9"/>
    </w:pPr>
    <w:rPr>
      <w:rFonts w:asciiTheme="majorHAnsi" w:hAnsiTheme="majorHAnsi"/>
      <w:b w:val="0"/>
      <w:color w:val="365F91" w:themeColor="accent1" w:themeShade="BF"/>
      <w:sz w:val="32"/>
    </w:rPr>
  </w:style>
  <w:style w:type="paragraph" w:styleId="TOC2">
    <w:name w:val="toc 2"/>
    <w:basedOn w:val="Normal"/>
    <w:next w:val="Normal"/>
    <w:autoRedefine/>
    <w:uiPriority w:val="39"/>
    <w:unhideWhenUsed/>
    <w:rsid w:val="008459F1"/>
    <w:pPr>
      <w:tabs>
        <w:tab w:val="right" w:leader="dot" w:pos="9350"/>
      </w:tabs>
      <w:spacing w:line="480" w:lineRule="auto"/>
      <w:ind w:left="240" w:firstLine="480"/>
    </w:pPr>
    <w:rPr>
      <w:rFonts w:ascii="Times New Roman" w:hAnsi="Times New Roman"/>
      <w:szCs w:val="22"/>
    </w:rPr>
  </w:style>
  <w:style w:type="paragraph" w:styleId="TOC3">
    <w:name w:val="toc 3"/>
    <w:basedOn w:val="Normal"/>
    <w:next w:val="Normal"/>
    <w:autoRedefine/>
    <w:uiPriority w:val="39"/>
    <w:unhideWhenUsed/>
    <w:rsid w:val="00027515"/>
    <w:pPr>
      <w:spacing w:after="100" w:line="480" w:lineRule="auto"/>
      <w:ind w:left="480"/>
    </w:pPr>
    <w:rPr>
      <w:rFonts w:ascii="Times New Roman" w:hAnsi="Times New Roman"/>
      <w:szCs w:val="22"/>
    </w:rPr>
  </w:style>
  <w:style w:type="character" w:customStyle="1" w:styleId="Mention1">
    <w:name w:val="Mention1"/>
    <w:basedOn w:val="DefaultParagraphFont"/>
    <w:uiPriority w:val="99"/>
    <w:semiHidden/>
    <w:unhideWhenUsed/>
    <w:rsid w:val="00C15172"/>
    <w:rPr>
      <w:color w:val="2B579A"/>
      <w:shd w:val="clear" w:color="auto" w:fill="E6E6E6"/>
    </w:rPr>
  </w:style>
  <w:style w:type="character" w:customStyle="1" w:styleId="UnresolvedMention1">
    <w:name w:val="Unresolved Mention1"/>
    <w:basedOn w:val="DefaultParagraphFont"/>
    <w:uiPriority w:val="99"/>
    <w:semiHidden/>
    <w:unhideWhenUsed/>
    <w:rsid w:val="00C855F1"/>
    <w:rPr>
      <w:color w:val="808080"/>
      <w:shd w:val="clear" w:color="auto" w:fill="E6E6E6"/>
    </w:rPr>
  </w:style>
  <w:style w:type="table" w:styleId="TableGrid">
    <w:name w:val="Table Grid"/>
    <w:basedOn w:val="TableNormal"/>
    <w:uiPriority w:val="59"/>
    <w:rsid w:val="00AE21C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96A5C"/>
    <w:pPr>
      <w:spacing w:after="100" w:line="259" w:lineRule="auto"/>
      <w:ind w:left="660"/>
    </w:pPr>
    <w:rPr>
      <w:rFonts w:eastAsiaTheme="minorEastAsia"/>
      <w:sz w:val="22"/>
      <w:szCs w:val="22"/>
    </w:rPr>
  </w:style>
  <w:style w:type="paragraph" w:styleId="TOC5">
    <w:name w:val="toc 5"/>
    <w:basedOn w:val="Normal"/>
    <w:next w:val="Normal"/>
    <w:autoRedefine/>
    <w:uiPriority w:val="39"/>
    <w:unhideWhenUsed/>
    <w:rsid w:val="00696A5C"/>
    <w:pPr>
      <w:spacing w:after="100" w:line="259" w:lineRule="auto"/>
      <w:ind w:left="880"/>
    </w:pPr>
    <w:rPr>
      <w:rFonts w:eastAsiaTheme="minorEastAsia"/>
      <w:sz w:val="22"/>
      <w:szCs w:val="22"/>
    </w:rPr>
  </w:style>
  <w:style w:type="paragraph" w:styleId="TOC6">
    <w:name w:val="toc 6"/>
    <w:basedOn w:val="Normal"/>
    <w:next w:val="Normal"/>
    <w:autoRedefine/>
    <w:uiPriority w:val="39"/>
    <w:unhideWhenUsed/>
    <w:rsid w:val="00696A5C"/>
    <w:pPr>
      <w:spacing w:after="100" w:line="259" w:lineRule="auto"/>
      <w:ind w:left="1100"/>
    </w:pPr>
    <w:rPr>
      <w:rFonts w:eastAsiaTheme="minorEastAsia"/>
      <w:sz w:val="22"/>
      <w:szCs w:val="22"/>
    </w:rPr>
  </w:style>
  <w:style w:type="paragraph" w:styleId="TOC7">
    <w:name w:val="toc 7"/>
    <w:basedOn w:val="Normal"/>
    <w:next w:val="Normal"/>
    <w:autoRedefine/>
    <w:uiPriority w:val="39"/>
    <w:unhideWhenUsed/>
    <w:rsid w:val="00696A5C"/>
    <w:pPr>
      <w:spacing w:after="100" w:line="259" w:lineRule="auto"/>
      <w:ind w:left="1320"/>
    </w:pPr>
    <w:rPr>
      <w:rFonts w:eastAsiaTheme="minorEastAsia"/>
      <w:sz w:val="22"/>
      <w:szCs w:val="22"/>
    </w:rPr>
  </w:style>
  <w:style w:type="paragraph" w:styleId="TOC8">
    <w:name w:val="toc 8"/>
    <w:basedOn w:val="Normal"/>
    <w:next w:val="Normal"/>
    <w:autoRedefine/>
    <w:uiPriority w:val="39"/>
    <w:unhideWhenUsed/>
    <w:rsid w:val="00696A5C"/>
    <w:pPr>
      <w:spacing w:after="100" w:line="259" w:lineRule="auto"/>
      <w:ind w:left="1540"/>
    </w:pPr>
    <w:rPr>
      <w:rFonts w:eastAsiaTheme="minorEastAsia"/>
      <w:sz w:val="22"/>
      <w:szCs w:val="22"/>
    </w:rPr>
  </w:style>
  <w:style w:type="paragraph" w:styleId="TOC9">
    <w:name w:val="toc 9"/>
    <w:basedOn w:val="Normal"/>
    <w:next w:val="Normal"/>
    <w:autoRedefine/>
    <w:uiPriority w:val="39"/>
    <w:unhideWhenUsed/>
    <w:rsid w:val="00696A5C"/>
    <w:pPr>
      <w:spacing w:after="100" w:line="259" w:lineRule="auto"/>
      <w:ind w:left="1760"/>
    </w:pPr>
    <w:rPr>
      <w:rFonts w:eastAsiaTheme="minorEastAsia"/>
      <w:sz w:val="22"/>
      <w:szCs w:val="22"/>
    </w:rPr>
  </w:style>
  <w:style w:type="paragraph" w:customStyle="1" w:styleId="footnotedescription">
    <w:name w:val="footnote description"/>
    <w:next w:val="Normal"/>
    <w:link w:val="footnotedescriptionChar"/>
    <w:hidden/>
    <w:rsid w:val="009C118C"/>
    <w:pPr>
      <w:spacing w:after="0" w:line="249" w:lineRule="auto"/>
      <w:ind w:firstLine="720"/>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9C118C"/>
    <w:rPr>
      <w:rFonts w:ascii="Times New Roman" w:eastAsia="Times New Roman" w:hAnsi="Times New Roman" w:cs="Times New Roman"/>
      <w:color w:val="000000"/>
      <w:sz w:val="20"/>
    </w:rPr>
  </w:style>
  <w:style w:type="character" w:customStyle="1" w:styleId="footnotemark">
    <w:name w:val="footnote mark"/>
    <w:hidden/>
    <w:rsid w:val="009C118C"/>
    <w:rPr>
      <w:rFonts w:ascii="Times New Roman" w:eastAsia="Times New Roman" w:hAnsi="Times New Roman" w:cs="Times New Roman"/>
      <w:color w:val="000000"/>
      <w:sz w:val="20"/>
      <w:vertAlign w:val="superscript"/>
    </w:rPr>
  </w:style>
  <w:style w:type="character" w:customStyle="1" w:styleId="Heading6Char">
    <w:name w:val="Heading 6 Char"/>
    <w:aliases w:val="Heading 6 (Chapter Titles) Char"/>
    <w:basedOn w:val="DefaultParagraphFont"/>
    <w:link w:val="Heading6"/>
    <w:uiPriority w:val="9"/>
    <w:semiHidden/>
    <w:rsid w:val="00E805B6"/>
    <w:rPr>
      <w:rFonts w:ascii="Times New Roman Bold" w:eastAsiaTheme="majorEastAsia" w:hAnsi="Times New Roman Bold" w:cstheme="majorBidi"/>
      <w:b/>
      <w:caps/>
      <w:sz w:val="24"/>
    </w:rPr>
  </w:style>
  <w:style w:type="character" w:styleId="UnresolvedMention">
    <w:name w:val="Unresolved Mention"/>
    <w:basedOn w:val="DefaultParagraphFont"/>
    <w:uiPriority w:val="99"/>
    <w:semiHidden/>
    <w:unhideWhenUsed/>
    <w:rsid w:val="0040293A"/>
    <w:rPr>
      <w:color w:val="605E5C"/>
      <w:shd w:val="clear" w:color="auto" w:fill="E1DFDD"/>
    </w:rPr>
  </w:style>
  <w:style w:type="paragraph" w:styleId="Revision">
    <w:name w:val="Revision"/>
    <w:hidden/>
    <w:uiPriority w:val="99"/>
    <w:semiHidden/>
    <w:rsid w:val="00CB0318"/>
    <w:pPr>
      <w:spacing w:after="0" w:line="240" w:lineRule="auto"/>
    </w:pPr>
    <w:rPr>
      <w:sz w:val="24"/>
      <w:szCs w:val="24"/>
    </w:rPr>
  </w:style>
  <w:style w:type="paragraph" w:customStyle="1" w:styleId="Heading71">
    <w:name w:val="Heading 71"/>
    <w:basedOn w:val="Normal"/>
    <w:next w:val="Normal"/>
    <w:uiPriority w:val="9"/>
    <w:semiHidden/>
    <w:unhideWhenUsed/>
    <w:qFormat/>
    <w:rsid w:val="007F7898"/>
    <w:pPr>
      <w:keepNext/>
      <w:keepLines/>
      <w:spacing w:before="40" w:line="480" w:lineRule="auto"/>
      <w:ind w:left="720"/>
      <w:outlineLvl w:val="6"/>
    </w:pPr>
    <w:rPr>
      <w:rFonts w:ascii="Times New Roman" w:eastAsia="Times New Roman" w:hAnsi="Times New Roman" w:cs="Times New Roman"/>
      <w:color w:val="595959"/>
      <w:kern w:val="2"/>
      <w:szCs w:val="22"/>
      <w14:ligatures w14:val="standardContextual"/>
    </w:rPr>
  </w:style>
  <w:style w:type="paragraph" w:customStyle="1" w:styleId="Heading81">
    <w:name w:val="Heading 81"/>
    <w:basedOn w:val="Normal"/>
    <w:next w:val="Normal"/>
    <w:uiPriority w:val="9"/>
    <w:semiHidden/>
    <w:unhideWhenUsed/>
    <w:qFormat/>
    <w:rsid w:val="007F7898"/>
    <w:pPr>
      <w:keepNext/>
      <w:keepLines/>
      <w:spacing w:line="480" w:lineRule="auto"/>
      <w:ind w:left="720"/>
      <w:outlineLvl w:val="7"/>
    </w:pPr>
    <w:rPr>
      <w:rFonts w:ascii="Times New Roman" w:eastAsia="Times New Roman" w:hAnsi="Times New Roman" w:cs="Times New Roman"/>
      <w:i/>
      <w:iCs/>
      <w:color w:val="272727"/>
      <w:kern w:val="2"/>
      <w:szCs w:val="22"/>
      <w14:ligatures w14:val="standardContextual"/>
    </w:rPr>
  </w:style>
  <w:style w:type="paragraph" w:customStyle="1" w:styleId="Heading91">
    <w:name w:val="Heading 91"/>
    <w:basedOn w:val="Normal"/>
    <w:next w:val="Normal"/>
    <w:uiPriority w:val="9"/>
    <w:semiHidden/>
    <w:unhideWhenUsed/>
    <w:qFormat/>
    <w:rsid w:val="007F7898"/>
    <w:pPr>
      <w:keepNext/>
      <w:keepLines/>
      <w:spacing w:line="480" w:lineRule="auto"/>
      <w:ind w:left="720"/>
      <w:outlineLvl w:val="8"/>
    </w:pPr>
    <w:rPr>
      <w:rFonts w:ascii="Times New Roman" w:eastAsia="Times New Roman" w:hAnsi="Times New Roman" w:cs="Times New Roman"/>
      <w:color w:val="272727"/>
      <w:kern w:val="2"/>
      <w:szCs w:val="22"/>
      <w14:ligatures w14:val="standardContextual"/>
    </w:rPr>
  </w:style>
  <w:style w:type="numbering" w:customStyle="1" w:styleId="NoList1">
    <w:name w:val="No List1"/>
    <w:next w:val="NoList"/>
    <w:uiPriority w:val="99"/>
    <w:semiHidden/>
    <w:unhideWhenUsed/>
    <w:rsid w:val="007F7898"/>
  </w:style>
  <w:style w:type="character" w:customStyle="1" w:styleId="Heading7Char">
    <w:name w:val="Heading 7 Char"/>
    <w:basedOn w:val="DefaultParagraphFont"/>
    <w:link w:val="Heading7"/>
    <w:uiPriority w:val="9"/>
    <w:semiHidden/>
    <w:rsid w:val="007F7898"/>
    <w:rPr>
      <w:rFonts w:eastAsia="Times New Roman" w:cs="Times New Roman"/>
      <w:color w:val="595959"/>
    </w:rPr>
  </w:style>
  <w:style w:type="character" w:customStyle="1" w:styleId="Heading8Char">
    <w:name w:val="Heading 8 Char"/>
    <w:basedOn w:val="DefaultParagraphFont"/>
    <w:link w:val="Heading8"/>
    <w:uiPriority w:val="9"/>
    <w:semiHidden/>
    <w:rsid w:val="007F7898"/>
    <w:rPr>
      <w:rFonts w:eastAsia="Times New Roman" w:cs="Times New Roman"/>
      <w:i/>
      <w:iCs/>
      <w:color w:val="272727"/>
    </w:rPr>
  </w:style>
  <w:style w:type="character" w:customStyle="1" w:styleId="Heading9Char">
    <w:name w:val="Heading 9 Char"/>
    <w:basedOn w:val="DefaultParagraphFont"/>
    <w:link w:val="Heading9"/>
    <w:uiPriority w:val="9"/>
    <w:semiHidden/>
    <w:rsid w:val="007F7898"/>
    <w:rPr>
      <w:rFonts w:eastAsia="Times New Roman" w:cs="Times New Roman"/>
      <w:color w:val="272727"/>
    </w:rPr>
  </w:style>
  <w:style w:type="paragraph" w:customStyle="1" w:styleId="Title1">
    <w:name w:val="Title1"/>
    <w:basedOn w:val="Normal"/>
    <w:next w:val="Normal"/>
    <w:uiPriority w:val="10"/>
    <w:qFormat/>
    <w:rsid w:val="007F7898"/>
    <w:pPr>
      <w:spacing w:after="80"/>
      <w:ind w:left="720"/>
      <w:contextualSpacing/>
    </w:pPr>
    <w:rPr>
      <w:rFonts w:ascii="Aptos Display" w:eastAsia="Times New Roman" w:hAnsi="Aptos Display" w:cs="Times New Roman"/>
      <w:spacing w:val="-10"/>
      <w:kern w:val="28"/>
      <w:sz w:val="56"/>
      <w:szCs w:val="56"/>
      <w14:ligatures w14:val="standardContextual"/>
    </w:rPr>
  </w:style>
  <w:style w:type="character" w:customStyle="1" w:styleId="TitleChar">
    <w:name w:val="Title Char"/>
    <w:basedOn w:val="DefaultParagraphFont"/>
    <w:link w:val="Title"/>
    <w:uiPriority w:val="10"/>
    <w:rsid w:val="007F7898"/>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7F7898"/>
    <w:pPr>
      <w:numPr>
        <w:ilvl w:val="1"/>
      </w:numPr>
      <w:spacing w:after="160" w:line="480" w:lineRule="auto"/>
      <w:ind w:left="720"/>
    </w:pPr>
    <w:rPr>
      <w:rFonts w:ascii="Times New Roman" w:eastAsia="Times New Roman" w:hAnsi="Times New Roman" w:cs="Times New Roman"/>
      <w:color w:val="595959"/>
      <w:spacing w:val="15"/>
      <w:kern w:val="2"/>
      <w:sz w:val="28"/>
      <w:szCs w:val="28"/>
      <w14:ligatures w14:val="standardContextual"/>
    </w:rPr>
  </w:style>
  <w:style w:type="character" w:customStyle="1" w:styleId="SubtitleChar">
    <w:name w:val="Subtitle Char"/>
    <w:basedOn w:val="DefaultParagraphFont"/>
    <w:link w:val="Subtitle"/>
    <w:uiPriority w:val="11"/>
    <w:rsid w:val="007F7898"/>
    <w:rPr>
      <w:rFonts w:eastAsia="Times New Roman" w:cs="Times New Roman"/>
      <w:color w:val="595959"/>
      <w:spacing w:val="15"/>
      <w:sz w:val="28"/>
      <w:szCs w:val="28"/>
    </w:rPr>
  </w:style>
  <w:style w:type="paragraph" w:customStyle="1" w:styleId="Quote1">
    <w:name w:val="Quote1"/>
    <w:basedOn w:val="Normal"/>
    <w:next w:val="Normal"/>
    <w:uiPriority w:val="29"/>
    <w:qFormat/>
    <w:rsid w:val="007F7898"/>
    <w:pPr>
      <w:spacing w:before="160" w:after="160" w:line="480" w:lineRule="auto"/>
      <w:ind w:left="720"/>
      <w:jc w:val="center"/>
    </w:pPr>
    <w:rPr>
      <w:rFonts w:ascii="Times New Roman" w:hAnsi="Times New Roman"/>
      <w:i/>
      <w:iCs/>
      <w:color w:val="404040"/>
      <w:kern w:val="2"/>
      <w:szCs w:val="22"/>
      <w14:ligatures w14:val="standardContextual"/>
    </w:rPr>
  </w:style>
  <w:style w:type="character" w:customStyle="1" w:styleId="QuoteChar">
    <w:name w:val="Quote Char"/>
    <w:basedOn w:val="DefaultParagraphFont"/>
    <w:link w:val="Quote"/>
    <w:uiPriority w:val="29"/>
    <w:rsid w:val="007F7898"/>
    <w:rPr>
      <w:i/>
      <w:iCs/>
      <w:color w:val="404040"/>
    </w:rPr>
  </w:style>
  <w:style w:type="character" w:customStyle="1" w:styleId="IntenseEmphasis1">
    <w:name w:val="Intense Emphasis1"/>
    <w:basedOn w:val="DefaultParagraphFont"/>
    <w:uiPriority w:val="21"/>
    <w:qFormat/>
    <w:rsid w:val="007F7898"/>
    <w:rPr>
      <w:i/>
      <w:iCs/>
      <w:color w:val="0F4761"/>
    </w:rPr>
  </w:style>
  <w:style w:type="paragraph" w:customStyle="1" w:styleId="IntenseQuote1">
    <w:name w:val="Intense Quote1"/>
    <w:basedOn w:val="Normal"/>
    <w:next w:val="Normal"/>
    <w:uiPriority w:val="30"/>
    <w:qFormat/>
    <w:rsid w:val="007F7898"/>
    <w:pPr>
      <w:pBdr>
        <w:top w:val="single" w:sz="4" w:space="10" w:color="0F4761"/>
        <w:bottom w:val="single" w:sz="4" w:space="10" w:color="0F4761"/>
      </w:pBdr>
      <w:spacing w:before="360" w:after="360" w:line="480" w:lineRule="auto"/>
      <w:ind w:left="864" w:right="864"/>
      <w:jc w:val="center"/>
    </w:pPr>
    <w:rPr>
      <w:rFonts w:ascii="Times New Roman" w:hAnsi="Times New Roman"/>
      <w:i/>
      <w:iCs/>
      <w:color w:val="0F4761"/>
      <w:kern w:val="2"/>
      <w:szCs w:val="22"/>
      <w14:ligatures w14:val="standardContextual"/>
    </w:rPr>
  </w:style>
  <w:style w:type="character" w:customStyle="1" w:styleId="IntenseQuoteChar">
    <w:name w:val="Intense Quote Char"/>
    <w:basedOn w:val="DefaultParagraphFont"/>
    <w:link w:val="IntenseQuote"/>
    <w:uiPriority w:val="30"/>
    <w:rsid w:val="007F7898"/>
    <w:rPr>
      <w:i/>
      <w:iCs/>
      <w:color w:val="0F4761"/>
    </w:rPr>
  </w:style>
  <w:style w:type="character" w:customStyle="1" w:styleId="IntenseReference1">
    <w:name w:val="Intense Reference1"/>
    <w:basedOn w:val="DefaultParagraphFont"/>
    <w:uiPriority w:val="32"/>
    <w:qFormat/>
    <w:rsid w:val="007F7898"/>
    <w:rPr>
      <w:b/>
      <w:bCs/>
      <w:smallCaps/>
      <w:color w:val="0F4761"/>
      <w:spacing w:val="5"/>
    </w:rPr>
  </w:style>
  <w:style w:type="table" w:customStyle="1" w:styleId="TableGrid1">
    <w:name w:val="Table Grid1"/>
    <w:basedOn w:val="TableNormal"/>
    <w:next w:val="TableGrid"/>
    <w:uiPriority w:val="39"/>
    <w:rsid w:val="007F7898"/>
    <w:pPr>
      <w:spacing w:after="0" w:line="240" w:lineRule="auto"/>
      <w:ind w:left="720"/>
    </w:pPr>
    <w:rPr>
      <w:rFonts w:ascii="Times New Roman" w:hAnsi="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51">
    <w:name w:val="Medium Shading 2 - Accent 51"/>
    <w:basedOn w:val="TableNormal"/>
    <w:next w:val="MediumShading2-Accent5"/>
    <w:uiPriority w:val="64"/>
    <w:semiHidden/>
    <w:unhideWhenUsed/>
    <w:rsid w:val="007F7898"/>
    <w:pPr>
      <w:spacing w:after="0" w:line="240" w:lineRule="auto"/>
      <w:ind w:left="720"/>
    </w:pPr>
    <w:rPr>
      <w:rFonts w:ascii="Times New Roman" w:hAnsi="Times New Roman"/>
      <w:kern w:val="2"/>
      <w:sz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02B9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02B93"/>
      </w:tcPr>
    </w:tblStylePr>
    <w:tblStylePr w:type="lastCol">
      <w:rPr>
        <w:b/>
        <w:bCs/>
        <w:color w:val="FFFFFF"/>
      </w:rPr>
      <w:tblPr/>
      <w:tcPr>
        <w:tcBorders>
          <w:left w:val="nil"/>
          <w:right w:val="nil"/>
          <w:insideH w:val="nil"/>
          <w:insideV w:val="nil"/>
        </w:tcBorders>
        <w:shd w:val="clear" w:color="auto" w:fill="A02B9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dTable1Light1">
    <w:name w:val="Grid Table 1 Light1"/>
    <w:basedOn w:val="TableNormal"/>
    <w:next w:val="GridTable1Light"/>
    <w:uiPriority w:val="46"/>
    <w:rsid w:val="007F7898"/>
    <w:pPr>
      <w:spacing w:after="0" w:line="240" w:lineRule="auto"/>
      <w:ind w:left="720"/>
    </w:pPr>
    <w:rPr>
      <w:rFonts w:ascii="Times New Roman" w:hAnsi="Times New Roman"/>
      <w:kern w:val="2"/>
      <w:sz w:val="24"/>
      <w14:ligatures w14:val="standardContextu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rsid w:val="007F7898"/>
    <w:pPr>
      <w:spacing w:after="0" w:line="240" w:lineRule="auto"/>
    </w:pPr>
    <w:rPr>
      <w:rFonts w:eastAsia="Times New Roman"/>
    </w:rPr>
    <w:tblPr>
      <w:tblStyleRowBandSize w:val="1"/>
      <w:tblStyleColBandSize w:val="1"/>
      <w:tblBorders>
        <w:top w:val="single" w:sz="8" w:space="0" w:color="196B24"/>
        <w:left w:val="single" w:sz="8" w:space="0" w:color="196B24"/>
        <w:bottom w:val="single" w:sz="8" w:space="0" w:color="196B24"/>
        <w:right w:val="single" w:sz="8" w:space="0" w:color="196B24"/>
      </w:tblBorders>
    </w:tblPr>
    <w:tblStylePr w:type="firstRow">
      <w:pPr>
        <w:spacing w:before="0" w:after="0" w:line="240" w:lineRule="auto"/>
      </w:pPr>
      <w:rPr>
        <w:b/>
        <w:bCs/>
        <w:color w:val="FFFFFF"/>
      </w:rPr>
      <w:tblPr/>
      <w:tcPr>
        <w:shd w:val="clear" w:color="auto" w:fill="196B24"/>
      </w:tcPr>
    </w:tblStylePr>
    <w:tblStylePr w:type="lastRow">
      <w:pPr>
        <w:spacing w:before="0" w:after="0" w:line="240" w:lineRule="auto"/>
      </w:pPr>
      <w:rPr>
        <w:b/>
        <w:bCs/>
      </w:rPr>
      <w:tblPr/>
      <w:tcPr>
        <w:tcBorders>
          <w:top w:val="double" w:sz="6" w:space="0" w:color="196B24"/>
          <w:left w:val="single" w:sz="8" w:space="0" w:color="196B24"/>
          <w:bottom w:val="single" w:sz="8" w:space="0" w:color="196B24"/>
          <w:right w:val="single" w:sz="8" w:space="0" w:color="196B24"/>
        </w:tcBorders>
      </w:tcPr>
    </w:tblStylePr>
    <w:tblStylePr w:type="firstCol">
      <w:rPr>
        <w:b/>
        <w:bCs/>
      </w:rPr>
    </w:tblStylePr>
    <w:tblStylePr w:type="lastCol">
      <w:rPr>
        <w:b/>
        <w:bCs/>
      </w:rPr>
    </w:tblStylePr>
    <w:tblStylePr w:type="band1Vert">
      <w:tblPr/>
      <w:tcPr>
        <w:tcBorders>
          <w:top w:val="single" w:sz="8" w:space="0" w:color="196B24"/>
          <w:left w:val="single" w:sz="8" w:space="0" w:color="196B24"/>
          <w:bottom w:val="single" w:sz="8" w:space="0" w:color="196B24"/>
          <w:right w:val="single" w:sz="8" w:space="0" w:color="196B24"/>
        </w:tcBorders>
      </w:tcPr>
    </w:tblStylePr>
    <w:tblStylePr w:type="band1Horz">
      <w:tblPr/>
      <w:tcPr>
        <w:tcBorders>
          <w:top w:val="single" w:sz="8" w:space="0" w:color="196B24"/>
          <w:left w:val="single" w:sz="8" w:space="0" w:color="196B24"/>
          <w:bottom w:val="single" w:sz="8" w:space="0" w:color="196B24"/>
          <w:right w:val="single" w:sz="8" w:space="0" w:color="196B24"/>
        </w:tcBorders>
      </w:tcPr>
    </w:tblStylePr>
  </w:style>
  <w:style w:type="character" w:customStyle="1" w:styleId="Heading7Char1">
    <w:name w:val="Heading 7 Char1"/>
    <w:basedOn w:val="DefaultParagraphFont"/>
    <w:uiPriority w:val="9"/>
    <w:semiHidden/>
    <w:rsid w:val="007F7898"/>
    <w:rPr>
      <w:rFonts w:asciiTheme="majorHAnsi" w:eastAsiaTheme="majorEastAsia" w:hAnsiTheme="majorHAnsi" w:cstheme="majorBidi"/>
      <w:i/>
      <w:iCs/>
      <w:color w:val="243F60" w:themeColor="accent1" w:themeShade="7F"/>
      <w:sz w:val="24"/>
      <w:szCs w:val="24"/>
    </w:rPr>
  </w:style>
  <w:style w:type="character" w:customStyle="1" w:styleId="Heading8Char1">
    <w:name w:val="Heading 8 Char1"/>
    <w:basedOn w:val="DefaultParagraphFont"/>
    <w:uiPriority w:val="9"/>
    <w:semiHidden/>
    <w:rsid w:val="007F789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7F7898"/>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7F7898"/>
    <w:pPr>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uiPriority w:val="10"/>
    <w:rsid w:val="007F7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898"/>
    <w:pPr>
      <w:numPr>
        <w:ilvl w:val="1"/>
      </w:numPr>
      <w:spacing w:after="160"/>
    </w:pPr>
    <w:rPr>
      <w:rFonts w:eastAsia="Times New Roman" w:cs="Times New Roman"/>
      <w:color w:val="595959"/>
      <w:spacing w:val="15"/>
      <w:sz w:val="28"/>
      <w:szCs w:val="28"/>
    </w:rPr>
  </w:style>
  <w:style w:type="character" w:customStyle="1" w:styleId="SubtitleChar1">
    <w:name w:val="Subtitle Char1"/>
    <w:basedOn w:val="DefaultParagraphFont"/>
    <w:uiPriority w:val="11"/>
    <w:rsid w:val="007F7898"/>
    <w:rPr>
      <w:rFonts w:eastAsiaTheme="minorEastAsia"/>
      <w:color w:val="5A5A5A" w:themeColor="text1" w:themeTint="A5"/>
      <w:spacing w:val="15"/>
    </w:rPr>
  </w:style>
  <w:style w:type="paragraph" w:styleId="Quote">
    <w:name w:val="Quote"/>
    <w:basedOn w:val="Normal"/>
    <w:next w:val="Normal"/>
    <w:link w:val="QuoteChar"/>
    <w:uiPriority w:val="29"/>
    <w:qFormat/>
    <w:rsid w:val="007F7898"/>
    <w:pPr>
      <w:spacing w:before="200" w:after="160"/>
      <w:ind w:left="864" w:right="864"/>
      <w:jc w:val="center"/>
    </w:pPr>
    <w:rPr>
      <w:i/>
      <w:iCs/>
      <w:color w:val="404040"/>
      <w:sz w:val="22"/>
      <w:szCs w:val="22"/>
    </w:rPr>
  </w:style>
  <w:style w:type="character" w:customStyle="1" w:styleId="QuoteChar1">
    <w:name w:val="Quote Char1"/>
    <w:basedOn w:val="DefaultParagraphFont"/>
    <w:uiPriority w:val="29"/>
    <w:rsid w:val="007F7898"/>
    <w:rPr>
      <w:i/>
      <w:iCs/>
      <w:color w:val="404040" w:themeColor="text1" w:themeTint="BF"/>
      <w:sz w:val="24"/>
      <w:szCs w:val="24"/>
    </w:rPr>
  </w:style>
  <w:style w:type="character" w:styleId="IntenseEmphasis">
    <w:name w:val="Intense Emphasis"/>
    <w:basedOn w:val="DefaultParagraphFont"/>
    <w:uiPriority w:val="21"/>
    <w:qFormat/>
    <w:rsid w:val="007F7898"/>
    <w:rPr>
      <w:i/>
      <w:iCs/>
      <w:color w:val="4F81BD" w:themeColor="accent1"/>
    </w:rPr>
  </w:style>
  <w:style w:type="paragraph" w:styleId="IntenseQuote">
    <w:name w:val="Intense Quote"/>
    <w:basedOn w:val="Normal"/>
    <w:next w:val="Normal"/>
    <w:link w:val="IntenseQuoteChar"/>
    <w:uiPriority w:val="30"/>
    <w:qFormat/>
    <w:rsid w:val="007F7898"/>
    <w:pPr>
      <w:pBdr>
        <w:top w:val="single" w:sz="4" w:space="10" w:color="4F81BD" w:themeColor="accent1"/>
        <w:bottom w:val="single" w:sz="4" w:space="10" w:color="4F81BD" w:themeColor="accent1"/>
      </w:pBdr>
      <w:spacing w:before="360" w:after="360"/>
      <w:ind w:left="864" w:right="864"/>
      <w:jc w:val="center"/>
    </w:pPr>
    <w:rPr>
      <w:i/>
      <w:iCs/>
      <w:color w:val="0F4761"/>
      <w:sz w:val="22"/>
      <w:szCs w:val="22"/>
    </w:rPr>
  </w:style>
  <w:style w:type="character" w:customStyle="1" w:styleId="IntenseQuoteChar1">
    <w:name w:val="Intense Quote Char1"/>
    <w:basedOn w:val="DefaultParagraphFont"/>
    <w:uiPriority w:val="30"/>
    <w:rsid w:val="007F7898"/>
    <w:rPr>
      <w:i/>
      <w:iCs/>
      <w:color w:val="4F81BD" w:themeColor="accent1"/>
      <w:sz w:val="24"/>
      <w:szCs w:val="24"/>
    </w:rPr>
  </w:style>
  <w:style w:type="character" w:styleId="IntenseReference">
    <w:name w:val="Intense Reference"/>
    <w:basedOn w:val="DefaultParagraphFont"/>
    <w:uiPriority w:val="32"/>
    <w:qFormat/>
    <w:rsid w:val="007F7898"/>
    <w:rPr>
      <w:b/>
      <w:bCs/>
      <w:smallCaps/>
      <w:color w:val="4F81BD" w:themeColor="accent1"/>
      <w:spacing w:val="5"/>
    </w:rPr>
  </w:style>
  <w:style w:type="table" w:styleId="MediumShading2-Accent5">
    <w:name w:val="Medium Shading 2 Accent 5"/>
    <w:basedOn w:val="TableNormal"/>
    <w:uiPriority w:val="64"/>
    <w:semiHidden/>
    <w:unhideWhenUsed/>
    <w:rsid w:val="007F789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dTable1Light">
    <w:name w:val="Grid Table 1 Light"/>
    <w:basedOn w:val="TableNormal"/>
    <w:uiPriority w:val="99"/>
    <w:rsid w:val="007F789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ghtList-Accent3">
    <w:name w:val="Light List Accent 3"/>
    <w:basedOn w:val="TableNormal"/>
    <w:uiPriority w:val="61"/>
    <w:semiHidden/>
    <w:unhideWhenUsed/>
    <w:rsid w:val="007F789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footnote">
    <w:name w:val="footnote"/>
    <w:basedOn w:val="Normal"/>
    <w:link w:val="footnoteChar"/>
    <w:qFormat/>
    <w:rsid w:val="000F5911"/>
    <w:pPr>
      <w:ind w:firstLine="720"/>
    </w:pPr>
    <w:rPr>
      <w:rFonts w:cs="Times New Roman"/>
      <w:szCs w:val="20"/>
    </w:rPr>
  </w:style>
  <w:style w:type="character" w:customStyle="1" w:styleId="footnoteChar">
    <w:name w:val="footnote Char"/>
    <w:basedOn w:val="DefaultParagraphFont"/>
    <w:link w:val="footnote"/>
    <w:rsid w:val="000F5911"/>
    <w:rPr>
      <w:rFonts w:cs="Times New Roman"/>
      <w:sz w:val="24"/>
      <w:szCs w:val="20"/>
    </w:rPr>
  </w:style>
  <w:style w:type="paragraph" w:customStyle="1" w:styleId="Style1">
    <w:name w:val="Style1"/>
    <w:basedOn w:val="footnote"/>
    <w:link w:val="Style1Char"/>
    <w:qFormat/>
    <w:rsid w:val="00D24C45"/>
    <w:rPr>
      <w:rFonts w:ascii="Times New Roman" w:hAnsi="Times New Roman"/>
      <w:sz w:val="20"/>
    </w:rPr>
  </w:style>
  <w:style w:type="character" w:customStyle="1" w:styleId="Style1Char">
    <w:name w:val="Style1 Char"/>
    <w:basedOn w:val="footnoteChar"/>
    <w:link w:val="Style1"/>
    <w:rsid w:val="00D24C45"/>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674524">
      <w:bodyDiv w:val="1"/>
      <w:marLeft w:val="0"/>
      <w:marRight w:val="0"/>
      <w:marTop w:val="0"/>
      <w:marBottom w:val="0"/>
      <w:divBdr>
        <w:top w:val="none" w:sz="0" w:space="0" w:color="auto"/>
        <w:left w:val="none" w:sz="0" w:space="0" w:color="auto"/>
        <w:bottom w:val="none" w:sz="0" w:space="0" w:color="auto"/>
        <w:right w:val="none" w:sz="0" w:space="0" w:color="auto"/>
      </w:divBdr>
    </w:div>
    <w:div w:id="1122071055">
      <w:bodyDiv w:val="1"/>
      <w:marLeft w:val="0"/>
      <w:marRight w:val="0"/>
      <w:marTop w:val="0"/>
      <w:marBottom w:val="0"/>
      <w:divBdr>
        <w:top w:val="none" w:sz="0" w:space="0" w:color="auto"/>
        <w:left w:val="none" w:sz="0" w:space="0" w:color="auto"/>
        <w:bottom w:val="none" w:sz="0" w:space="0" w:color="auto"/>
        <w:right w:val="none" w:sz="0" w:space="0" w:color="auto"/>
      </w:divBdr>
    </w:div>
    <w:div w:id="1136021175">
      <w:bodyDiv w:val="1"/>
      <w:marLeft w:val="0"/>
      <w:marRight w:val="0"/>
      <w:marTop w:val="0"/>
      <w:marBottom w:val="0"/>
      <w:divBdr>
        <w:top w:val="none" w:sz="0" w:space="0" w:color="auto"/>
        <w:left w:val="none" w:sz="0" w:space="0" w:color="auto"/>
        <w:bottom w:val="none" w:sz="0" w:space="0" w:color="auto"/>
        <w:right w:val="none" w:sz="0" w:space="0" w:color="auto"/>
      </w:divBdr>
    </w:div>
    <w:div w:id="1300919927">
      <w:bodyDiv w:val="1"/>
      <w:marLeft w:val="0"/>
      <w:marRight w:val="0"/>
      <w:marTop w:val="0"/>
      <w:marBottom w:val="0"/>
      <w:divBdr>
        <w:top w:val="none" w:sz="0" w:space="0" w:color="auto"/>
        <w:left w:val="none" w:sz="0" w:space="0" w:color="auto"/>
        <w:bottom w:val="none" w:sz="0" w:space="0" w:color="auto"/>
        <w:right w:val="none" w:sz="0" w:space="0" w:color="auto"/>
      </w:divBdr>
    </w:div>
    <w:div w:id="1772898883">
      <w:bodyDiv w:val="1"/>
      <w:marLeft w:val="0"/>
      <w:marRight w:val="0"/>
      <w:marTop w:val="0"/>
      <w:marBottom w:val="0"/>
      <w:divBdr>
        <w:top w:val="none" w:sz="0" w:space="0" w:color="auto"/>
        <w:left w:val="none" w:sz="0" w:space="0" w:color="auto"/>
        <w:bottom w:val="none" w:sz="0" w:space="0" w:color="auto"/>
        <w:right w:val="none" w:sz="0" w:space="0" w:color="auto"/>
      </w:divBdr>
    </w:div>
    <w:div w:id="1925457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microsoft.com/office/2018/08/relationships/commentsExtensible" Target="commentsExtensible.xml"/><Relationship Id="rId25" Type="http://schemas.openxmlformats.org/officeDocument/2006/relationships/theme" Target="theme/theme1.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microsoft.com/office/2011/relationships/people" Target="peop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 Id="rId22" Type="http://schemas.openxmlformats.org/officeDocument/2006/relationships/image" Target="media/image1.jpeg"/></Relationships>
</file>

<file path=word/_rels/footnotes.xml.rels><?xml version="1.0" encoding="UTF-8" standalone="yes"?>
<Relationships xmlns="http://schemas.openxmlformats.org/package/2006/relationships"><Relationship Id="rId1" Type="http://schemas.openxmlformats.org/officeDocument/2006/relationships/hyperlink" Target="https://independent.academia.edu/IJE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Downloads\Turabian-dissertation-template-04202022%20(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50E36209-6ACF-40BB-B370-4A5881CD6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Turabian-dissertation-template-04202022 (3)</Template>
  <TotalTime>257</TotalTime>
  <Pages>129</Pages>
  <Words>28150</Words>
  <Characters>173972</Characters>
  <Application>Microsoft Office Word</Application>
  <DocSecurity>0</DocSecurity>
  <Lines>3163</Lines>
  <Paragraphs>1122</Paragraphs>
  <ScaleCrop>false</ScaleCrop>
  <HeadingPairs>
    <vt:vector size="2" baseType="variant">
      <vt:variant>
        <vt:lpstr>Title</vt:lpstr>
      </vt:variant>
      <vt:variant>
        <vt:i4>1</vt:i4>
      </vt:variant>
    </vt:vector>
  </HeadingPairs>
  <TitlesOfParts>
    <vt:vector size="1" baseType="lpstr">
      <vt:lpstr/>
    </vt:vector>
  </TitlesOfParts>
  <Company>Liberty University</Company>
  <LinksUpToDate>false</LinksUpToDate>
  <CharactersWithSpaces>201000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 whisenant</dc:creator>
  <cp:lastModifiedBy>laura whisenant</cp:lastModifiedBy>
  <cp:revision>96</cp:revision>
  <cp:lastPrinted>2020-03-28T18:32:00Z</cp:lastPrinted>
  <dcterms:created xsi:type="dcterms:W3CDTF">2025-06-25T22:00:00Z</dcterms:created>
  <dcterms:modified xsi:type="dcterms:W3CDTF">2025-06-26T18:35:00Z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4de2f206-33c9-4fd9-94f0-910f6fb59718</vt:lpwstr>
  </property>
</Properties>
</file>